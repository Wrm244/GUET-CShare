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E8686" w14:textId="4436FA08" w:rsidR="00D67713" w:rsidRDefault="00BC6AE6" w:rsidP="00BC6AE6">
      <w:pPr>
        <w:pStyle w:val="1"/>
        <w:jc w:val="center"/>
      </w:pPr>
      <w:r>
        <w:rPr>
          <w:rFonts w:hint="eastAsia"/>
        </w:rPr>
        <w:t>第一章作业</w:t>
      </w:r>
    </w:p>
    <w:p w14:paraId="4B24A810" w14:textId="77777777" w:rsidR="00BC6AE6" w:rsidRPr="009363FC" w:rsidRDefault="00BC6AE6" w:rsidP="00BC6AE6">
      <w:pPr>
        <w:widowControl/>
        <w:numPr>
          <w:ilvl w:val="0"/>
          <w:numId w:val="1"/>
        </w:numPr>
        <w:shd w:val="clear" w:color="auto" w:fill="FFFFFF"/>
        <w:spacing w:before="100" w:beforeAutospacing="1" w:after="100" w:afterAutospacing="1"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解释下列术语:编译程序,源程序,目标程序,编译程序的前端、后端和遍。</w:t>
      </w:r>
    </w:p>
    <w:p w14:paraId="6CA85079" w14:textId="77777777" w:rsidR="009363FC" w:rsidRPr="009363FC" w:rsidRDefault="009363FC" w:rsidP="009363FC">
      <w:pPr>
        <w:rPr>
          <w:rFonts w:ascii="楷体" w:eastAsia="楷体" w:hAnsi="楷体"/>
          <w:b/>
          <w:bCs/>
          <w:color w:val="C00000"/>
          <w:sz w:val="24"/>
          <w:szCs w:val="24"/>
        </w:rPr>
      </w:pPr>
      <w:r w:rsidRPr="009363FC">
        <w:rPr>
          <w:rFonts w:ascii="楷体" w:eastAsia="楷体" w:hAnsi="楷体"/>
          <w:b/>
          <w:bCs/>
          <w:color w:val="C00000"/>
          <w:sz w:val="24"/>
          <w:szCs w:val="24"/>
        </w:rPr>
        <w:t>答</w:t>
      </w:r>
      <w:r w:rsidRPr="009363FC">
        <w:rPr>
          <w:rFonts w:ascii="楷体" w:eastAsia="楷体" w:hAnsi="楷体" w:hint="eastAsia"/>
          <w:b/>
          <w:bCs/>
          <w:color w:val="C00000"/>
          <w:sz w:val="24"/>
          <w:szCs w:val="24"/>
        </w:rPr>
        <w:t>：</w:t>
      </w:r>
    </w:p>
    <w:p w14:paraId="10243143"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(1)</w:t>
      </w:r>
      <w:r w:rsidRPr="009363FC">
        <w:rPr>
          <w:rFonts w:ascii="楷体" w:eastAsia="楷体" w:hAnsi="楷体"/>
          <w:b/>
          <w:bCs/>
          <w:color w:val="000000" w:themeColor="text1"/>
          <w:sz w:val="24"/>
          <w:szCs w:val="24"/>
        </w:rPr>
        <w:t>编译程序：</w:t>
      </w:r>
      <w:r w:rsidRPr="009363FC">
        <w:rPr>
          <w:rFonts w:ascii="楷体" w:eastAsia="楷体" w:hAnsi="楷体" w:hint="eastAsia"/>
          <w:b/>
          <w:bCs/>
          <w:color w:val="000000" w:themeColor="text1"/>
          <w:sz w:val="24"/>
          <w:szCs w:val="24"/>
        </w:rPr>
        <w:t>源语言为高级语言，目标语言为汇编语言或机器语言的翻译程序称为编译程序。</w:t>
      </w:r>
    </w:p>
    <w:p w14:paraId="5782A231"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(2)</w:t>
      </w:r>
      <w:r w:rsidRPr="009363FC">
        <w:rPr>
          <w:rFonts w:ascii="楷体" w:eastAsia="楷体" w:hAnsi="楷体"/>
          <w:b/>
          <w:bCs/>
          <w:color w:val="000000" w:themeColor="text1"/>
          <w:sz w:val="24"/>
          <w:szCs w:val="24"/>
        </w:rPr>
        <w:t>源程序：</w:t>
      </w:r>
      <w:r w:rsidRPr="009363FC">
        <w:rPr>
          <w:rFonts w:ascii="楷体" w:eastAsia="楷体" w:hAnsi="楷体" w:hint="eastAsia"/>
          <w:b/>
          <w:bCs/>
          <w:color w:val="000000" w:themeColor="text1"/>
          <w:sz w:val="24"/>
          <w:szCs w:val="24"/>
        </w:rPr>
        <w:t>待翻译的程序，即高级程序设计语言编写的程序。</w:t>
      </w:r>
    </w:p>
    <w:p w14:paraId="49951D3F"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(3)</w:t>
      </w:r>
      <w:r w:rsidRPr="009363FC">
        <w:rPr>
          <w:rFonts w:ascii="楷体" w:eastAsia="楷体" w:hAnsi="楷体"/>
          <w:b/>
          <w:bCs/>
          <w:color w:val="000000" w:themeColor="text1"/>
          <w:sz w:val="24"/>
          <w:szCs w:val="24"/>
        </w:rPr>
        <w:t>目标程序：翻译后的程序</w:t>
      </w:r>
      <w:r w:rsidRPr="009363FC">
        <w:rPr>
          <w:rFonts w:ascii="楷体" w:eastAsia="楷体" w:hAnsi="楷体" w:hint="eastAsia"/>
          <w:b/>
          <w:bCs/>
          <w:color w:val="000000" w:themeColor="text1"/>
          <w:sz w:val="24"/>
          <w:szCs w:val="24"/>
        </w:rPr>
        <w:t>，</w:t>
      </w:r>
      <w:r w:rsidRPr="009363FC">
        <w:rPr>
          <w:rFonts w:ascii="楷体" w:eastAsia="楷体" w:hAnsi="楷体"/>
          <w:b/>
          <w:bCs/>
          <w:color w:val="000000" w:themeColor="text1"/>
          <w:sz w:val="24"/>
          <w:szCs w:val="24"/>
        </w:rPr>
        <w:t>即汇编语言或机器语言</w:t>
      </w:r>
      <w:r w:rsidRPr="009363FC">
        <w:rPr>
          <w:rFonts w:ascii="楷体" w:eastAsia="楷体" w:hAnsi="楷体" w:hint="eastAsia"/>
          <w:b/>
          <w:bCs/>
          <w:color w:val="000000" w:themeColor="text1"/>
          <w:sz w:val="24"/>
          <w:szCs w:val="24"/>
        </w:rPr>
        <w:t>。</w:t>
      </w:r>
    </w:p>
    <w:p w14:paraId="788FE5DB"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(4)</w:t>
      </w:r>
      <w:r w:rsidRPr="009363FC">
        <w:rPr>
          <w:rFonts w:ascii="楷体" w:eastAsia="楷体" w:hAnsi="楷体"/>
          <w:b/>
          <w:bCs/>
          <w:color w:val="000000" w:themeColor="text1"/>
          <w:sz w:val="24"/>
          <w:szCs w:val="24"/>
        </w:rPr>
        <w:t>前端：</w:t>
      </w:r>
      <w:r w:rsidRPr="009363FC">
        <w:rPr>
          <w:rFonts w:ascii="楷体" w:eastAsia="楷体" w:hAnsi="楷体" w:hint="eastAsia"/>
          <w:b/>
          <w:bCs/>
          <w:color w:val="000000" w:themeColor="text1"/>
          <w:sz w:val="24"/>
          <w:szCs w:val="24"/>
        </w:rPr>
        <w:t>编译过程中主要依赖于源语言与目标机无关的阶段，包括词法分析、语法分析、语义分析和中间代码生成。某些优化工作也可在前端做，也包括与前端每个阶段相关的出错处理工作和符号表管理等工作。</w:t>
      </w:r>
    </w:p>
    <w:p w14:paraId="4371F8F2"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(5)</w:t>
      </w:r>
      <w:r w:rsidRPr="009363FC">
        <w:rPr>
          <w:rFonts w:ascii="楷体" w:eastAsia="楷体" w:hAnsi="楷体"/>
          <w:b/>
          <w:bCs/>
          <w:color w:val="000000" w:themeColor="text1"/>
          <w:sz w:val="24"/>
          <w:szCs w:val="24"/>
        </w:rPr>
        <w:t>后端：</w:t>
      </w:r>
      <w:r w:rsidRPr="009363FC">
        <w:rPr>
          <w:rFonts w:ascii="楷体" w:eastAsia="楷体" w:hAnsi="楷体" w:hint="eastAsia"/>
          <w:b/>
          <w:bCs/>
          <w:color w:val="000000" w:themeColor="text1"/>
          <w:sz w:val="24"/>
          <w:szCs w:val="24"/>
        </w:rPr>
        <w:t>指依赖于目标机而一般不依赖源语言，只与中间代码有关的阶段，即目标代码生成，以及相关出错处理和符号表操作。</w:t>
      </w:r>
    </w:p>
    <w:p w14:paraId="06683575"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(6)</w:t>
      </w:r>
      <w:r w:rsidRPr="009363FC">
        <w:rPr>
          <w:rFonts w:ascii="楷体" w:eastAsia="楷体" w:hAnsi="楷体"/>
          <w:b/>
          <w:bCs/>
          <w:color w:val="000000" w:themeColor="text1"/>
          <w:sz w:val="24"/>
          <w:szCs w:val="24"/>
        </w:rPr>
        <w:t>遍：</w:t>
      </w:r>
      <w:r w:rsidRPr="009363FC">
        <w:rPr>
          <w:rFonts w:ascii="楷体" w:eastAsia="楷体" w:hAnsi="楷体" w:hint="eastAsia"/>
          <w:b/>
          <w:bCs/>
          <w:color w:val="000000" w:themeColor="text1"/>
          <w:sz w:val="24"/>
          <w:szCs w:val="24"/>
        </w:rPr>
        <w:t>是对源程序或其等价的中间语言程序从头到尾扫视并完成规定任务的过程。</w:t>
      </w:r>
    </w:p>
    <w:p w14:paraId="585057C3" w14:textId="77777777" w:rsidR="00BC6AE6" w:rsidRPr="009363FC" w:rsidRDefault="00BC6AE6" w:rsidP="00BC6AE6">
      <w:pPr>
        <w:widowControl/>
        <w:numPr>
          <w:ilvl w:val="0"/>
          <w:numId w:val="1"/>
        </w:numPr>
        <w:shd w:val="clear" w:color="auto" w:fill="FFFFFF"/>
        <w:spacing w:before="100" w:beforeAutospacing="1" w:after="100" w:afterAutospacing="1"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编译程序有哪些主要构成成分?各自的主要功能是什么?</w:t>
      </w:r>
    </w:p>
    <w:p w14:paraId="02C890AE" w14:textId="77777777" w:rsidR="009363FC" w:rsidRPr="009363FC" w:rsidRDefault="009363FC" w:rsidP="009363FC">
      <w:pPr>
        <w:rPr>
          <w:rFonts w:ascii="楷体" w:eastAsia="楷体" w:hAnsi="楷体"/>
          <w:b/>
          <w:bCs/>
          <w:color w:val="C00000"/>
          <w:sz w:val="24"/>
          <w:szCs w:val="24"/>
        </w:rPr>
      </w:pPr>
      <w:r w:rsidRPr="009363FC">
        <w:rPr>
          <w:rFonts w:ascii="楷体" w:eastAsia="楷体" w:hAnsi="楷体" w:hint="eastAsia"/>
          <w:b/>
          <w:bCs/>
          <w:color w:val="C00000"/>
          <w:sz w:val="24"/>
          <w:szCs w:val="24"/>
        </w:rPr>
        <w:t>答：</w:t>
      </w:r>
    </w:p>
    <w:p w14:paraId="63630574" w14:textId="77777777" w:rsidR="009363FC" w:rsidRPr="009363FC" w:rsidRDefault="009363FC" w:rsidP="009363FC">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编译程序的主要构成成分有</w:t>
      </w:r>
      <w:r w:rsidRPr="009363FC">
        <w:rPr>
          <w:rFonts w:ascii="楷体" w:eastAsia="楷体" w:hAnsi="楷体"/>
          <w:b/>
          <w:bCs/>
          <w:color w:val="000000" w:themeColor="text1"/>
          <w:sz w:val="24"/>
          <w:szCs w:val="24"/>
        </w:rPr>
        <w:t xml:space="preserve">: </w:t>
      </w:r>
      <w:r w:rsidRPr="009363FC">
        <w:rPr>
          <w:rFonts w:ascii="楷体" w:eastAsia="楷体" w:hAnsi="楷体" w:hint="eastAsia"/>
          <w:b/>
          <w:bCs/>
          <w:color w:val="000000" w:themeColor="text1"/>
          <w:sz w:val="24"/>
          <w:szCs w:val="24"/>
        </w:rPr>
        <w:t>词法分析程序、语法分析程序、语义分析程序、中间代码生成程序、代码优化程序、目标代码生成程序、表格管理程序及出错处理程序。</w:t>
      </w:r>
    </w:p>
    <w:p w14:paraId="68D50D5B"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(1)</w:t>
      </w:r>
      <w:r w:rsidRPr="009363FC">
        <w:rPr>
          <w:rFonts w:ascii="楷体" w:eastAsia="楷体" w:hAnsi="楷体"/>
          <w:b/>
          <w:bCs/>
          <w:color w:val="000000" w:themeColor="text1"/>
          <w:sz w:val="24"/>
          <w:szCs w:val="24"/>
        </w:rPr>
        <w:t>词法分析程序：</w:t>
      </w:r>
      <w:r w:rsidRPr="009363FC">
        <w:rPr>
          <w:rFonts w:ascii="楷体" w:eastAsia="楷体" w:hAnsi="楷体" w:hint="eastAsia"/>
          <w:b/>
          <w:bCs/>
          <w:color w:val="000000" w:themeColor="text1"/>
          <w:sz w:val="24"/>
          <w:szCs w:val="24"/>
        </w:rPr>
        <w:t>从左到右扫描源程序，识别出各个单词，确定单词的类型并将其转换成单词串；同时查词法错误，进行标识符登记，即符号表管理。</w:t>
      </w:r>
    </w:p>
    <w:p w14:paraId="506E4136"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(2)</w:t>
      </w:r>
      <w:r w:rsidRPr="009363FC">
        <w:rPr>
          <w:rFonts w:ascii="楷体" w:eastAsia="楷体" w:hAnsi="楷体"/>
          <w:b/>
          <w:bCs/>
          <w:color w:val="000000" w:themeColor="text1"/>
          <w:sz w:val="24"/>
          <w:szCs w:val="24"/>
        </w:rPr>
        <w:t>语法分析程序：</w:t>
      </w:r>
      <w:r w:rsidRPr="009363FC">
        <w:rPr>
          <w:rFonts w:ascii="楷体" w:eastAsia="楷体" w:hAnsi="楷体" w:hint="eastAsia"/>
          <w:b/>
          <w:bCs/>
          <w:color w:val="000000" w:themeColor="text1"/>
          <w:sz w:val="24"/>
          <w:szCs w:val="24"/>
        </w:rPr>
        <w:t>识别</w:t>
      </w:r>
      <w:r w:rsidRPr="009363FC">
        <w:rPr>
          <w:rFonts w:ascii="楷体" w:eastAsia="楷体" w:hAnsi="楷体"/>
          <w:b/>
          <w:bCs/>
          <w:color w:val="000000" w:themeColor="text1"/>
          <w:sz w:val="24"/>
          <w:szCs w:val="24"/>
        </w:rPr>
        <w:t>由词法分析给出的单词符号串是否是给定文法的句子</w:t>
      </w:r>
    </w:p>
    <w:p w14:paraId="30C896B3"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(3)</w:t>
      </w:r>
      <w:r w:rsidRPr="009363FC">
        <w:rPr>
          <w:rFonts w:ascii="楷体" w:eastAsia="楷体" w:hAnsi="楷体"/>
          <w:b/>
          <w:bCs/>
          <w:color w:val="000000" w:themeColor="text1"/>
          <w:sz w:val="24"/>
          <w:szCs w:val="24"/>
        </w:rPr>
        <w:t>语义分析程序：</w:t>
      </w:r>
      <w:r w:rsidRPr="009363FC">
        <w:rPr>
          <w:rFonts w:ascii="楷体" w:eastAsia="楷体" w:hAnsi="楷体" w:hint="eastAsia"/>
          <w:b/>
          <w:bCs/>
          <w:color w:val="000000" w:themeColor="text1"/>
          <w:sz w:val="24"/>
          <w:szCs w:val="24"/>
        </w:rPr>
        <w:t>审查源程序是否有语义错误，为代码生成阶段收集类型信息，当不符合规范的时候报错。</w:t>
      </w:r>
    </w:p>
    <w:p w14:paraId="1A4A21F4"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(4)</w:t>
      </w:r>
      <w:r w:rsidRPr="009363FC">
        <w:rPr>
          <w:rFonts w:ascii="楷体" w:eastAsia="楷体" w:hAnsi="楷体"/>
          <w:b/>
          <w:bCs/>
          <w:color w:val="000000" w:themeColor="text1"/>
          <w:sz w:val="24"/>
          <w:szCs w:val="24"/>
        </w:rPr>
        <w:t>中间代码生成程序：</w:t>
      </w:r>
      <w:r w:rsidRPr="009363FC">
        <w:rPr>
          <w:rFonts w:ascii="楷体" w:eastAsia="楷体" w:hAnsi="楷体" w:hint="eastAsia"/>
          <w:b/>
          <w:bCs/>
          <w:color w:val="000000" w:themeColor="text1"/>
          <w:sz w:val="24"/>
          <w:szCs w:val="24"/>
        </w:rPr>
        <w:t>将源程序</w:t>
      </w:r>
      <w:r w:rsidRPr="009363FC">
        <w:rPr>
          <w:rFonts w:ascii="楷体" w:eastAsia="楷体" w:hAnsi="楷体"/>
          <w:b/>
          <w:bCs/>
          <w:color w:val="000000" w:themeColor="text1"/>
          <w:sz w:val="24"/>
          <w:szCs w:val="24"/>
        </w:rPr>
        <w:t>转换成</w:t>
      </w:r>
      <w:r w:rsidRPr="009363FC">
        <w:rPr>
          <w:rFonts w:ascii="楷体" w:eastAsia="楷体" w:hAnsi="楷体" w:hint="eastAsia"/>
          <w:b/>
          <w:bCs/>
          <w:color w:val="000000" w:themeColor="text1"/>
          <w:sz w:val="24"/>
          <w:szCs w:val="24"/>
        </w:rPr>
        <w:t>一种内部表示形式</w:t>
      </w:r>
      <w:r w:rsidRPr="009363FC">
        <w:rPr>
          <w:rFonts w:ascii="楷体" w:eastAsia="楷体" w:hAnsi="楷体"/>
          <w:b/>
          <w:bCs/>
          <w:color w:val="000000" w:themeColor="text1"/>
          <w:sz w:val="24"/>
          <w:szCs w:val="24"/>
        </w:rPr>
        <w:t>，如三</w:t>
      </w:r>
      <w:r w:rsidRPr="009363FC">
        <w:rPr>
          <w:rFonts w:ascii="楷体" w:eastAsia="楷体" w:hAnsi="楷体" w:hint="eastAsia"/>
          <w:b/>
          <w:bCs/>
          <w:color w:val="000000" w:themeColor="text1"/>
          <w:sz w:val="24"/>
          <w:szCs w:val="24"/>
        </w:rPr>
        <w:t>地址指令</w:t>
      </w:r>
      <w:r w:rsidRPr="009363FC">
        <w:rPr>
          <w:rFonts w:ascii="楷体" w:eastAsia="楷体" w:hAnsi="楷体"/>
          <w:b/>
          <w:bCs/>
          <w:color w:val="000000" w:themeColor="text1"/>
          <w:sz w:val="24"/>
          <w:szCs w:val="24"/>
        </w:rPr>
        <w:t>或四元式。</w:t>
      </w:r>
    </w:p>
    <w:p w14:paraId="290547B6"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(5)</w:t>
      </w:r>
      <w:r w:rsidRPr="009363FC">
        <w:rPr>
          <w:rFonts w:ascii="楷体" w:eastAsia="楷体" w:hAnsi="楷体"/>
          <w:b/>
          <w:bCs/>
          <w:color w:val="000000" w:themeColor="text1"/>
          <w:sz w:val="24"/>
          <w:szCs w:val="24"/>
        </w:rPr>
        <w:t>中间代码优化程序：对中间代码进行等价变换处理</w:t>
      </w:r>
      <w:r w:rsidRPr="009363FC">
        <w:rPr>
          <w:rFonts w:ascii="楷体" w:eastAsia="楷体" w:hAnsi="楷体" w:hint="eastAsia"/>
          <w:b/>
          <w:bCs/>
          <w:color w:val="000000" w:themeColor="text1"/>
          <w:sz w:val="24"/>
          <w:szCs w:val="24"/>
        </w:rPr>
        <w:t>以提高执行效率</w:t>
      </w:r>
      <w:r w:rsidRPr="009363FC">
        <w:rPr>
          <w:rFonts w:ascii="楷体" w:eastAsia="楷体" w:hAnsi="楷体"/>
          <w:b/>
          <w:bCs/>
          <w:color w:val="000000" w:themeColor="text1"/>
          <w:sz w:val="24"/>
          <w:szCs w:val="24"/>
        </w:rPr>
        <w:t>。</w:t>
      </w:r>
    </w:p>
    <w:p w14:paraId="4A9CE230"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(6)</w:t>
      </w:r>
      <w:r w:rsidRPr="009363FC">
        <w:rPr>
          <w:rFonts w:ascii="楷体" w:eastAsia="楷体" w:hAnsi="楷体"/>
          <w:b/>
          <w:bCs/>
          <w:color w:val="000000" w:themeColor="text1"/>
          <w:sz w:val="24"/>
          <w:szCs w:val="24"/>
        </w:rPr>
        <w:t>目标代码生成程序：将优化的中间代码转换成</w:t>
      </w:r>
      <w:r w:rsidRPr="009363FC">
        <w:rPr>
          <w:rFonts w:ascii="楷体" w:eastAsia="楷体" w:hAnsi="楷体" w:hint="eastAsia"/>
          <w:b/>
          <w:bCs/>
          <w:color w:val="000000" w:themeColor="text1"/>
          <w:sz w:val="24"/>
          <w:szCs w:val="24"/>
        </w:rPr>
        <w:t>目标机上的机器指令代码或汇编代码</w:t>
      </w:r>
      <w:r w:rsidRPr="009363FC">
        <w:rPr>
          <w:rFonts w:ascii="楷体" w:eastAsia="楷体" w:hAnsi="楷体"/>
          <w:b/>
          <w:bCs/>
          <w:color w:val="000000" w:themeColor="text1"/>
          <w:sz w:val="24"/>
          <w:szCs w:val="24"/>
        </w:rPr>
        <w:t>。</w:t>
      </w:r>
    </w:p>
    <w:p w14:paraId="7F9E39CE"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(7)</w:t>
      </w:r>
      <w:r w:rsidRPr="009363FC">
        <w:rPr>
          <w:rFonts w:ascii="楷体" w:eastAsia="楷体" w:hAnsi="楷体"/>
          <w:b/>
          <w:bCs/>
          <w:color w:val="000000" w:themeColor="text1"/>
          <w:sz w:val="24"/>
          <w:szCs w:val="24"/>
        </w:rPr>
        <w:t>表格管理程序：</w:t>
      </w:r>
      <w:r w:rsidRPr="009363FC">
        <w:rPr>
          <w:rFonts w:ascii="楷体" w:eastAsia="楷体" w:hAnsi="楷体" w:hint="eastAsia"/>
          <w:b/>
          <w:bCs/>
          <w:color w:val="000000" w:themeColor="text1"/>
          <w:sz w:val="24"/>
          <w:szCs w:val="24"/>
        </w:rPr>
        <w:t>管理各种符号表（常数、标号、变量、过程、结构……），查、填（登记、查找）源程序中出现的符号和编译程序生成的符号，为编译的各个阶段提供信息。</w:t>
      </w:r>
    </w:p>
    <w:p w14:paraId="741C8307" w14:textId="77777777" w:rsidR="009363FC" w:rsidRPr="009363FC" w:rsidRDefault="009363FC" w:rsidP="009363FC">
      <w:pPr>
        <w:rPr>
          <w:rFonts w:ascii="楷体" w:eastAsia="楷体" w:hAnsi="楷体"/>
          <w:b/>
          <w:bCs/>
          <w:color w:val="000000" w:themeColor="text1"/>
          <w:sz w:val="24"/>
          <w:szCs w:val="24"/>
        </w:rPr>
      </w:pPr>
      <w:r w:rsidRPr="009363FC">
        <w:rPr>
          <w:rFonts w:ascii="Times New Roman" w:eastAsia="楷体" w:hAnsi="Times New Roman" w:cs="Times New Roman"/>
          <w:b/>
          <w:bCs/>
          <w:color w:val="000000" w:themeColor="text1"/>
          <w:sz w:val="24"/>
          <w:szCs w:val="24"/>
        </w:rPr>
        <w:t>(8)</w:t>
      </w:r>
      <w:r w:rsidRPr="009363FC">
        <w:rPr>
          <w:rFonts w:ascii="楷体" w:eastAsia="楷体" w:hAnsi="楷体"/>
          <w:b/>
          <w:bCs/>
          <w:color w:val="000000" w:themeColor="text1"/>
          <w:sz w:val="24"/>
          <w:szCs w:val="24"/>
        </w:rPr>
        <w:t>错误处理程序：</w:t>
      </w:r>
      <w:r w:rsidRPr="009363FC">
        <w:rPr>
          <w:rFonts w:ascii="楷体" w:eastAsia="楷体" w:hAnsi="楷体" w:hint="eastAsia"/>
          <w:b/>
          <w:bCs/>
          <w:color w:val="000000" w:themeColor="text1"/>
          <w:sz w:val="24"/>
          <w:szCs w:val="24"/>
        </w:rPr>
        <w:t>进行各种错误的检查、报告、纠正，以及相应的续编译处理。</w:t>
      </w:r>
    </w:p>
    <w:p w14:paraId="04DB92AA" w14:textId="77777777" w:rsidR="009363FC" w:rsidRPr="009363FC" w:rsidRDefault="009363FC" w:rsidP="009363FC">
      <w:pPr>
        <w:rPr>
          <w:rFonts w:ascii="宋体" w:eastAsia="宋体" w:hAnsi="宋体"/>
          <w:b/>
          <w:bCs/>
          <w:color w:val="000000" w:themeColor="text1"/>
          <w:sz w:val="22"/>
          <w:szCs w:val="24"/>
        </w:rPr>
      </w:pPr>
    </w:p>
    <w:p w14:paraId="4483458F" w14:textId="77777777" w:rsidR="009363FC" w:rsidRPr="009363FC" w:rsidRDefault="009363FC" w:rsidP="009363FC">
      <w:pPr>
        <w:widowControl/>
        <w:shd w:val="clear" w:color="auto" w:fill="FFFFFF"/>
        <w:spacing w:before="100" w:beforeAutospacing="1" w:after="100" w:afterAutospacing="1" w:line="400" w:lineRule="exact"/>
        <w:ind w:left="357"/>
        <w:jc w:val="left"/>
        <w:rPr>
          <w:rFonts w:ascii="楷体" w:eastAsia="楷体" w:hAnsi="楷体" w:cs="宋体"/>
          <w:b/>
          <w:bCs/>
          <w:color w:val="333333"/>
          <w:kern w:val="0"/>
          <w:sz w:val="24"/>
          <w:szCs w:val="24"/>
        </w:rPr>
      </w:pPr>
    </w:p>
    <w:p w14:paraId="1D43A78A" w14:textId="77777777" w:rsidR="00BC6AE6" w:rsidRPr="009363FC" w:rsidRDefault="00BC6AE6" w:rsidP="00BC6AE6">
      <w:pPr>
        <w:widowControl/>
        <w:numPr>
          <w:ilvl w:val="0"/>
          <w:numId w:val="1"/>
        </w:numPr>
        <w:shd w:val="clear" w:color="auto" w:fill="FFFFFF"/>
        <w:spacing w:before="100" w:beforeAutospacing="1" w:after="100" w:afterAutospacing="1"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lastRenderedPageBreak/>
        <w:t>什么是解释程序?它与编译程序的主要不同是什么?</w:t>
      </w:r>
    </w:p>
    <w:p w14:paraId="408C1E01" w14:textId="77777777" w:rsidR="009363FC" w:rsidRPr="009363FC" w:rsidRDefault="009363FC" w:rsidP="009363FC">
      <w:pPr>
        <w:rPr>
          <w:rFonts w:ascii="楷体" w:eastAsia="楷体" w:hAnsi="楷体"/>
          <w:b/>
          <w:bCs/>
          <w:color w:val="C00000"/>
          <w:sz w:val="24"/>
          <w:szCs w:val="24"/>
        </w:rPr>
      </w:pPr>
      <w:r w:rsidRPr="009363FC">
        <w:rPr>
          <w:rFonts w:ascii="楷体" w:eastAsia="楷体" w:hAnsi="楷体" w:hint="eastAsia"/>
          <w:b/>
          <w:bCs/>
          <w:color w:val="C00000"/>
          <w:sz w:val="24"/>
          <w:szCs w:val="24"/>
        </w:rPr>
        <w:t>答：</w:t>
      </w:r>
    </w:p>
    <w:p w14:paraId="5A67E274" w14:textId="77777777" w:rsidR="009363FC" w:rsidRPr="009363FC" w:rsidRDefault="009363FC" w:rsidP="009363FC">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解释程序直接执行源程序给出运行结果。工作模式：一个个的获取、分析并执行源程序语句，一旦第一个语句分析结束，源程序便开始运行并且生成结果。</w:t>
      </w:r>
    </w:p>
    <w:p w14:paraId="5E677107" w14:textId="77777777" w:rsidR="009363FC" w:rsidRPr="009363FC" w:rsidRDefault="009363FC" w:rsidP="009363FC">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不同：编译程序将源高级语言程序翻译成汇编或机器语言程序，而解释程序则是分析处理源高级语言程序直接计算结果，不生成目标语言程序。</w:t>
      </w:r>
    </w:p>
    <w:p w14:paraId="69A4EA03" w14:textId="77777777" w:rsidR="00BC6AE6" w:rsidRPr="009363FC" w:rsidRDefault="00BC6AE6" w:rsidP="00BC6AE6">
      <w:pPr>
        <w:widowControl/>
        <w:numPr>
          <w:ilvl w:val="0"/>
          <w:numId w:val="1"/>
        </w:numPr>
        <w:shd w:val="clear" w:color="auto" w:fill="FFFFFF"/>
        <w:spacing w:before="100" w:beforeAutospacing="1" w:line="400" w:lineRule="exact"/>
        <w:ind w:left="351" w:hanging="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 xml:space="preserve">对下列错误信息,请指出可能是编译的哪个阶段(词法分析、语法分析、语义分析、代码生成)报告的。 </w:t>
      </w:r>
    </w:p>
    <w:p w14:paraId="36B516A5" w14:textId="77777777" w:rsidR="00BC6AE6" w:rsidRPr="009363FC" w:rsidRDefault="00BC6AE6" w:rsidP="00BC6AE6">
      <w:pPr>
        <w:widowControl/>
        <w:shd w:val="clear" w:color="auto" w:fill="FFFFFF"/>
        <w:spacing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 xml:space="preserve">（1）else没有匹配的if。 </w:t>
      </w:r>
    </w:p>
    <w:p w14:paraId="18A29344" w14:textId="77777777" w:rsidR="00BC6AE6" w:rsidRPr="009363FC" w:rsidRDefault="00BC6AE6" w:rsidP="00BC6AE6">
      <w:pPr>
        <w:widowControl/>
        <w:shd w:val="clear" w:color="auto" w:fill="FFFFFF"/>
        <w:spacing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 xml:space="preserve">（2）数组下标越界。 </w:t>
      </w:r>
    </w:p>
    <w:p w14:paraId="6482A8B5" w14:textId="77777777" w:rsidR="00BC6AE6" w:rsidRPr="009363FC" w:rsidRDefault="00BC6AE6" w:rsidP="00BC6AE6">
      <w:pPr>
        <w:widowControl/>
        <w:shd w:val="clear" w:color="auto" w:fill="FFFFFF"/>
        <w:spacing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 xml:space="preserve">（3）使用的函数没有定义。 </w:t>
      </w:r>
    </w:p>
    <w:p w14:paraId="477F087D" w14:textId="2FF85286" w:rsidR="00BC6AE6" w:rsidRPr="009363FC" w:rsidRDefault="00BC6AE6" w:rsidP="00BC6AE6">
      <w:pPr>
        <w:widowControl/>
        <w:shd w:val="clear" w:color="auto" w:fill="FFFFFF"/>
        <w:spacing w:line="400" w:lineRule="exact"/>
        <w:ind w:left="357"/>
        <w:jc w:val="left"/>
        <w:rPr>
          <w:rFonts w:ascii="楷体" w:eastAsia="楷体" w:hAnsi="楷体" w:cs="宋体"/>
          <w:b/>
          <w:bCs/>
          <w:color w:val="333333"/>
          <w:kern w:val="0"/>
          <w:sz w:val="24"/>
          <w:szCs w:val="24"/>
        </w:rPr>
      </w:pPr>
      <w:r w:rsidRPr="009363FC">
        <w:rPr>
          <w:rFonts w:ascii="楷体" w:eastAsia="楷体" w:hAnsi="楷体" w:cs="宋体" w:hint="eastAsia"/>
          <w:b/>
          <w:bCs/>
          <w:color w:val="333333"/>
          <w:kern w:val="0"/>
          <w:sz w:val="24"/>
          <w:szCs w:val="24"/>
        </w:rPr>
        <w:t>（4）在数中出现非数字字符。</w:t>
      </w:r>
    </w:p>
    <w:p w14:paraId="66CC03CC" w14:textId="77777777" w:rsidR="009363FC" w:rsidRPr="009363FC" w:rsidRDefault="009363FC" w:rsidP="009363FC">
      <w:pPr>
        <w:rPr>
          <w:rFonts w:ascii="楷体" w:eastAsia="楷体" w:hAnsi="楷体"/>
          <w:b/>
          <w:bCs/>
          <w:color w:val="C00000"/>
          <w:sz w:val="24"/>
          <w:szCs w:val="24"/>
        </w:rPr>
      </w:pPr>
      <w:r w:rsidRPr="009363FC">
        <w:rPr>
          <w:rFonts w:ascii="楷体" w:eastAsia="楷体" w:hAnsi="楷体" w:hint="eastAsia"/>
          <w:b/>
          <w:bCs/>
          <w:color w:val="C00000"/>
          <w:sz w:val="24"/>
          <w:szCs w:val="24"/>
        </w:rPr>
        <w:t>答：</w:t>
      </w:r>
    </w:p>
    <w:tbl>
      <w:tblPr>
        <w:tblStyle w:val="a7"/>
        <w:tblW w:w="0" w:type="auto"/>
        <w:tblInd w:w="768" w:type="dxa"/>
        <w:tblLook w:val="04A0" w:firstRow="1" w:lastRow="0" w:firstColumn="1" w:lastColumn="0" w:noHBand="0" w:noVBand="1"/>
      </w:tblPr>
      <w:tblGrid>
        <w:gridCol w:w="3385"/>
        <w:gridCol w:w="3379"/>
      </w:tblGrid>
      <w:tr w:rsidR="009363FC" w:rsidRPr="009363FC" w14:paraId="1AE2F8FA" w14:textId="77777777" w:rsidTr="009363FC">
        <w:trPr>
          <w:trHeight w:val="293"/>
        </w:trPr>
        <w:tc>
          <w:tcPr>
            <w:tcW w:w="3385" w:type="dxa"/>
          </w:tcPr>
          <w:p w14:paraId="3BBA948F" w14:textId="462A111B" w:rsidR="009363FC" w:rsidRPr="009363FC" w:rsidRDefault="009363FC" w:rsidP="001C373B">
            <w:pPr>
              <w:rPr>
                <w:rFonts w:ascii="楷体" w:eastAsia="楷体" w:hAnsi="楷体"/>
                <w:b/>
                <w:bCs/>
                <w:color w:val="000000" w:themeColor="text1"/>
                <w:sz w:val="24"/>
                <w:szCs w:val="24"/>
              </w:rPr>
            </w:pPr>
            <m:oMath>
              <m:r>
                <m:rPr>
                  <m:sty m:val="bi"/>
                </m:rPr>
                <w:rPr>
                  <w:rFonts w:ascii="Cambria Math" w:eastAsia="楷体" w:hAnsi="Cambria Math"/>
                  <w:color w:val="000000" w:themeColor="text1"/>
                  <w:sz w:val="24"/>
                  <w:szCs w:val="24"/>
                </w:rPr>
                <m:t>else</m:t>
              </m:r>
            </m:oMath>
            <w:r w:rsidRPr="009363FC">
              <w:rPr>
                <w:rFonts w:ascii="楷体" w:eastAsia="楷体" w:hAnsi="楷体" w:hint="eastAsia"/>
                <w:b/>
                <w:bCs/>
                <w:color w:val="000000" w:themeColor="text1"/>
                <w:sz w:val="24"/>
                <w:szCs w:val="24"/>
              </w:rPr>
              <w:t>没有匹配的</w:t>
            </w:r>
            <m:oMath>
              <m:r>
                <m:rPr>
                  <m:sty m:val="bi"/>
                </m:rPr>
                <w:rPr>
                  <w:rFonts w:ascii="Cambria Math" w:eastAsia="楷体" w:hAnsi="Cambria Math"/>
                  <w:color w:val="000000" w:themeColor="text1"/>
                  <w:sz w:val="24"/>
                  <w:szCs w:val="24"/>
                </w:rPr>
                <m:t>if</m:t>
              </m:r>
            </m:oMath>
          </w:p>
        </w:tc>
        <w:tc>
          <w:tcPr>
            <w:tcW w:w="3379" w:type="dxa"/>
          </w:tcPr>
          <w:p w14:paraId="7FE1F78E"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语法分析</w:t>
            </w:r>
          </w:p>
        </w:tc>
      </w:tr>
      <w:tr w:rsidR="009363FC" w:rsidRPr="009363FC" w14:paraId="4B3B0EFC" w14:textId="77777777" w:rsidTr="009363FC">
        <w:trPr>
          <w:trHeight w:val="293"/>
        </w:trPr>
        <w:tc>
          <w:tcPr>
            <w:tcW w:w="3385" w:type="dxa"/>
          </w:tcPr>
          <w:p w14:paraId="10764200"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数组下标越界</w:t>
            </w:r>
          </w:p>
        </w:tc>
        <w:tc>
          <w:tcPr>
            <w:tcW w:w="3379" w:type="dxa"/>
          </w:tcPr>
          <w:p w14:paraId="23CEAFCD"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语义分析</w:t>
            </w:r>
          </w:p>
        </w:tc>
      </w:tr>
      <w:tr w:rsidR="009363FC" w:rsidRPr="009363FC" w14:paraId="2D9619BD" w14:textId="77777777" w:rsidTr="009363FC">
        <w:trPr>
          <w:trHeight w:val="302"/>
        </w:trPr>
        <w:tc>
          <w:tcPr>
            <w:tcW w:w="3385" w:type="dxa"/>
          </w:tcPr>
          <w:p w14:paraId="33BAA646"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使用的函数没有定义</w:t>
            </w:r>
          </w:p>
        </w:tc>
        <w:tc>
          <w:tcPr>
            <w:tcW w:w="3379" w:type="dxa"/>
          </w:tcPr>
          <w:p w14:paraId="1A89A545"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语义分析</w:t>
            </w:r>
          </w:p>
        </w:tc>
      </w:tr>
      <w:tr w:rsidR="009363FC" w:rsidRPr="009363FC" w14:paraId="6F52FF07" w14:textId="77777777" w:rsidTr="009363FC">
        <w:trPr>
          <w:trHeight w:val="293"/>
        </w:trPr>
        <w:tc>
          <w:tcPr>
            <w:tcW w:w="3385" w:type="dxa"/>
          </w:tcPr>
          <w:p w14:paraId="7266410C"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在数中出现非数字字符</w:t>
            </w:r>
          </w:p>
        </w:tc>
        <w:tc>
          <w:tcPr>
            <w:tcW w:w="3379" w:type="dxa"/>
          </w:tcPr>
          <w:p w14:paraId="57DA5DF2" w14:textId="77777777" w:rsidR="009363FC" w:rsidRPr="009363FC" w:rsidRDefault="009363FC" w:rsidP="001C373B">
            <w:pPr>
              <w:rPr>
                <w:rFonts w:ascii="楷体" w:eastAsia="楷体" w:hAnsi="楷体"/>
                <w:b/>
                <w:bCs/>
                <w:color w:val="000000" w:themeColor="text1"/>
                <w:sz w:val="24"/>
                <w:szCs w:val="24"/>
              </w:rPr>
            </w:pPr>
            <w:r w:rsidRPr="009363FC">
              <w:rPr>
                <w:rFonts w:ascii="楷体" w:eastAsia="楷体" w:hAnsi="楷体" w:hint="eastAsia"/>
                <w:b/>
                <w:bCs/>
                <w:color w:val="000000" w:themeColor="text1"/>
                <w:sz w:val="24"/>
                <w:szCs w:val="24"/>
              </w:rPr>
              <w:t>词法分析</w:t>
            </w:r>
          </w:p>
        </w:tc>
      </w:tr>
    </w:tbl>
    <w:p w14:paraId="42AC174E" w14:textId="77777777" w:rsidR="007F4D4F" w:rsidRDefault="007F4D4F" w:rsidP="007F4D4F">
      <w:pPr>
        <w:sectPr w:rsidR="007F4D4F">
          <w:footerReference w:type="default" r:id="rId8"/>
          <w:pgSz w:w="11906" w:h="16838"/>
          <w:pgMar w:top="1440" w:right="1800" w:bottom="1440" w:left="1800" w:header="851" w:footer="992" w:gutter="0"/>
          <w:cols w:space="425"/>
          <w:docGrid w:type="lines" w:linePitch="312"/>
        </w:sectPr>
      </w:pPr>
    </w:p>
    <w:p w14:paraId="1349E9A1" w14:textId="1C2429F5" w:rsidR="00BC6AE6" w:rsidRDefault="00BC6AE6" w:rsidP="00BC6AE6">
      <w:pPr>
        <w:pStyle w:val="1"/>
        <w:jc w:val="center"/>
      </w:pPr>
      <w:r>
        <w:rPr>
          <w:rFonts w:hint="eastAsia"/>
        </w:rPr>
        <w:lastRenderedPageBreak/>
        <w:t>第二章作业</w:t>
      </w:r>
    </w:p>
    <w:p w14:paraId="773333CB" w14:textId="0274F159" w:rsidR="009363FC" w:rsidRPr="00D867D3" w:rsidRDefault="00F45023" w:rsidP="009363FC">
      <w:pPr>
        <w:pStyle w:val="a6"/>
        <w:numPr>
          <w:ilvl w:val="0"/>
          <w:numId w:val="16"/>
        </w:numPr>
        <w:ind w:firstLineChars="0"/>
        <w:rPr>
          <w:rFonts w:ascii="宋体" w:eastAsia="宋体" w:hAnsi="宋体"/>
          <w:b/>
          <w:color w:val="000000" w:themeColor="text1"/>
          <w:sz w:val="22"/>
          <w:szCs w:val="24"/>
        </w:rPr>
      </w:pPr>
      <w:r>
        <w:rPr>
          <w:rFonts w:ascii="楷体" w:eastAsia="楷体" w:hAnsi="楷体"/>
          <w:b/>
          <w:noProof/>
          <w:color w:val="000000" w:themeColor="text1"/>
          <w:sz w:val="24"/>
          <w:szCs w:val="24"/>
        </w:rPr>
        <mc:AlternateContent>
          <mc:Choice Requires="wpi">
            <w:drawing>
              <wp:anchor distT="0" distB="0" distL="114300" distR="114300" simplePos="0" relativeHeight="251666432" behindDoc="0" locked="0" layoutInCell="1" allowOverlap="1" wp14:anchorId="19A9530F" wp14:editId="544B77DB">
                <wp:simplePos x="0" y="0"/>
                <wp:positionH relativeFrom="column">
                  <wp:posOffset>3434080</wp:posOffset>
                </wp:positionH>
                <wp:positionV relativeFrom="paragraph">
                  <wp:posOffset>199390</wp:posOffset>
                </wp:positionV>
                <wp:extent cx="739740" cy="276225"/>
                <wp:effectExtent l="38100" t="38100" r="22860" b="47625"/>
                <wp:wrapNone/>
                <wp:docPr id="1275167364" name="墨迹 8"/>
                <wp:cNvGraphicFramePr/>
                <a:graphic xmlns:a="http://schemas.openxmlformats.org/drawingml/2006/main">
                  <a:graphicData uri="http://schemas.microsoft.com/office/word/2010/wordprocessingInk">
                    <w14:contentPart bwMode="auto" r:id="rId9">
                      <w14:nvContentPartPr>
                        <w14:cNvContentPartPr/>
                      </w14:nvContentPartPr>
                      <w14:xfrm>
                        <a:off x="0" y="0"/>
                        <a:ext cx="739740" cy="276225"/>
                      </w14:xfrm>
                    </w14:contentPart>
                  </a:graphicData>
                </a:graphic>
              </wp:anchor>
            </w:drawing>
          </mc:Choice>
          <mc:Fallback>
            <w:pict>
              <v:shapetype w14:anchorId="59D8FB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 o:spid="_x0000_s1026" type="#_x0000_t75" style="position:absolute;left:0;text-align:left;margin-left:269.65pt;margin-top:15pt;width:59.75pt;height:2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">
                <v:imagedata r:id="rId10" o:title=""/>
              </v:shape>
            </w:pict>
          </mc:Fallback>
        </mc:AlternateContent>
      </w:r>
      <w:r w:rsidR="009363FC" w:rsidRPr="00D867D3">
        <w:rPr>
          <w:rFonts w:ascii="楷体" w:eastAsia="楷体" w:hAnsi="楷体"/>
          <w:b/>
          <w:color w:val="000000" w:themeColor="text1"/>
          <w:sz w:val="24"/>
          <w:szCs w:val="24"/>
        </w:rPr>
        <w:t>文法</w:t>
      </w:r>
      <m:oMath>
        <m:r>
          <m:rPr>
            <m:sty m:val="bi"/>
          </m:rPr>
          <w:rPr>
            <w:rFonts w:ascii="Cambria Math" w:eastAsia="宋体" w:hAnsi="Cambria Math"/>
            <w:color w:val="000000" w:themeColor="text1"/>
            <w:sz w:val="24"/>
            <w:szCs w:val="24"/>
          </w:rPr>
          <m:t>G=({A,B,S},{a,b,c},P,S)</m:t>
        </m:r>
      </m:oMath>
      <w:r w:rsidR="009363FC" w:rsidRPr="00D867D3">
        <w:rPr>
          <w:rFonts w:ascii="宋体" w:eastAsia="宋体" w:hAnsi="宋体" w:hint="eastAsia"/>
          <w:b/>
          <w:color w:val="000000" w:themeColor="text1"/>
          <w:sz w:val="22"/>
          <w:szCs w:val="24"/>
        </w:rPr>
        <w:t>，</w:t>
      </w:r>
      <w:r w:rsidR="009363FC" w:rsidRPr="00D867D3">
        <w:rPr>
          <w:rFonts w:ascii="楷体" w:eastAsia="楷体" w:hAnsi="楷体"/>
          <w:b/>
          <w:color w:val="000000" w:themeColor="text1"/>
          <w:sz w:val="24"/>
          <w:szCs w:val="28"/>
        </w:rPr>
        <w:t>其中</w:t>
      </w:r>
      <m:oMath>
        <m:r>
          <m:rPr>
            <m:sty m:val="bi"/>
          </m:rPr>
          <w:rPr>
            <w:rFonts w:ascii="Cambria Math" w:eastAsia="宋体" w:hAnsi="Cambria Math"/>
            <w:color w:val="000000" w:themeColor="text1"/>
            <w:sz w:val="24"/>
            <w:szCs w:val="24"/>
          </w:rPr>
          <m:t>P</m:t>
        </m:r>
      </m:oMath>
      <w:r w:rsidR="009363FC" w:rsidRPr="00D867D3">
        <w:rPr>
          <w:rFonts w:ascii="楷体" w:eastAsia="楷体" w:hAnsi="楷体"/>
          <w:b/>
          <w:color w:val="000000" w:themeColor="text1"/>
          <w:sz w:val="24"/>
          <w:szCs w:val="24"/>
        </w:rPr>
        <w:t>为</w:t>
      </w:r>
    </w:p>
    <w:p w14:paraId="0256FB92" w14:textId="77777777" w:rsidR="009363FC" w:rsidRPr="00D867D3" w:rsidRDefault="009363FC" w:rsidP="009363FC">
      <w:pPr>
        <w:ind w:leftChars="200" w:left="420" w:firstLine="36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S→Ac|aB</m:t>
          </m:r>
        </m:oMath>
      </m:oMathPara>
    </w:p>
    <w:p w14:paraId="5DFDB73A" w14:textId="77777777" w:rsidR="009363FC" w:rsidRPr="00D867D3" w:rsidRDefault="009363FC" w:rsidP="009363FC">
      <w:pPr>
        <w:ind w:leftChars="200" w:left="420" w:firstLine="36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A→ab</m:t>
          </m:r>
        </m:oMath>
      </m:oMathPara>
    </w:p>
    <w:p w14:paraId="696B05D6" w14:textId="77777777" w:rsidR="009363FC" w:rsidRPr="00D867D3" w:rsidRDefault="009363FC" w:rsidP="009363FC">
      <w:pPr>
        <w:ind w:leftChars="200" w:left="420" w:firstLine="36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B→bc</m:t>
          </m:r>
        </m:oMath>
      </m:oMathPara>
    </w:p>
    <w:p w14:paraId="49CBC473" w14:textId="77777777" w:rsidR="009363FC" w:rsidRPr="00D867D3" w:rsidRDefault="009363FC" w:rsidP="009363FC">
      <w:pPr>
        <w:ind w:leftChars="200" w:left="420"/>
        <w:rPr>
          <w:rFonts w:ascii="宋体" w:eastAsia="宋体" w:hAnsi="宋体"/>
          <w:color w:val="000000" w:themeColor="text1"/>
          <w:sz w:val="22"/>
          <w:szCs w:val="24"/>
        </w:rPr>
      </w:pPr>
      <w:r w:rsidRPr="00D867D3">
        <w:rPr>
          <w:rFonts w:ascii="楷体" w:eastAsia="楷体" w:hAnsi="楷体"/>
          <w:b/>
          <w:color w:val="000000" w:themeColor="text1"/>
          <w:sz w:val="24"/>
          <w:szCs w:val="24"/>
        </w:rPr>
        <w:t>写出</w:t>
      </w:r>
      <m:oMath>
        <m:r>
          <m:rPr>
            <m:sty m:val="bi"/>
          </m:rPr>
          <w:rPr>
            <w:rFonts w:ascii="Cambria Math" w:eastAsia="宋体" w:hAnsi="Cambria Math"/>
            <w:color w:val="000000" w:themeColor="text1"/>
            <w:sz w:val="24"/>
            <w:szCs w:val="24"/>
          </w:rPr>
          <m:t>L(G[S])</m:t>
        </m:r>
      </m:oMath>
      <w:r w:rsidRPr="00D867D3">
        <w:rPr>
          <w:rFonts w:ascii="楷体" w:eastAsia="楷体" w:hAnsi="楷体"/>
          <w:b/>
          <w:color w:val="000000" w:themeColor="text1"/>
          <w:sz w:val="24"/>
          <w:szCs w:val="24"/>
        </w:rPr>
        <w:t>的全部元素</w:t>
      </w:r>
      <w:r w:rsidRPr="00D867D3">
        <w:rPr>
          <w:rFonts w:ascii="宋体" w:eastAsia="宋体" w:hAnsi="宋体" w:hint="eastAsia"/>
          <w:b/>
          <w:color w:val="000000" w:themeColor="text1"/>
          <w:sz w:val="22"/>
          <w:szCs w:val="24"/>
        </w:rPr>
        <w:t>。</w:t>
      </w:r>
    </w:p>
    <w:p w14:paraId="293C4439" w14:textId="77777777" w:rsidR="009363FC" w:rsidRPr="00D418E6" w:rsidRDefault="009363FC" w:rsidP="009363FC">
      <w:pPr>
        <w:adjustRightInd w:val="0"/>
        <w:snapToGrid w:val="0"/>
        <w:rPr>
          <w:rFonts w:ascii="楷体" w:eastAsia="楷体" w:hAnsi="楷体"/>
          <w:b/>
          <w:bCs/>
          <w:color w:val="C00000"/>
          <w:sz w:val="24"/>
          <w:szCs w:val="24"/>
        </w:rPr>
      </w:pPr>
      <w:r w:rsidRPr="00D418E6">
        <w:rPr>
          <w:rFonts w:ascii="楷体" w:eastAsia="楷体" w:hAnsi="楷体" w:hint="eastAsia"/>
          <w:b/>
          <w:bCs/>
          <w:color w:val="C00000"/>
          <w:sz w:val="24"/>
          <w:szCs w:val="24"/>
        </w:rPr>
        <w:t>答：</w:t>
      </w:r>
    </w:p>
    <w:p w14:paraId="08120D63" w14:textId="77777777" w:rsidR="009363FC" w:rsidRPr="00D867D3" w:rsidRDefault="009363FC" w:rsidP="009363FC">
      <w:pPr>
        <w:ind w:leftChars="270" w:left="567" w:firstLine="420"/>
        <w:rPr>
          <w:rFonts w:ascii="Cambria Math" w:eastAsia="宋体" w:hAnsi="Cambria Math"/>
          <w:b/>
          <w:i/>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L</m:t>
          </m:r>
          <m:d>
            <m:dPr>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G</m:t>
              </m:r>
              <m:d>
                <m:dPr>
                  <m:begChr m:val="["/>
                  <m:endChr m:val="]"/>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S</m:t>
                  </m:r>
                </m:e>
              </m:d>
            </m:e>
          </m:d>
          <m:r>
            <m:rPr>
              <m:sty m:val="bi"/>
            </m:rPr>
            <w:rPr>
              <w:rFonts w:ascii="Cambria Math" w:eastAsia="宋体" w:hAnsi="Cambria Math"/>
              <w:color w:val="000000" w:themeColor="text1"/>
              <w:sz w:val="24"/>
              <w:szCs w:val="24"/>
            </w:rPr>
            <m:t>={abc}</m:t>
          </m:r>
        </m:oMath>
      </m:oMathPara>
    </w:p>
    <w:p w14:paraId="379837CD" w14:textId="77777777" w:rsidR="009363FC" w:rsidRPr="00D867D3" w:rsidRDefault="009363FC" w:rsidP="009363FC">
      <w:pPr>
        <w:rPr>
          <w:rFonts w:ascii="宋体" w:eastAsia="宋体" w:hAnsi="宋体"/>
          <w:color w:val="000000" w:themeColor="text1"/>
          <w:sz w:val="22"/>
          <w:szCs w:val="24"/>
        </w:rPr>
      </w:pPr>
    </w:p>
    <w:p w14:paraId="65A18D16" w14:textId="77777777" w:rsidR="009363FC" w:rsidRPr="00D867D3" w:rsidRDefault="009363FC" w:rsidP="009363FC">
      <w:pPr>
        <w:pStyle w:val="a6"/>
        <w:numPr>
          <w:ilvl w:val="0"/>
          <w:numId w:val="16"/>
        </w:numPr>
        <w:ind w:firstLineChars="0"/>
        <w:rPr>
          <w:rFonts w:ascii="宋体" w:eastAsia="宋体" w:hAnsi="宋体"/>
          <w:b/>
          <w:color w:val="000000" w:themeColor="text1"/>
          <w:sz w:val="22"/>
          <w:szCs w:val="24"/>
        </w:rPr>
      </w:pPr>
      <w:r w:rsidRPr="00D867D3">
        <w:rPr>
          <w:rFonts w:ascii="楷体" w:eastAsia="楷体" w:hAnsi="楷体"/>
          <w:b/>
          <w:color w:val="000000" w:themeColor="text1"/>
          <w:sz w:val="24"/>
          <w:szCs w:val="24"/>
        </w:rPr>
        <w:t>文法</w:t>
      </w:r>
      <m:oMath>
        <m:r>
          <m:rPr>
            <m:sty m:val="bi"/>
          </m:rPr>
          <w:rPr>
            <w:rFonts w:ascii="Cambria Math" w:eastAsia="宋体" w:hAnsi="Cambria Math"/>
            <w:color w:val="000000" w:themeColor="text1"/>
            <w:sz w:val="24"/>
            <w:szCs w:val="24"/>
          </w:rPr>
          <m:t>G[N]</m:t>
        </m:r>
      </m:oMath>
      <w:r w:rsidRPr="00D867D3">
        <w:rPr>
          <w:rFonts w:ascii="楷体" w:eastAsia="楷体" w:hAnsi="楷体"/>
          <w:b/>
          <w:color w:val="000000" w:themeColor="text1"/>
          <w:sz w:val="24"/>
          <w:szCs w:val="24"/>
        </w:rPr>
        <w:t>为</w:t>
      </w:r>
    </w:p>
    <w:p w14:paraId="01AE6820" w14:textId="77777777" w:rsidR="009363FC" w:rsidRPr="00D867D3" w:rsidRDefault="009363FC" w:rsidP="009363FC">
      <w:pPr>
        <w:ind w:leftChars="200" w:left="42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N→D|ND</m:t>
          </m:r>
        </m:oMath>
      </m:oMathPara>
    </w:p>
    <w:p w14:paraId="1ADD5304" w14:textId="77777777" w:rsidR="009363FC" w:rsidRPr="00D867D3" w:rsidRDefault="009363FC" w:rsidP="009363FC">
      <w:pPr>
        <w:ind w:leftChars="200" w:left="42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D→0|1|2|3|4|5|6|7|8|9</m:t>
          </m:r>
        </m:oMath>
      </m:oMathPara>
    </w:p>
    <w:p w14:paraId="37C68D8F" w14:textId="77777777" w:rsidR="009363FC" w:rsidRPr="00D867D3" w:rsidRDefault="009363FC" w:rsidP="009363FC">
      <w:pPr>
        <w:ind w:leftChars="200" w:left="420"/>
        <w:rPr>
          <w:rFonts w:ascii="宋体" w:eastAsia="宋体" w:hAnsi="宋体"/>
          <w:color w:val="000000" w:themeColor="text1"/>
          <w:sz w:val="22"/>
          <w:szCs w:val="24"/>
        </w:rPr>
      </w:pPr>
      <m:oMath>
        <m:r>
          <m:rPr>
            <m:sty m:val="bi"/>
          </m:rPr>
          <w:rPr>
            <w:rFonts w:ascii="Cambria Math" w:eastAsia="宋体" w:hAnsi="Cambria Math"/>
            <w:color w:val="000000" w:themeColor="text1"/>
            <w:sz w:val="24"/>
            <w:szCs w:val="24"/>
          </w:rPr>
          <m:t>G[N]</m:t>
        </m:r>
      </m:oMath>
      <w:r w:rsidRPr="00D867D3">
        <w:rPr>
          <w:rFonts w:ascii="楷体" w:eastAsia="楷体" w:hAnsi="楷体"/>
          <w:b/>
          <w:color w:val="000000" w:themeColor="text1"/>
          <w:sz w:val="24"/>
          <w:szCs w:val="24"/>
        </w:rPr>
        <w:t>的语言是什么?</w:t>
      </w:r>
    </w:p>
    <w:p w14:paraId="57316DE8" w14:textId="77777777" w:rsidR="009363FC" w:rsidRPr="00D418E6" w:rsidRDefault="009363FC" w:rsidP="009363FC">
      <w:pPr>
        <w:rPr>
          <w:rFonts w:ascii="楷体" w:eastAsia="楷体" w:hAnsi="楷体"/>
          <w:b/>
          <w:bCs/>
          <w:color w:val="C00000"/>
          <w:sz w:val="24"/>
          <w:szCs w:val="24"/>
        </w:rPr>
      </w:pPr>
      <w:r w:rsidRPr="00D418E6">
        <w:rPr>
          <w:rFonts w:ascii="楷体" w:eastAsia="楷体" w:hAnsi="楷体" w:hint="eastAsia"/>
          <w:b/>
          <w:bCs/>
          <w:color w:val="C00000"/>
          <w:sz w:val="24"/>
          <w:szCs w:val="24"/>
        </w:rPr>
        <w:t>答：</w:t>
      </w:r>
    </w:p>
    <w:p w14:paraId="1E5237A6" w14:textId="77777777" w:rsidR="009363FC" w:rsidRPr="00D867D3" w:rsidRDefault="00000000" w:rsidP="009363FC">
      <w:pPr>
        <w:rPr>
          <w:rFonts w:ascii="宋体" w:eastAsia="宋体" w:hAnsi="宋体"/>
          <w:color w:val="000000" w:themeColor="text1"/>
          <w:sz w:val="22"/>
          <w:szCs w:val="24"/>
        </w:rPr>
      </w:pPr>
      <m:oMath>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L</m:t>
            </m:r>
            <m:d>
              <m:dPr>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G</m:t>
                </m:r>
                <m:d>
                  <m:dPr>
                    <m:begChr m:val="["/>
                    <m:endChr m:val="]"/>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N</m:t>
                    </m:r>
                  </m:e>
                </m:d>
              </m:e>
            </m:d>
            <m:r>
              <m:rPr>
                <m:sty m:val="bi"/>
              </m:rPr>
              <w:rPr>
                <w:rFonts w:ascii="Cambria Math" w:eastAsia="宋体" w:hAnsi="Cambria Math"/>
                <w:color w:val="000000" w:themeColor="text1"/>
                <w:sz w:val="24"/>
                <w:szCs w:val="24"/>
              </w:rPr>
              <m:t>=V</m:t>
            </m:r>
          </m:e>
          <m:sup>
            <m:r>
              <m:rPr>
                <m:sty m:val="bi"/>
              </m:rPr>
              <w:rPr>
                <w:rFonts w:ascii="Cambria Math" w:eastAsia="宋体" w:hAnsi="Cambria Math"/>
                <w:color w:val="000000" w:themeColor="text1"/>
                <w:sz w:val="24"/>
                <w:szCs w:val="24"/>
              </w:rPr>
              <m:t>+</m:t>
            </m:r>
          </m:sup>
        </m:sSup>
      </m:oMath>
      <w:r w:rsidR="009363FC" w:rsidRPr="00D867D3">
        <w:rPr>
          <w:rFonts w:ascii="宋体" w:eastAsia="宋体" w:hAnsi="宋体"/>
          <w:b/>
          <w:bCs/>
          <w:color w:val="000000" w:themeColor="text1"/>
          <w:sz w:val="22"/>
          <w:szCs w:val="24"/>
        </w:rPr>
        <w:t>,</w:t>
      </w:r>
      <w:r w:rsidR="009363FC" w:rsidRPr="00D867D3">
        <w:rPr>
          <w:rFonts w:ascii="宋体" w:eastAsia="宋体" w:hAnsi="宋体" w:hint="eastAsia"/>
          <w:b/>
          <w:bCs/>
          <w:color w:val="000000" w:themeColor="text1"/>
          <w:sz w:val="22"/>
          <w:szCs w:val="24"/>
        </w:rPr>
        <w:t>其中</w:t>
      </w:r>
      <m:oMath>
        <m:r>
          <m:rPr>
            <m:sty m:val="bi"/>
          </m:rPr>
          <w:rPr>
            <w:rFonts w:ascii="Cambria Math" w:eastAsia="宋体" w:hAnsi="Cambria Math"/>
            <w:color w:val="000000" w:themeColor="text1"/>
            <w:sz w:val="24"/>
            <w:szCs w:val="24"/>
          </w:rPr>
          <m:t>V={0,1,2,3,4,5,6,7,8,9}</m:t>
        </m:r>
      </m:oMath>
      <w:r w:rsidR="009363FC" w:rsidRPr="00D867D3">
        <w:rPr>
          <w:rFonts w:ascii="宋体" w:eastAsia="宋体" w:hAnsi="宋体" w:hint="eastAsia"/>
          <w:b/>
          <w:bCs/>
          <w:color w:val="000000" w:themeColor="text1"/>
          <w:sz w:val="22"/>
          <w:szCs w:val="24"/>
        </w:rPr>
        <w:t>，</w:t>
      </w:r>
      <w:r w:rsidR="009363FC" w:rsidRPr="00D867D3">
        <w:rPr>
          <w:rFonts w:ascii="楷体" w:eastAsia="楷体" w:hAnsi="楷体"/>
          <w:b/>
          <w:bCs/>
          <w:color w:val="000000" w:themeColor="text1"/>
          <w:sz w:val="24"/>
          <w:szCs w:val="24"/>
        </w:rPr>
        <w:t>即长度大于等于</w:t>
      </w:r>
      <w:r w:rsidR="009363FC" w:rsidRPr="00D867D3">
        <w:rPr>
          <w:rFonts w:ascii="Cambria Math" w:eastAsia="宋体" w:hAnsi="Cambria Math"/>
          <w:b/>
          <w:i/>
          <w:color w:val="000000" w:themeColor="text1"/>
          <w:sz w:val="24"/>
          <w:szCs w:val="24"/>
        </w:rPr>
        <w:t>1</w:t>
      </w:r>
      <w:r w:rsidR="009363FC" w:rsidRPr="00D867D3">
        <w:rPr>
          <w:rFonts w:ascii="楷体" w:eastAsia="楷体" w:hAnsi="楷体"/>
          <w:b/>
          <w:bCs/>
          <w:color w:val="000000" w:themeColor="text1"/>
          <w:sz w:val="24"/>
          <w:szCs w:val="24"/>
        </w:rPr>
        <w:t>的数字串</w:t>
      </w:r>
    </w:p>
    <w:p w14:paraId="532D9107" w14:textId="77777777" w:rsidR="009363FC" w:rsidRPr="00D867D3" w:rsidRDefault="009363FC" w:rsidP="009363FC">
      <w:pPr>
        <w:rPr>
          <w:rFonts w:ascii="宋体" w:eastAsia="宋体" w:hAnsi="宋体"/>
          <w:color w:val="000000" w:themeColor="text1"/>
          <w:sz w:val="22"/>
          <w:szCs w:val="24"/>
        </w:rPr>
      </w:pPr>
    </w:p>
    <w:p w14:paraId="16219C74" w14:textId="77777777" w:rsidR="009363FC" w:rsidRPr="00D867D3" w:rsidRDefault="009363FC" w:rsidP="009363FC">
      <w:pPr>
        <w:rPr>
          <w:rFonts w:ascii="宋体" w:eastAsia="宋体" w:hAnsi="宋体"/>
          <w:b/>
          <w:color w:val="000000" w:themeColor="text1"/>
          <w:sz w:val="22"/>
          <w:szCs w:val="24"/>
        </w:rPr>
      </w:pPr>
      <w:r w:rsidRPr="00D867D3">
        <w:rPr>
          <w:rFonts w:ascii="Times New Roman" w:eastAsia="宋体" w:hAnsi="Times New Roman" w:cs="Times New Roman"/>
          <w:b/>
          <w:color w:val="000000" w:themeColor="text1"/>
          <w:sz w:val="24"/>
          <w:szCs w:val="24"/>
        </w:rPr>
        <w:t>3.</w:t>
      </w:r>
      <w:r w:rsidRPr="00D867D3">
        <w:rPr>
          <w:rFonts w:ascii="Times New Roman" w:eastAsia="楷体" w:hAnsi="Times New Roman" w:cs="Times New Roman"/>
          <w:b/>
          <w:color w:val="000000" w:themeColor="text1"/>
          <w:sz w:val="24"/>
          <w:szCs w:val="24"/>
        </w:rPr>
        <w:t xml:space="preserve"> </w:t>
      </w:r>
      <w:r w:rsidRPr="00D867D3">
        <w:rPr>
          <w:rFonts w:ascii="楷体" w:eastAsia="楷体" w:hAnsi="楷体"/>
          <w:b/>
          <w:color w:val="000000" w:themeColor="text1"/>
          <w:sz w:val="24"/>
          <w:szCs w:val="24"/>
        </w:rPr>
        <w:t>为只包含数字、加号和减号的表达式,例如</w:t>
      </w:r>
      <m:oMath>
        <m:r>
          <m:rPr>
            <m:sty m:val="bi"/>
          </m:rPr>
          <w:rPr>
            <w:rFonts w:ascii="Cambria Math" w:eastAsia="宋体" w:hAnsi="Cambria Math"/>
            <w:color w:val="000000" w:themeColor="text1"/>
            <w:sz w:val="24"/>
            <w:szCs w:val="24"/>
          </w:rPr>
          <m:t>9-2+5</m:t>
        </m:r>
      </m:oMath>
      <w:r w:rsidRPr="00D867D3">
        <w:rPr>
          <w:rFonts w:ascii="楷体" w:eastAsia="楷体" w:hAnsi="楷体"/>
          <w:b/>
          <w:color w:val="000000" w:themeColor="text1"/>
          <w:sz w:val="24"/>
          <w:szCs w:val="24"/>
        </w:rPr>
        <w:t>、</w:t>
      </w:r>
      <m:oMath>
        <m:r>
          <m:rPr>
            <m:sty m:val="bi"/>
          </m:rPr>
          <w:rPr>
            <w:rFonts w:ascii="Cambria Math" w:eastAsia="楷体" w:hAnsi="Cambria Math"/>
            <w:color w:val="000000" w:themeColor="text1"/>
            <w:sz w:val="24"/>
            <w:szCs w:val="24"/>
          </w:rPr>
          <m:t>3-1</m:t>
        </m:r>
      </m:oMath>
      <w:r w:rsidRPr="00D867D3">
        <w:rPr>
          <w:rFonts w:ascii="楷体" w:eastAsia="楷体" w:hAnsi="楷体"/>
          <w:b/>
          <w:color w:val="000000" w:themeColor="text1"/>
          <w:sz w:val="24"/>
          <w:szCs w:val="24"/>
        </w:rPr>
        <w:t>、</w:t>
      </w:r>
      <m:oMath>
        <m:r>
          <m:rPr>
            <m:sty m:val="bi"/>
          </m:rPr>
          <w:rPr>
            <w:rFonts w:ascii="Cambria Math" w:eastAsia="楷体" w:hAnsi="Cambria Math"/>
            <w:color w:val="000000" w:themeColor="text1"/>
            <w:sz w:val="24"/>
            <w:szCs w:val="24"/>
          </w:rPr>
          <m:t>7</m:t>
        </m:r>
      </m:oMath>
      <w:r w:rsidRPr="00D867D3">
        <w:rPr>
          <w:rFonts w:ascii="楷体" w:eastAsia="楷体" w:hAnsi="楷体"/>
          <w:b/>
          <w:color w:val="000000" w:themeColor="text1"/>
          <w:sz w:val="24"/>
          <w:szCs w:val="24"/>
        </w:rPr>
        <w:t>等构造一个文法</w:t>
      </w:r>
      <w:r w:rsidRPr="00D867D3">
        <w:rPr>
          <w:rFonts w:ascii="宋体" w:eastAsia="宋体" w:hAnsi="宋体"/>
          <w:b/>
          <w:color w:val="000000" w:themeColor="text1"/>
          <w:sz w:val="22"/>
          <w:szCs w:val="24"/>
        </w:rPr>
        <w:t>。</w:t>
      </w:r>
    </w:p>
    <w:p w14:paraId="227BB8A1" w14:textId="77777777" w:rsidR="009363FC" w:rsidRPr="00D418E6" w:rsidRDefault="009363FC" w:rsidP="009363FC">
      <w:pPr>
        <w:rPr>
          <w:rFonts w:ascii="楷体" w:eastAsia="楷体" w:hAnsi="楷体"/>
          <w:b/>
          <w:color w:val="C00000"/>
          <w:sz w:val="24"/>
          <w:szCs w:val="24"/>
        </w:rPr>
      </w:pPr>
      <w:r w:rsidRPr="00D418E6">
        <w:rPr>
          <w:rFonts w:ascii="楷体" w:eastAsia="楷体" w:hAnsi="楷体" w:hint="eastAsia"/>
          <w:b/>
          <w:color w:val="C00000"/>
          <w:sz w:val="24"/>
          <w:szCs w:val="24"/>
        </w:rPr>
        <w:t>答：</w:t>
      </w:r>
    </w:p>
    <w:p w14:paraId="7F66AB96" w14:textId="77777777" w:rsidR="009363FC" w:rsidRPr="00D867D3" w:rsidRDefault="009363FC" w:rsidP="009363FC">
      <w:pPr>
        <w:rPr>
          <w:rFonts w:ascii="宋体" w:eastAsia="宋体" w:hAnsi="宋体"/>
          <w:b/>
          <w:color w:val="000000" w:themeColor="text1"/>
          <w:sz w:val="22"/>
          <w:szCs w:val="24"/>
        </w:rPr>
      </w:pPr>
      <m:oMathPara>
        <m:oMathParaPr>
          <m:jc m:val="left"/>
        </m:oMathParaPr>
        <m:oMath>
          <m:r>
            <m:rPr>
              <m:sty m:val="bi"/>
            </m:rPr>
            <w:rPr>
              <w:rFonts w:ascii="Cambria Math" w:eastAsia="宋体" w:hAnsi="Cambria Math"/>
              <w:color w:val="000000" w:themeColor="text1"/>
              <w:sz w:val="24"/>
              <w:szCs w:val="24"/>
            </w:rPr>
            <m:t>G</m:t>
          </m:r>
          <m:d>
            <m:dPr>
              <m:begChr m:val="["/>
              <m:endChr m:val="]"/>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S</m:t>
              </m:r>
            </m:e>
          </m:d>
          <m:r>
            <m:rPr>
              <m:sty m:val="bi"/>
            </m:rPr>
            <w:rPr>
              <w:rFonts w:ascii="Cambria Math" w:eastAsia="宋体" w:hAnsi="Cambria Math"/>
              <w:color w:val="000000" w:themeColor="text1"/>
              <w:sz w:val="24"/>
              <w:szCs w:val="24"/>
            </w:rPr>
            <m:t>:S</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S+D</m:t>
          </m:r>
          <m:d>
            <m:dPr>
              <m:begChr m:val="|"/>
              <m:endChr m:val="|"/>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S-D</m:t>
              </m:r>
            </m:e>
          </m:d>
          <m:r>
            <m:rPr>
              <m:sty m:val="bi"/>
            </m:rPr>
            <w:rPr>
              <w:rFonts w:ascii="Cambria Math" w:eastAsia="宋体" w:hAnsi="Cambria Math"/>
              <w:color w:val="000000" w:themeColor="text1"/>
              <w:sz w:val="24"/>
              <w:szCs w:val="24"/>
            </w:rPr>
            <m:t>D</m:t>
          </m:r>
        </m:oMath>
      </m:oMathPara>
    </w:p>
    <w:p w14:paraId="20D1950D" w14:textId="77777777" w:rsidR="009363FC" w:rsidRPr="00D867D3" w:rsidRDefault="009363FC" w:rsidP="009363FC">
      <w:pPr>
        <w:rPr>
          <w:rFonts w:ascii="宋体" w:eastAsia="宋体" w:hAnsi="宋体"/>
          <w:b/>
          <w:color w:val="000000" w:themeColor="text1"/>
          <w:sz w:val="22"/>
          <w:szCs w:val="24"/>
        </w:rPr>
      </w:pPr>
      <m:oMathPara>
        <m:oMathParaPr>
          <m:jc m:val="left"/>
        </m:oMathParaPr>
        <m:oMath>
          <m:r>
            <m:rPr>
              <m:sty m:val="bi"/>
            </m:rPr>
            <w:rPr>
              <w:rFonts w:ascii="Cambria Math" w:eastAsia="宋体" w:hAnsi="Cambria Math"/>
              <w:color w:val="000000" w:themeColor="text1"/>
              <w:sz w:val="24"/>
              <w:szCs w:val="24"/>
            </w:rPr>
            <m:t>D</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0|1|2|3|4|5|6|7|8|9</m:t>
          </m:r>
        </m:oMath>
      </m:oMathPara>
    </w:p>
    <w:p w14:paraId="234FDB6E" w14:textId="77777777" w:rsidR="009363FC" w:rsidRPr="00D867D3" w:rsidRDefault="009363FC" w:rsidP="009363FC">
      <w:pPr>
        <w:rPr>
          <w:rFonts w:ascii="楷体" w:eastAsia="楷体" w:hAnsi="楷体"/>
          <w:b/>
          <w:color w:val="000000" w:themeColor="text1"/>
          <w:sz w:val="24"/>
          <w:szCs w:val="24"/>
        </w:rPr>
      </w:pPr>
      <w:r w:rsidRPr="00D867D3">
        <w:rPr>
          <w:rFonts w:ascii="楷体" w:eastAsia="楷体" w:hAnsi="楷体" w:hint="eastAsia"/>
          <w:b/>
          <w:color w:val="000000" w:themeColor="text1"/>
          <w:sz w:val="24"/>
          <w:szCs w:val="24"/>
        </w:rPr>
        <w:t>(注：表达同一语言的文法可能</w:t>
      </w:r>
      <w:proofErr w:type="gramStart"/>
      <w:r w:rsidRPr="00D867D3">
        <w:rPr>
          <w:rFonts w:ascii="楷体" w:eastAsia="楷体" w:hAnsi="楷体" w:hint="eastAsia"/>
          <w:b/>
          <w:color w:val="000000" w:themeColor="text1"/>
          <w:sz w:val="24"/>
          <w:szCs w:val="24"/>
        </w:rPr>
        <w:t>不</w:t>
      </w:r>
      <w:proofErr w:type="gramEnd"/>
      <w:r w:rsidRPr="00D867D3">
        <w:rPr>
          <w:rFonts w:ascii="楷体" w:eastAsia="楷体" w:hAnsi="楷体" w:hint="eastAsia"/>
          <w:b/>
          <w:color w:val="000000" w:themeColor="text1"/>
          <w:sz w:val="24"/>
          <w:szCs w:val="24"/>
        </w:rPr>
        <w:t>唯一)</w:t>
      </w:r>
    </w:p>
    <w:p w14:paraId="49A1DE48" w14:textId="77777777" w:rsidR="009363FC" w:rsidRPr="00D867D3" w:rsidRDefault="009363FC" w:rsidP="009363FC">
      <w:pPr>
        <w:rPr>
          <w:rFonts w:ascii="宋体" w:eastAsia="宋体" w:hAnsi="宋体"/>
          <w:color w:val="000000" w:themeColor="text1"/>
          <w:sz w:val="22"/>
          <w:szCs w:val="24"/>
        </w:rPr>
      </w:pPr>
    </w:p>
    <w:p w14:paraId="61D94965" w14:textId="031E27F3" w:rsidR="009363FC" w:rsidRPr="009363FC" w:rsidRDefault="009363FC" w:rsidP="009363FC">
      <w:pPr>
        <w:rPr>
          <w:rFonts w:ascii="宋体" w:eastAsia="宋体" w:hAnsi="宋体"/>
          <w:b/>
          <w:color w:val="000000" w:themeColor="text1"/>
          <w:sz w:val="22"/>
          <w:szCs w:val="24"/>
        </w:rPr>
      </w:pPr>
      <w:r>
        <w:rPr>
          <w:rFonts w:ascii="楷体" w:eastAsia="楷体" w:hAnsi="楷体" w:hint="eastAsia"/>
          <w:b/>
          <w:color w:val="000000" w:themeColor="text1"/>
          <w:sz w:val="24"/>
          <w:szCs w:val="24"/>
        </w:rPr>
        <w:t>5</w:t>
      </w:r>
      <w:r>
        <w:rPr>
          <w:rFonts w:ascii="楷体" w:eastAsia="楷体" w:hAnsi="楷体"/>
          <w:b/>
          <w:color w:val="000000" w:themeColor="text1"/>
          <w:sz w:val="24"/>
          <w:szCs w:val="24"/>
        </w:rPr>
        <w:t xml:space="preserve">. </w:t>
      </w:r>
      <w:r w:rsidRPr="009363FC">
        <w:rPr>
          <w:rFonts w:ascii="楷体" w:eastAsia="楷体" w:hAnsi="楷体"/>
          <w:b/>
          <w:color w:val="000000" w:themeColor="text1"/>
          <w:sz w:val="24"/>
          <w:szCs w:val="24"/>
        </w:rPr>
        <w:t>已知文法</w:t>
      </w:r>
      <m:oMath>
        <m:r>
          <m:rPr>
            <m:sty m:val="bi"/>
          </m:rPr>
          <w:rPr>
            <w:rFonts w:ascii="Cambria Math" w:eastAsia="宋体" w:hAnsi="Cambria Math"/>
            <w:color w:val="000000" w:themeColor="text1"/>
            <w:sz w:val="24"/>
            <w:szCs w:val="24"/>
          </w:rPr>
          <m:t>G[Z]</m:t>
        </m:r>
      </m:oMath>
      <w:r w:rsidRPr="009363FC">
        <w:rPr>
          <w:rFonts w:ascii="宋体" w:eastAsia="宋体" w:hAnsi="宋体" w:hint="eastAsia"/>
          <w:b/>
          <w:color w:val="000000" w:themeColor="text1"/>
          <w:sz w:val="22"/>
          <w:szCs w:val="24"/>
        </w:rPr>
        <w:t>：</w:t>
      </w:r>
    </w:p>
    <w:p w14:paraId="67E18E57" w14:textId="77777777" w:rsidR="009363FC" w:rsidRPr="00D867D3" w:rsidRDefault="009363FC" w:rsidP="009363FC">
      <w:pPr>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Z::=aZb</m:t>
          </m:r>
        </m:oMath>
      </m:oMathPara>
    </w:p>
    <w:p w14:paraId="531E99F6" w14:textId="67A6BE88" w:rsidR="009363FC" w:rsidRPr="00D867D3" w:rsidRDefault="009363FC" w:rsidP="009363FC">
      <w:pPr>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Z::=ab</m:t>
          </m:r>
        </m:oMath>
      </m:oMathPara>
    </w:p>
    <w:p w14:paraId="580563F5" w14:textId="77777777" w:rsidR="009363FC" w:rsidRPr="00D867D3" w:rsidRDefault="009363FC" w:rsidP="009363FC">
      <w:pPr>
        <w:rPr>
          <w:rFonts w:ascii="宋体" w:eastAsia="宋体" w:hAnsi="宋体"/>
          <w:color w:val="000000" w:themeColor="text1"/>
          <w:sz w:val="22"/>
          <w:szCs w:val="24"/>
        </w:rPr>
      </w:pPr>
      <w:r w:rsidRPr="00D867D3">
        <w:rPr>
          <w:rFonts w:ascii="楷体" w:eastAsia="楷体" w:hAnsi="楷体"/>
          <w:b/>
          <w:color w:val="000000" w:themeColor="text1"/>
          <w:sz w:val="24"/>
          <w:szCs w:val="24"/>
        </w:rPr>
        <w:t>写出</w:t>
      </w:r>
      <m:oMath>
        <m:r>
          <m:rPr>
            <m:sty m:val="bi"/>
          </m:rPr>
          <w:rPr>
            <w:rFonts w:ascii="Cambria Math" w:eastAsia="宋体" w:hAnsi="Cambria Math"/>
            <w:color w:val="000000" w:themeColor="text1"/>
            <w:sz w:val="24"/>
            <w:szCs w:val="24"/>
          </w:rPr>
          <m:t>L(G[Z])</m:t>
        </m:r>
      </m:oMath>
      <w:r w:rsidRPr="00D867D3">
        <w:rPr>
          <w:rFonts w:ascii="楷体" w:eastAsia="楷体" w:hAnsi="楷体"/>
          <w:b/>
          <w:color w:val="000000" w:themeColor="text1"/>
          <w:sz w:val="24"/>
          <w:szCs w:val="24"/>
        </w:rPr>
        <w:t>的全部元素</w:t>
      </w:r>
      <w:r w:rsidRPr="00D867D3">
        <w:rPr>
          <w:rFonts w:ascii="宋体" w:eastAsia="宋体" w:hAnsi="宋体"/>
          <w:b/>
          <w:color w:val="000000" w:themeColor="text1"/>
          <w:sz w:val="22"/>
          <w:szCs w:val="24"/>
        </w:rPr>
        <w:t>。</w:t>
      </w:r>
      <w:r w:rsidRPr="00D867D3">
        <w:rPr>
          <w:rFonts w:ascii="宋体" w:eastAsia="宋体" w:hAnsi="宋体"/>
          <w:color w:val="000000" w:themeColor="text1"/>
          <w:sz w:val="22"/>
          <w:szCs w:val="24"/>
        </w:rPr>
        <w:t xml:space="preserve"> </w:t>
      </w:r>
    </w:p>
    <w:p w14:paraId="61D895ED" w14:textId="77777777" w:rsidR="009363FC" w:rsidRPr="00D418E6" w:rsidRDefault="009363FC" w:rsidP="009363FC">
      <w:pPr>
        <w:rPr>
          <w:rFonts w:ascii="楷体" w:eastAsia="楷体" w:hAnsi="楷体"/>
          <w:b/>
          <w:bCs/>
          <w:color w:val="C00000"/>
          <w:sz w:val="24"/>
          <w:szCs w:val="24"/>
        </w:rPr>
      </w:pPr>
      <w:r w:rsidRPr="00D418E6">
        <w:rPr>
          <w:rFonts w:ascii="楷体" w:eastAsia="楷体" w:hAnsi="楷体" w:hint="eastAsia"/>
          <w:b/>
          <w:bCs/>
          <w:color w:val="C00000"/>
          <w:sz w:val="24"/>
          <w:szCs w:val="24"/>
        </w:rPr>
        <w:t>答：</w:t>
      </w:r>
    </w:p>
    <w:p w14:paraId="4CFCA2D4" w14:textId="77777777" w:rsidR="009363FC" w:rsidRPr="00D867D3" w:rsidRDefault="009363FC" w:rsidP="009363FC">
      <w:pPr>
        <w:rPr>
          <w:rFonts w:ascii="宋体" w:eastAsia="宋体" w:hAnsi="宋体"/>
          <w:b/>
          <w:color w:val="000000" w:themeColor="text1"/>
          <w:sz w:val="22"/>
          <w:szCs w:val="24"/>
        </w:rPr>
      </w:pPr>
      <m:oMathPara>
        <m:oMathParaPr>
          <m:jc m:val="left"/>
        </m:oMathParaPr>
        <m:oMath>
          <m:r>
            <m:rPr>
              <m:sty m:val="bi"/>
            </m:rPr>
            <w:rPr>
              <w:rFonts w:ascii="Cambria Math" w:eastAsia="宋体" w:hAnsi="Cambria Math"/>
              <w:color w:val="000000" w:themeColor="text1"/>
              <w:sz w:val="24"/>
              <w:szCs w:val="24"/>
            </w:rPr>
            <m:t>L</m:t>
          </m:r>
          <m:d>
            <m:dPr>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G</m:t>
              </m:r>
              <m:d>
                <m:dPr>
                  <m:begChr m:val="["/>
                  <m:endChr m:val="]"/>
                  <m:ctrlPr>
                    <w:rPr>
                      <w:rFonts w:ascii="Cambria Math" w:eastAsia="宋体" w:hAnsi="Cambria Math"/>
                      <w:b/>
                      <w:i/>
                      <w:color w:val="000000" w:themeColor="text1"/>
                      <w:sz w:val="24"/>
                      <w:szCs w:val="24"/>
                    </w:rPr>
                  </m:ctrlPr>
                </m:dPr>
                <m:e>
                  <m:r>
                    <m:rPr>
                      <m:sty m:val="bi"/>
                    </m:rPr>
                    <w:rPr>
                      <w:rFonts w:ascii="Cambria Math" w:eastAsia="宋体" w:hAnsi="Cambria Math"/>
                      <w:color w:val="000000" w:themeColor="text1"/>
                      <w:sz w:val="24"/>
                      <w:szCs w:val="24"/>
                    </w:rPr>
                    <m:t>Z</m:t>
                  </m:r>
                </m:e>
              </m:d>
            </m:e>
          </m:d>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n</m:t>
              </m:r>
            </m:sup>
          </m:sSup>
          <m:r>
            <m:rPr>
              <m:sty m:val="bi"/>
            </m:rPr>
            <w:rPr>
              <w:rFonts w:ascii="Cambria Math" w:eastAsia="宋体" w:hAnsi="Cambria Math"/>
              <w:color w:val="000000" w:themeColor="text1"/>
              <w:sz w:val="24"/>
              <w:szCs w:val="24"/>
            </w:rPr>
            <m:t>|n</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1}</m:t>
          </m:r>
        </m:oMath>
      </m:oMathPara>
    </w:p>
    <w:p w14:paraId="12FF70EA" w14:textId="77777777" w:rsidR="009363FC" w:rsidRPr="00D867D3" w:rsidRDefault="009363FC" w:rsidP="009363FC">
      <w:pPr>
        <w:rPr>
          <w:rFonts w:ascii="宋体" w:eastAsia="宋体" w:hAnsi="宋体"/>
          <w:color w:val="000000" w:themeColor="text1"/>
          <w:sz w:val="22"/>
          <w:szCs w:val="24"/>
        </w:rPr>
      </w:pPr>
    </w:p>
    <w:p w14:paraId="6C9B88F0" w14:textId="77777777" w:rsidR="009363FC" w:rsidRPr="00D867D3" w:rsidRDefault="009363FC" w:rsidP="009363FC">
      <w:pPr>
        <w:rPr>
          <w:rFonts w:ascii="宋体" w:eastAsia="宋体" w:hAnsi="宋体"/>
          <w:b/>
          <w:color w:val="000000" w:themeColor="text1"/>
          <w:sz w:val="22"/>
          <w:szCs w:val="24"/>
        </w:rPr>
      </w:pPr>
      <w:r w:rsidRPr="00D867D3">
        <w:rPr>
          <w:rFonts w:ascii="Times New Roman" w:eastAsia="宋体" w:hAnsi="Times New Roman" w:cs="Times New Roman"/>
          <w:b/>
          <w:color w:val="000000" w:themeColor="text1"/>
          <w:sz w:val="24"/>
          <w:szCs w:val="24"/>
        </w:rPr>
        <w:t>8.</w:t>
      </w:r>
      <w:r w:rsidRPr="00D867D3">
        <w:rPr>
          <w:rFonts w:ascii="宋体" w:eastAsia="宋体" w:hAnsi="宋体"/>
          <w:b/>
          <w:color w:val="000000" w:themeColor="text1"/>
          <w:sz w:val="22"/>
          <w:szCs w:val="24"/>
        </w:rPr>
        <w:t xml:space="preserve"> </w:t>
      </w:r>
      <w:r w:rsidRPr="00D867D3">
        <w:rPr>
          <w:rFonts w:ascii="楷体" w:eastAsia="楷体" w:hAnsi="楷体"/>
          <w:b/>
          <w:color w:val="000000" w:themeColor="text1"/>
          <w:sz w:val="24"/>
          <w:szCs w:val="24"/>
        </w:rPr>
        <w:t>考虑下面的上下文无关文法:</w:t>
      </w:r>
    </w:p>
    <w:p w14:paraId="25E1476A" w14:textId="77777777" w:rsidR="009363FC" w:rsidRPr="00D867D3" w:rsidRDefault="009363FC" w:rsidP="009363FC">
      <w:pPr>
        <w:rPr>
          <w:rFonts w:ascii="宋体" w:eastAsia="宋体" w:hAnsi="宋体"/>
          <w:b/>
          <w:color w:val="000000" w:themeColor="text1"/>
          <w:sz w:val="22"/>
          <w:szCs w:val="24"/>
        </w:rPr>
      </w:pPr>
      <m:oMathPara>
        <m:oMathParaPr>
          <m:jc m:val="left"/>
        </m:oMathParaPr>
        <m:oMath>
          <m:r>
            <m:rPr>
              <m:sty m:val="bi"/>
            </m:rPr>
            <w:rPr>
              <w:rFonts w:ascii="Cambria Math" w:eastAsia="宋体" w:hAnsi="Cambria Math"/>
              <w:color w:val="000000" w:themeColor="text1"/>
              <w:sz w:val="24"/>
              <w:szCs w:val="24"/>
            </w:rPr>
            <m:t>S→SS*|SS+|a</m:t>
          </m:r>
        </m:oMath>
      </m:oMathPara>
    </w:p>
    <w:p w14:paraId="4E7D7A75" w14:textId="77777777" w:rsidR="009363FC" w:rsidRPr="00D867D3" w:rsidRDefault="009363FC" w:rsidP="009363FC">
      <w:pPr>
        <w:rPr>
          <w:rFonts w:ascii="宋体" w:eastAsia="宋体" w:hAnsi="宋体"/>
          <w:b/>
          <w:color w:val="000000" w:themeColor="text1"/>
          <w:sz w:val="22"/>
          <w:szCs w:val="24"/>
        </w:rPr>
      </w:pPr>
      <w:r w:rsidRPr="00D867D3">
        <w:rPr>
          <w:rFonts w:ascii="Times New Roman" w:eastAsia="宋体" w:hAnsi="Times New Roman" w:cs="Times New Roman"/>
          <w:b/>
          <w:color w:val="000000" w:themeColor="text1"/>
          <w:sz w:val="24"/>
          <w:szCs w:val="24"/>
        </w:rPr>
        <w:t>(1)</w:t>
      </w:r>
      <w:r w:rsidRPr="00D867D3">
        <w:rPr>
          <w:rFonts w:ascii="楷体" w:eastAsia="楷体" w:hAnsi="楷体"/>
          <w:b/>
          <w:color w:val="000000" w:themeColor="text1"/>
          <w:sz w:val="24"/>
          <w:szCs w:val="24"/>
        </w:rPr>
        <w:t>表明通过此文法如何生成串</w:t>
      </w:r>
      <m:oMath>
        <m:r>
          <m:rPr>
            <m:sty m:val="bi"/>
          </m:rPr>
          <w:rPr>
            <w:rFonts w:ascii="Cambria Math" w:eastAsia="宋体" w:hAnsi="Cambria Math"/>
            <w:color w:val="000000" w:themeColor="text1"/>
            <w:sz w:val="24"/>
            <w:szCs w:val="24"/>
          </w:rPr>
          <m:t>aa+a*</m:t>
        </m:r>
      </m:oMath>
      <w:r w:rsidRPr="00D867D3">
        <w:rPr>
          <w:rFonts w:ascii="楷体" w:eastAsia="楷体" w:hAnsi="楷体"/>
          <w:b/>
          <w:color w:val="000000" w:themeColor="text1"/>
          <w:sz w:val="22"/>
          <w:szCs w:val="24"/>
        </w:rPr>
        <w:t>,并为该串构造语法树。</w:t>
      </w:r>
    </w:p>
    <w:p w14:paraId="3ECFC940" w14:textId="77777777" w:rsidR="009363FC" w:rsidRPr="00D867D3" w:rsidRDefault="009363FC" w:rsidP="009363FC">
      <w:pPr>
        <w:rPr>
          <w:rFonts w:ascii="楷体" w:eastAsia="楷体" w:hAnsi="楷体"/>
          <w:color w:val="000000" w:themeColor="text1"/>
          <w:sz w:val="22"/>
          <w:szCs w:val="24"/>
        </w:rPr>
      </w:pPr>
      <w:r w:rsidRPr="00D867D3">
        <w:rPr>
          <w:rFonts w:ascii="Times New Roman" w:eastAsia="宋体" w:hAnsi="Times New Roman" w:cs="Times New Roman"/>
          <w:b/>
          <w:color w:val="000000" w:themeColor="text1"/>
          <w:sz w:val="24"/>
          <w:szCs w:val="24"/>
        </w:rPr>
        <w:t>(2)</w:t>
      </w:r>
      <w:r w:rsidRPr="00D752E8">
        <w:rPr>
          <w:rFonts w:ascii="楷体" w:eastAsia="楷体" w:hAnsi="楷体"/>
          <w:b/>
          <w:color w:val="000000" w:themeColor="text1"/>
          <w:sz w:val="24"/>
          <w:szCs w:val="24"/>
        </w:rPr>
        <w:t>该文法生成的语言是什么?</w:t>
      </w:r>
    </w:p>
    <w:p w14:paraId="4468618F" w14:textId="77777777" w:rsidR="009363FC" w:rsidRPr="00D867D3" w:rsidRDefault="009363FC" w:rsidP="009363FC">
      <w:pPr>
        <w:rPr>
          <w:rFonts w:ascii="宋体" w:eastAsia="宋体" w:hAnsi="宋体"/>
          <w:color w:val="000000" w:themeColor="text1"/>
          <w:sz w:val="22"/>
          <w:szCs w:val="24"/>
        </w:rPr>
      </w:pPr>
      <w:r w:rsidRPr="00D418E6">
        <w:rPr>
          <w:rFonts w:ascii="楷体" w:eastAsia="楷体" w:hAnsi="楷体" w:hint="eastAsia"/>
          <w:b/>
          <w:bCs/>
          <w:color w:val="C00000"/>
          <w:sz w:val="24"/>
          <w:szCs w:val="24"/>
        </w:rPr>
        <w:t>答：</w:t>
      </w:r>
      <w:r w:rsidRPr="00D752E8">
        <w:rPr>
          <w:rFonts w:ascii="Times New Roman" w:eastAsia="楷体" w:hAnsi="Times New Roman" w:cs="Times New Roman"/>
          <w:b/>
          <w:bCs/>
          <w:color w:val="000000" w:themeColor="text1"/>
          <w:sz w:val="24"/>
          <w:szCs w:val="24"/>
        </w:rPr>
        <w:t>(1)</w:t>
      </w:r>
      <w:r w:rsidRPr="00D867D3">
        <w:rPr>
          <w:rFonts w:ascii="楷体" w:eastAsia="楷体" w:hAnsi="楷体"/>
          <w:b/>
          <w:bCs/>
          <w:color w:val="000000" w:themeColor="text1"/>
          <w:sz w:val="24"/>
          <w:szCs w:val="24"/>
        </w:rPr>
        <w:t>推导</w:t>
      </w:r>
      <w:r w:rsidRPr="00D867D3">
        <w:rPr>
          <w:rFonts w:ascii="楷体" w:eastAsia="楷体" w:hAnsi="楷体" w:hint="eastAsia"/>
          <w:b/>
          <w:bCs/>
          <w:color w:val="000000" w:themeColor="text1"/>
          <w:sz w:val="24"/>
          <w:szCs w:val="24"/>
        </w:rPr>
        <w:t>：</w:t>
      </w:r>
      <m:oMath>
        <m:r>
          <m:rPr>
            <m:sty m:val="bi"/>
          </m:rPr>
          <w:rPr>
            <w:rFonts w:ascii="Cambria Math" w:eastAsia="宋体" w:hAnsi="Cambria Math"/>
            <w:color w:val="000000" w:themeColor="text1"/>
            <w:sz w:val="24"/>
            <w:szCs w:val="24"/>
          </w:rPr>
          <m:t>S=&gt;SS*=&gt;Sa*=&gt;SS+a*=&gt;Sa+a*=&gt;aa+a*</m:t>
        </m:r>
      </m:oMath>
    </w:p>
    <w:p w14:paraId="73738576" w14:textId="77777777" w:rsidR="009363FC" w:rsidRPr="00D867D3" w:rsidRDefault="009363FC" w:rsidP="009363FC">
      <w:pPr>
        <w:rPr>
          <w:rFonts w:ascii="楷体" w:eastAsia="楷体" w:hAnsi="楷体"/>
          <w:b/>
          <w:bCs/>
          <w:color w:val="000000" w:themeColor="text1"/>
          <w:sz w:val="24"/>
          <w:szCs w:val="24"/>
        </w:rPr>
      </w:pPr>
      <w:r w:rsidRPr="00D867D3">
        <w:rPr>
          <w:rFonts w:ascii="楷体" w:eastAsia="楷体" w:hAnsi="楷体" w:hint="eastAsia"/>
          <w:b/>
          <w:bCs/>
          <w:color w:val="000000" w:themeColor="text1"/>
          <w:sz w:val="24"/>
          <w:szCs w:val="24"/>
        </w:rPr>
        <w:t>语法</w:t>
      </w:r>
      <w:proofErr w:type="gramStart"/>
      <w:r w:rsidRPr="00D867D3">
        <w:rPr>
          <w:rFonts w:ascii="楷体" w:eastAsia="楷体" w:hAnsi="楷体" w:hint="eastAsia"/>
          <w:b/>
          <w:bCs/>
          <w:color w:val="000000" w:themeColor="text1"/>
          <w:sz w:val="24"/>
          <w:szCs w:val="24"/>
        </w:rPr>
        <w:t>树如下</w:t>
      </w:r>
      <w:proofErr w:type="gramEnd"/>
      <w:r w:rsidRPr="00D867D3">
        <w:rPr>
          <w:rFonts w:ascii="楷体" w:eastAsia="楷体" w:hAnsi="楷体" w:hint="eastAsia"/>
          <w:b/>
          <w:bCs/>
          <w:color w:val="000000" w:themeColor="text1"/>
          <w:sz w:val="24"/>
          <w:szCs w:val="24"/>
        </w:rPr>
        <w:t>图所示：</w:t>
      </w:r>
    </w:p>
    <w:p w14:paraId="31D3E9E4" w14:textId="77777777" w:rsidR="009363FC" w:rsidRPr="00D867D3" w:rsidRDefault="009363FC" w:rsidP="009363FC">
      <w:pPr>
        <w:rPr>
          <w:rFonts w:ascii="宋体" w:eastAsia="宋体" w:hAnsi="宋体"/>
          <w:color w:val="000000" w:themeColor="text1"/>
          <w:sz w:val="22"/>
          <w:szCs w:val="24"/>
        </w:rPr>
      </w:pPr>
      <w:r w:rsidRPr="00D867D3">
        <w:rPr>
          <w:rFonts w:ascii="宋体" w:eastAsia="宋体" w:hAnsi="宋体"/>
          <w:noProof/>
          <w:color w:val="000000" w:themeColor="text1"/>
          <w:sz w:val="22"/>
          <w:szCs w:val="24"/>
        </w:rPr>
        <w:lastRenderedPageBreak/>
        <w:drawing>
          <wp:inline distT="0" distB="0" distL="0" distR="0" wp14:anchorId="6EA14B57" wp14:editId="3CD443A3">
            <wp:extent cx="1798420" cy="126386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420" cy="1263866"/>
                    </a:xfrm>
                    <a:prstGeom prst="rect">
                      <a:avLst/>
                    </a:prstGeom>
                  </pic:spPr>
                </pic:pic>
              </a:graphicData>
            </a:graphic>
          </wp:inline>
        </w:drawing>
      </w:r>
    </w:p>
    <w:p w14:paraId="29C0AA91" w14:textId="77777777" w:rsidR="009363FC" w:rsidRPr="00D867D3" w:rsidRDefault="009363FC" w:rsidP="009363FC">
      <w:pPr>
        <w:rPr>
          <w:rFonts w:ascii="宋体" w:eastAsia="宋体" w:hAnsi="宋体"/>
          <w:color w:val="000000" w:themeColor="text1"/>
          <w:sz w:val="22"/>
          <w:szCs w:val="24"/>
        </w:rPr>
      </w:pPr>
      <w:r w:rsidRPr="00D752E8">
        <w:rPr>
          <w:rFonts w:ascii="Times New Roman" w:eastAsia="楷体" w:hAnsi="Times New Roman" w:cs="Times New Roman"/>
          <w:b/>
          <w:bCs/>
          <w:color w:val="000000" w:themeColor="text1"/>
          <w:sz w:val="24"/>
          <w:szCs w:val="24"/>
        </w:rPr>
        <w:t>(2)</w:t>
      </w:r>
      <w:r w:rsidRPr="00D867D3">
        <w:rPr>
          <w:rFonts w:ascii="楷体" w:eastAsia="楷体" w:hAnsi="楷体"/>
          <w:b/>
          <w:bCs/>
          <w:color w:val="000000" w:themeColor="text1"/>
          <w:sz w:val="24"/>
          <w:szCs w:val="24"/>
        </w:rPr>
        <w:t>该文法生成的语言是符号</w:t>
      </w:r>
      <m:oMath>
        <m:r>
          <w:rPr>
            <w:rFonts w:ascii="Cambria Math" w:eastAsia="宋体" w:hAnsi="Cambria Math"/>
            <w:color w:val="000000" w:themeColor="text1"/>
            <w:sz w:val="24"/>
            <w:szCs w:val="24"/>
          </w:rPr>
          <m:t>a</m:t>
        </m:r>
      </m:oMath>
      <w:r w:rsidRPr="00D867D3">
        <w:rPr>
          <w:rFonts w:ascii="楷体" w:eastAsia="楷体" w:hAnsi="楷体"/>
          <w:b/>
          <w:bCs/>
          <w:color w:val="000000" w:themeColor="text1"/>
          <w:sz w:val="24"/>
          <w:szCs w:val="24"/>
        </w:rPr>
        <w:t>的</w:t>
      </w:r>
      <m:oMath>
        <m:r>
          <w:rPr>
            <w:rFonts w:ascii="Cambria Math" w:eastAsia="宋体" w:hAnsi="Cambria Math"/>
            <w:color w:val="000000" w:themeColor="text1"/>
            <w:sz w:val="24"/>
            <w:szCs w:val="24"/>
          </w:rPr>
          <m:t>*</m:t>
        </m:r>
      </m:oMath>
      <w:r w:rsidRPr="00D867D3">
        <w:rPr>
          <w:rFonts w:ascii="楷体" w:eastAsia="楷体" w:hAnsi="楷体" w:hint="eastAsia"/>
          <w:b/>
          <w:bCs/>
          <w:color w:val="000000" w:themeColor="text1"/>
          <w:sz w:val="24"/>
          <w:szCs w:val="24"/>
        </w:rPr>
        <w:t>和</w:t>
      </w:r>
      <m:oMath>
        <m:r>
          <w:rPr>
            <w:rFonts w:ascii="Cambria Math" w:eastAsia="宋体" w:hAnsi="Cambria Math"/>
            <w:color w:val="000000" w:themeColor="text1"/>
            <w:sz w:val="24"/>
            <w:szCs w:val="24"/>
          </w:rPr>
          <m:t>+</m:t>
        </m:r>
      </m:oMath>
      <w:r w:rsidRPr="00D867D3">
        <w:rPr>
          <w:rFonts w:ascii="楷体" w:eastAsia="楷体" w:hAnsi="楷体" w:hint="eastAsia"/>
          <w:b/>
          <w:bCs/>
          <w:color w:val="000000" w:themeColor="text1"/>
          <w:sz w:val="24"/>
          <w:szCs w:val="24"/>
        </w:rPr>
        <w:t>运算的后缀表达式。</w:t>
      </w:r>
    </w:p>
    <w:p w14:paraId="5F5C553D" w14:textId="77777777" w:rsidR="009363FC" w:rsidRPr="00D867D3" w:rsidRDefault="009363FC" w:rsidP="009363FC">
      <w:pPr>
        <w:rPr>
          <w:rFonts w:ascii="宋体" w:eastAsia="宋体" w:hAnsi="宋体"/>
          <w:b/>
          <w:color w:val="000000" w:themeColor="text1"/>
          <w:sz w:val="22"/>
          <w:szCs w:val="24"/>
        </w:rPr>
      </w:pPr>
    </w:p>
    <w:p w14:paraId="743EF9D2" w14:textId="77777777" w:rsidR="009363FC" w:rsidRPr="00D867D3" w:rsidRDefault="009363FC" w:rsidP="009363FC">
      <w:pPr>
        <w:rPr>
          <w:rFonts w:ascii="宋体" w:eastAsia="宋体" w:hAnsi="宋体"/>
          <w:b/>
          <w:color w:val="000000" w:themeColor="text1"/>
          <w:sz w:val="22"/>
          <w:szCs w:val="24"/>
        </w:rPr>
      </w:pPr>
      <w:r w:rsidRPr="00D867D3">
        <w:rPr>
          <w:rFonts w:ascii="Times New Roman" w:eastAsia="宋体" w:hAnsi="Times New Roman" w:cs="Times New Roman"/>
          <w:b/>
          <w:color w:val="000000" w:themeColor="text1"/>
          <w:sz w:val="24"/>
          <w:szCs w:val="24"/>
        </w:rPr>
        <w:t xml:space="preserve">9. </w:t>
      </w:r>
      <w:r w:rsidRPr="00D867D3">
        <w:rPr>
          <w:rFonts w:ascii="楷体" w:eastAsia="楷体" w:hAnsi="楷体"/>
          <w:b/>
          <w:color w:val="000000" w:themeColor="text1"/>
          <w:sz w:val="24"/>
          <w:szCs w:val="24"/>
        </w:rPr>
        <w:t>已知文法</w:t>
      </w:r>
      <m:oMath>
        <m:r>
          <m:rPr>
            <m:sty m:val="bi"/>
          </m:rPr>
          <w:rPr>
            <w:rFonts w:ascii="Cambria Math" w:eastAsia="宋体" w:hAnsi="Cambria Math"/>
            <w:color w:val="000000" w:themeColor="text1"/>
            <w:sz w:val="24"/>
            <w:szCs w:val="24"/>
          </w:rPr>
          <m:t>S</m:t>
        </m:r>
        <m:r>
          <w:rPr>
            <w:rFonts w:ascii="Cambria Math" w:eastAsia="宋体" w:hAnsi="Cambria Math"/>
            <w:color w:val="000000" w:themeColor="text1"/>
            <w:sz w:val="24"/>
            <w:szCs w:val="24"/>
          </w:rPr>
          <m:t>→</m:t>
        </m:r>
        <m:r>
          <m:rPr>
            <m:sty m:val="bi"/>
          </m:rPr>
          <w:rPr>
            <w:rFonts w:ascii="Cambria Math" w:eastAsia="宋体" w:hAnsi="Cambria Math"/>
            <w:color w:val="000000" w:themeColor="text1"/>
            <w:sz w:val="24"/>
            <w:szCs w:val="24"/>
          </w:rPr>
          <m:t>S</m:t>
        </m:r>
        <m:r>
          <w:rPr>
            <w:rFonts w:ascii="Cambria Math" w:eastAsia="宋体" w:hAnsi="Cambria Math"/>
            <w:color w:val="000000" w:themeColor="text1"/>
            <w:sz w:val="24"/>
            <w:szCs w:val="24"/>
          </w:rPr>
          <m:t>(</m:t>
        </m:r>
        <m:r>
          <m:rPr>
            <m:sty m:val="bi"/>
          </m:rPr>
          <w:rPr>
            <w:rFonts w:ascii="Cambria Math" w:eastAsia="宋体" w:hAnsi="Cambria Math"/>
            <w:color w:val="000000" w:themeColor="text1"/>
            <w:sz w:val="24"/>
            <w:szCs w:val="24"/>
          </w:rPr>
          <m:t>S</m:t>
        </m:r>
        <m:r>
          <w:rPr>
            <w:rFonts w:ascii="Cambria Math" w:eastAsia="宋体" w:hAnsi="Cambria Math"/>
            <w:color w:val="000000" w:themeColor="text1"/>
            <w:sz w:val="24"/>
            <w:szCs w:val="24"/>
          </w:rPr>
          <m:t>)</m:t>
        </m:r>
        <m:r>
          <m:rPr>
            <m:sty m:val="bi"/>
          </m:rPr>
          <w:rPr>
            <w:rFonts w:ascii="Cambria Math" w:eastAsia="宋体" w:hAnsi="Cambria Math"/>
            <w:color w:val="000000" w:themeColor="text1"/>
            <w:sz w:val="24"/>
            <w:szCs w:val="24"/>
          </w:rPr>
          <m:t>S</m:t>
        </m:r>
        <m: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ε</m:t>
        </m:r>
      </m:oMath>
      <w:r w:rsidRPr="00D867D3">
        <w:rPr>
          <w:rFonts w:ascii="宋体" w:eastAsia="宋体" w:hAnsi="宋体" w:hint="eastAsia"/>
          <w:b/>
          <w:color w:val="000000" w:themeColor="text1"/>
          <w:sz w:val="22"/>
          <w:szCs w:val="24"/>
        </w:rPr>
        <w:t>。</w:t>
      </w:r>
    </w:p>
    <w:p w14:paraId="2F02E660" w14:textId="77777777" w:rsidR="009363FC" w:rsidRPr="00D867D3" w:rsidRDefault="009363FC" w:rsidP="009363FC">
      <w:pPr>
        <w:ind w:firstLine="220"/>
        <w:rPr>
          <w:rFonts w:ascii="楷体" w:eastAsia="楷体" w:hAnsi="楷体"/>
          <w:b/>
          <w:color w:val="000000" w:themeColor="text1"/>
          <w:sz w:val="24"/>
          <w:szCs w:val="24"/>
        </w:rPr>
      </w:pPr>
      <w:r w:rsidRPr="00D752E8">
        <w:rPr>
          <w:rFonts w:ascii="Times New Roman" w:eastAsia="宋体" w:hAnsi="Times New Roman" w:cs="Times New Roman"/>
          <w:b/>
          <w:color w:val="000000" w:themeColor="text1"/>
          <w:sz w:val="24"/>
          <w:szCs w:val="24"/>
        </w:rPr>
        <w:t>(</w:t>
      </w:r>
      <w:r w:rsidRPr="00D752E8">
        <w:rPr>
          <w:rFonts w:ascii="Times New Roman" w:eastAsia="楷体" w:hAnsi="Times New Roman" w:cs="Times New Roman"/>
          <w:b/>
          <w:color w:val="000000" w:themeColor="text1"/>
          <w:sz w:val="24"/>
          <w:szCs w:val="24"/>
        </w:rPr>
        <w:t>1)</w:t>
      </w:r>
      <w:r w:rsidRPr="00D867D3">
        <w:rPr>
          <w:rFonts w:ascii="楷体" w:eastAsia="楷体" w:hAnsi="楷体"/>
          <w:b/>
          <w:color w:val="000000" w:themeColor="text1"/>
          <w:sz w:val="24"/>
          <w:szCs w:val="24"/>
        </w:rPr>
        <w:t>该文法生成的语言是什么?</w:t>
      </w:r>
    </w:p>
    <w:p w14:paraId="1D4CB8BC" w14:textId="77777777" w:rsidR="009363FC" w:rsidRPr="00D867D3" w:rsidRDefault="009363FC" w:rsidP="009363FC">
      <w:pPr>
        <w:ind w:firstLineChars="100" w:firstLine="241"/>
        <w:rPr>
          <w:rFonts w:ascii="楷体" w:eastAsia="楷体" w:hAnsi="楷体"/>
          <w:color w:val="000000" w:themeColor="text1"/>
          <w:sz w:val="24"/>
          <w:szCs w:val="24"/>
        </w:rPr>
      </w:pPr>
      <w:r w:rsidRPr="00D752E8">
        <w:rPr>
          <w:rFonts w:ascii="Times New Roman" w:eastAsia="宋体" w:hAnsi="Times New Roman" w:cs="Times New Roman"/>
          <w:b/>
          <w:color w:val="000000" w:themeColor="text1"/>
          <w:sz w:val="24"/>
          <w:szCs w:val="24"/>
        </w:rPr>
        <w:t>(2)</w:t>
      </w:r>
      <w:r w:rsidRPr="00D867D3">
        <w:rPr>
          <w:rFonts w:ascii="楷体" w:eastAsia="楷体" w:hAnsi="楷体"/>
          <w:b/>
          <w:color w:val="000000" w:themeColor="text1"/>
          <w:sz w:val="24"/>
          <w:szCs w:val="24"/>
        </w:rPr>
        <w:t>该文法是二义的吗?说明理由。</w:t>
      </w:r>
    </w:p>
    <w:p w14:paraId="2357BF31" w14:textId="77777777" w:rsidR="009363FC" w:rsidRPr="00D418E6" w:rsidRDefault="009363FC" w:rsidP="009363FC">
      <w:pPr>
        <w:rPr>
          <w:rFonts w:ascii="楷体" w:eastAsia="楷体" w:hAnsi="楷体"/>
          <w:b/>
          <w:bCs/>
          <w:color w:val="C00000"/>
          <w:sz w:val="24"/>
          <w:szCs w:val="24"/>
        </w:rPr>
      </w:pPr>
      <w:r w:rsidRPr="00D418E6">
        <w:rPr>
          <w:rFonts w:ascii="楷体" w:eastAsia="楷体" w:hAnsi="楷体" w:hint="eastAsia"/>
          <w:b/>
          <w:bCs/>
          <w:color w:val="C00000"/>
          <w:sz w:val="24"/>
          <w:szCs w:val="24"/>
        </w:rPr>
        <w:t>答：</w:t>
      </w:r>
    </w:p>
    <w:p w14:paraId="784E8BCC" w14:textId="77777777" w:rsidR="009363FC" w:rsidRPr="00D867D3" w:rsidRDefault="009363FC" w:rsidP="009363FC">
      <w:pPr>
        <w:rPr>
          <w:rFonts w:ascii="楷体" w:eastAsia="楷体" w:hAnsi="楷体"/>
          <w:b/>
          <w:bCs/>
          <w:color w:val="000000" w:themeColor="text1"/>
          <w:sz w:val="24"/>
          <w:szCs w:val="24"/>
        </w:rPr>
      </w:pPr>
      <w:r w:rsidRPr="00D752E8">
        <w:rPr>
          <w:rFonts w:ascii="Times New Roman" w:eastAsia="宋体" w:hAnsi="Times New Roman" w:cs="Times New Roman"/>
          <w:b/>
          <w:color w:val="000000" w:themeColor="text1"/>
          <w:sz w:val="24"/>
          <w:szCs w:val="24"/>
        </w:rPr>
        <w:t>(1)</w:t>
      </w:r>
      <w:r w:rsidRPr="00D867D3">
        <w:rPr>
          <w:rFonts w:ascii="楷体" w:eastAsia="楷体" w:hAnsi="楷体"/>
          <w:b/>
          <w:bCs/>
          <w:color w:val="000000" w:themeColor="text1"/>
          <w:sz w:val="24"/>
          <w:szCs w:val="24"/>
        </w:rPr>
        <w:t xml:space="preserve"> 该文法生成的语言是</w:t>
      </w:r>
      <w:r w:rsidRPr="00D867D3">
        <w:rPr>
          <w:rFonts w:ascii="楷体" w:eastAsia="楷体" w:hAnsi="楷体" w:hint="eastAsia"/>
          <w:b/>
          <w:bCs/>
          <w:color w:val="000000" w:themeColor="text1"/>
          <w:sz w:val="24"/>
          <w:szCs w:val="24"/>
        </w:rPr>
        <w:t>匹配的括号</w:t>
      </w:r>
    </w:p>
    <w:p w14:paraId="7855F882" w14:textId="77777777" w:rsidR="009363FC" w:rsidRPr="00D867D3" w:rsidRDefault="009363FC" w:rsidP="009363FC">
      <w:pPr>
        <w:rPr>
          <w:rFonts w:ascii="楷体" w:eastAsia="楷体" w:hAnsi="楷体"/>
          <w:b/>
          <w:bCs/>
          <w:color w:val="000000" w:themeColor="text1"/>
          <w:sz w:val="24"/>
          <w:szCs w:val="24"/>
        </w:rPr>
      </w:pPr>
      <w:r w:rsidRPr="00D752E8">
        <w:rPr>
          <w:rFonts w:ascii="Times New Roman" w:eastAsia="宋体" w:hAnsi="Times New Roman" w:cs="Times New Roman"/>
          <w:b/>
          <w:color w:val="000000" w:themeColor="text1"/>
          <w:sz w:val="24"/>
          <w:szCs w:val="24"/>
        </w:rPr>
        <w:t xml:space="preserve">(2) </w:t>
      </w:r>
      <w:r w:rsidRPr="00D867D3">
        <w:rPr>
          <w:rFonts w:ascii="楷体" w:eastAsia="楷体" w:hAnsi="楷体" w:hint="eastAsia"/>
          <w:b/>
          <w:bCs/>
          <w:color w:val="000000" w:themeColor="text1"/>
          <w:sz w:val="24"/>
          <w:szCs w:val="24"/>
        </w:rPr>
        <w:t>是二义的</w:t>
      </w:r>
      <w:r w:rsidRPr="00D867D3">
        <w:rPr>
          <w:rFonts w:ascii="楷体" w:eastAsia="楷体" w:hAnsi="楷体"/>
          <w:b/>
          <w:bCs/>
          <w:color w:val="000000" w:themeColor="text1"/>
          <w:sz w:val="24"/>
          <w:szCs w:val="24"/>
        </w:rPr>
        <w:t>,因为对于</w:t>
      </w:r>
      <m:oMath>
        <m:r>
          <m:rPr>
            <m:sty m:val="bi"/>
          </m:rPr>
          <w:rPr>
            <w:rFonts w:ascii="Cambria Math" w:eastAsia="楷体" w:hAnsi="Cambria Math"/>
            <w:color w:val="000000" w:themeColor="text1"/>
            <w:sz w:val="24"/>
            <w:szCs w:val="24"/>
          </w:rPr>
          <m:t>()()</m:t>
        </m:r>
      </m:oMath>
      <w:r w:rsidRPr="00D867D3">
        <w:rPr>
          <w:rFonts w:ascii="楷体" w:eastAsia="楷体" w:hAnsi="楷体" w:hint="eastAsia"/>
          <w:b/>
          <w:bCs/>
          <w:color w:val="000000" w:themeColor="text1"/>
          <w:sz w:val="24"/>
          <w:szCs w:val="24"/>
        </w:rPr>
        <w:t>可以构造两棵不同的语法树</w:t>
      </w:r>
    </w:p>
    <w:p w14:paraId="152B868B" w14:textId="77777777" w:rsidR="009363FC" w:rsidRPr="00D867D3" w:rsidRDefault="009363FC" w:rsidP="009363FC">
      <w:pPr>
        <w:rPr>
          <w:rFonts w:ascii="宋体" w:eastAsia="宋体" w:hAnsi="宋体"/>
          <w:color w:val="000000" w:themeColor="text1"/>
          <w:sz w:val="22"/>
          <w:szCs w:val="24"/>
        </w:rPr>
      </w:pPr>
    </w:p>
    <w:p w14:paraId="41D54AF4" w14:textId="77777777" w:rsidR="009363FC" w:rsidRPr="00D867D3" w:rsidRDefault="009363FC" w:rsidP="009363FC">
      <w:pPr>
        <w:rPr>
          <w:rFonts w:ascii="宋体" w:eastAsia="宋体" w:hAnsi="宋体"/>
          <w:b/>
          <w:color w:val="000000" w:themeColor="text1"/>
          <w:sz w:val="22"/>
          <w:szCs w:val="24"/>
        </w:rPr>
      </w:pPr>
      <w:r w:rsidRPr="00D867D3">
        <w:rPr>
          <w:rFonts w:ascii="Times New Roman" w:eastAsia="宋体" w:hAnsi="Times New Roman" w:cs="Times New Roman"/>
          <w:b/>
          <w:color w:val="000000" w:themeColor="text1"/>
          <w:sz w:val="24"/>
          <w:szCs w:val="24"/>
        </w:rPr>
        <w:t>10.</w:t>
      </w:r>
      <w:r w:rsidRPr="00D867D3">
        <w:rPr>
          <w:rFonts w:ascii="宋体" w:eastAsia="宋体" w:hAnsi="宋体"/>
          <w:b/>
          <w:color w:val="000000" w:themeColor="text1"/>
        </w:rPr>
        <w:t xml:space="preserve"> </w:t>
      </w:r>
      <w:r w:rsidRPr="00D867D3">
        <w:rPr>
          <w:rFonts w:ascii="楷体" w:eastAsia="楷体" w:hAnsi="楷体"/>
          <w:b/>
          <w:color w:val="000000" w:themeColor="text1"/>
          <w:sz w:val="24"/>
          <w:szCs w:val="24"/>
        </w:rPr>
        <w:t>令文法</w:t>
      </w:r>
      <m:oMath>
        <m:r>
          <m:rPr>
            <m:sty m:val="bi"/>
          </m:rPr>
          <w:rPr>
            <w:rFonts w:ascii="Cambria Math" w:eastAsia="宋体" w:hAnsi="Cambria Math"/>
            <w:color w:val="000000" w:themeColor="text1"/>
            <w:sz w:val="24"/>
            <w:szCs w:val="24"/>
          </w:rPr>
          <m:t>G</m:t>
        </m:r>
        <m:r>
          <w:rPr>
            <w:rFonts w:ascii="Cambria Math" w:eastAsia="宋体" w:hAnsi="Cambria Math"/>
            <w:color w:val="000000" w:themeColor="text1"/>
            <w:sz w:val="24"/>
            <w:szCs w:val="24"/>
          </w:rPr>
          <m:t>[</m:t>
        </m:r>
        <m:r>
          <m:rPr>
            <m:sty m:val="bi"/>
          </m:rPr>
          <w:rPr>
            <w:rFonts w:ascii="Cambria Math" w:eastAsia="宋体" w:hAnsi="Cambria Math"/>
            <w:color w:val="000000" w:themeColor="text1"/>
            <w:sz w:val="24"/>
            <w:szCs w:val="24"/>
          </w:rPr>
          <m:t>E</m:t>
        </m:r>
        <m:r>
          <w:rPr>
            <w:rFonts w:ascii="Cambria Math" w:eastAsia="宋体" w:hAnsi="Cambria Math"/>
            <w:color w:val="000000" w:themeColor="text1"/>
            <w:sz w:val="24"/>
            <w:szCs w:val="24"/>
          </w:rPr>
          <m:t>]</m:t>
        </m:r>
      </m:oMath>
      <w:r w:rsidRPr="00D867D3">
        <w:rPr>
          <w:rFonts w:ascii="楷体" w:eastAsia="楷体" w:hAnsi="楷体"/>
          <w:b/>
          <w:color w:val="000000" w:themeColor="text1"/>
          <w:sz w:val="24"/>
          <w:szCs w:val="24"/>
        </w:rPr>
        <w:t>为</w:t>
      </w:r>
    </w:p>
    <w:p w14:paraId="2EA93EEB" w14:textId="77777777" w:rsidR="009363FC" w:rsidRPr="00D867D3" w:rsidRDefault="009363FC" w:rsidP="009363FC">
      <w:pPr>
        <w:ind w:leftChars="100" w:left="21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E→T|E+T|E-T</m:t>
          </m:r>
        </m:oMath>
      </m:oMathPara>
    </w:p>
    <w:p w14:paraId="2DDF93C4" w14:textId="77777777" w:rsidR="009363FC" w:rsidRPr="00D867D3" w:rsidRDefault="009363FC" w:rsidP="009363FC">
      <w:pPr>
        <w:ind w:leftChars="100" w:left="21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T→F</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T*F|T/F</m:t>
          </m:r>
        </m:oMath>
      </m:oMathPara>
    </w:p>
    <w:p w14:paraId="75348A3C" w14:textId="77777777" w:rsidR="009363FC" w:rsidRPr="00D867D3" w:rsidRDefault="009363FC" w:rsidP="009363FC">
      <w:pPr>
        <w:ind w:leftChars="100" w:left="210"/>
        <w:rPr>
          <w:rFonts w:ascii="Cambria Math" w:eastAsia="宋体" w:hAnsi="Cambria Math"/>
          <w:color w:val="000000" w:themeColor="text1"/>
          <w:sz w:val="24"/>
          <w:szCs w:val="24"/>
          <w:oMath/>
        </w:rPr>
      </w:pPr>
      <m:oMathPara>
        <m:oMathParaPr>
          <m:jc m:val="left"/>
        </m:oMathParaPr>
        <m:oMath>
          <m:r>
            <m:rPr>
              <m:sty m:val="bi"/>
            </m:rPr>
            <w:rPr>
              <w:rFonts w:ascii="Cambria Math" w:eastAsia="宋体" w:hAnsi="Cambria Math"/>
              <w:color w:val="000000" w:themeColor="text1"/>
              <w:sz w:val="24"/>
              <w:szCs w:val="24"/>
            </w:rPr>
            <m:t>F→(E)|i</m:t>
          </m:r>
        </m:oMath>
      </m:oMathPara>
    </w:p>
    <w:p w14:paraId="7BA81D4C" w14:textId="77777777" w:rsidR="009363FC" w:rsidRPr="00D867D3" w:rsidRDefault="009363FC" w:rsidP="009363FC">
      <w:pPr>
        <w:rPr>
          <w:rFonts w:ascii="宋体" w:eastAsia="宋体" w:hAnsi="宋体"/>
          <w:color w:val="000000" w:themeColor="text1"/>
          <w:sz w:val="22"/>
          <w:szCs w:val="24"/>
        </w:rPr>
      </w:pPr>
      <w:r w:rsidRPr="00D867D3">
        <w:rPr>
          <w:rFonts w:ascii="楷体" w:eastAsia="楷体" w:hAnsi="楷体"/>
          <w:b/>
          <w:color w:val="000000" w:themeColor="text1"/>
          <w:sz w:val="24"/>
          <w:szCs w:val="24"/>
        </w:rPr>
        <w:t>证明</w:t>
      </w:r>
      <m:oMath>
        <m:r>
          <m:rPr>
            <m:sty m:val="bi"/>
          </m:rPr>
          <w:rPr>
            <w:rFonts w:ascii="Cambria Math" w:eastAsia="宋体" w:hAnsi="Cambria Math"/>
            <w:color w:val="000000" w:themeColor="text1"/>
            <w:sz w:val="24"/>
            <w:szCs w:val="24"/>
          </w:rPr>
          <m:t>E+T*F</m:t>
        </m:r>
      </m:oMath>
      <w:r w:rsidRPr="00D867D3">
        <w:rPr>
          <w:rFonts w:ascii="楷体" w:eastAsia="楷体" w:hAnsi="楷体"/>
          <w:b/>
          <w:color w:val="000000" w:themeColor="text1"/>
          <w:sz w:val="24"/>
          <w:szCs w:val="24"/>
        </w:rPr>
        <w:t>是它的一个右句型,指出这个句型的所有短语、直接短语和句柄</w:t>
      </w:r>
      <w:r w:rsidRPr="00D867D3">
        <w:rPr>
          <w:rFonts w:ascii="楷体" w:eastAsia="楷体" w:hAnsi="楷体" w:hint="eastAsia"/>
          <w:b/>
          <w:color w:val="000000" w:themeColor="text1"/>
          <w:sz w:val="24"/>
          <w:szCs w:val="24"/>
        </w:rPr>
        <w:t>。</w:t>
      </w:r>
    </w:p>
    <w:p w14:paraId="7B78F666" w14:textId="77777777" w:rsidR="009363FC" w:rsidRPr="00D418E6" w:rsidRDefault="009363FC" w:rsidP="009363FC">
      <w:pPr>
        <w:rPr>
          <w:rFonts w:ascii="楷体" w:eastAsia="楷体" w:hAnsi="楷体"/>
          <w:b/>
          <w:bCs/>
          <w:color w:val="C00000"/>
          <w:sz w:val="24"/>
          <w:szCs w:val="24"/>
        </w:rPr>
      </w:pPr>
      <w:r w:rsidRPr="00D418E6">
        <w:rPr>
          <w:rFonts w:ascii="楷体" w:eastAsia="楷体" w:hAnsi="楷体" w:hint="eastAsia"/>
          <w:b/>
          <w:bCs/>
          <w:color w:val="C00000"/>
          <w:sz w:val="24"/>
          <w:szCs w:val="24"/>
        </w:rPr>
        <w:t>答：</w:t>
      </w:r>
    </w:p>
    <w:p w14:paraId="6A91A8C1" w14:textId="77777777" w:rsidR="009363FC" w:rsidRPr="00D867D3" w:rsidRDefault="009363FC" w:rsidP="009363FC">
      <w:pPr>
        <w:adjustRightInd w:val="0"/>
        <w:snapToGrid w:val="0"/>
        <w:spacing w:line="240" w:lineRule="atLeast"/>
        <w:rPr>
          <w:rFonts w:ascii="Cambria Math" w:eastAsia="宋体" w:hAnsi="Cambria Math"/>
          <w:color w:val="000000" w:themeColor="text1"/>
          <w:sz w:val="22"/>
          <w:szCs w:val="24"/>
        </w:rPr>
      </w:pPr>
      <w:r w:rsidRPr="00D867D3">
        <w:rPr>
          <w:rFonts w:ascii="楷体" w:eastAsia="楷体" w:hAnsi="楷体" w:hint="eastAsia"/>
          <w:b/>
          <w:bCs/>
          <w:color w:val="000000" w:themeColor="text1"/>
          <w:sz w:val="24"/>
          <w:szCs w:val="24"/>
        </w:rPr>
        <w:t>最右推导为：</w:t>
      </w:r>
      <m:oMath>
        <m:r>
          <m:rPr>
            <m:sty m:val="bi"/>
          </m:rPr>
          <w:rPr>
            <w:rFonts w:ascii="Cambria Math" w:eastAsia="宋体" w:hAnsi="Cambria Math"/>
            <w:color w:val="000000" w:themeColor="text1"/>
            <w:sz w:val="24"/>
            <w:szCs w:val="24"/>
          </w:rPr>
          <m:t>E=&gt;E+T=&gt;E+T*F</m:t>
        </m:r>
      </m:oMath>
      <w:r w:rsidRPr="00D867D3">
        <w:rPr>
          <w:rFonts w:ascii="Cambria Math" w:eastAsia="宋体" w:hAnsi="Cambria Math" w:hint="eastAsia"/>
          <w:color w:val="000000" w:themeColor="text1"/>
          <w:sz w:val="22"/>
          <w:szCs w:val="24"/>
        </w:rPr>
        <w:t>，</w:t>
      </w:r>
      <w:r w:rsidRPr="00D867D3">
        <w:rPr>
          <w:rFonts w:ascii="楷体" w:eastAsia="楷体" w:hAnsi="楷体" w:hint="eastAsia"/>
          <w:b/>
          <w:bCs/>
          <w:color w:val="000000" w:themeColor="text1"/>
          <w:sz w:val="24"/>
          <w:szCs w:val="24"/>
        </w:rPr>
        <w:t>所以</w:t>
      </w:r>
      <m:oMath>
        <m:r>
          <m:rPr>
            <m:sty m:val="bi"/>
          </m:rPr>
          <w:rPr>
            <w:rFonts w:ascii="Cambria Math" w:eastAsia="宋体" w:hAnsi="Cambria Math"/>
            <w:color w:val="000000" w:themeColor="text1"/>
            <w:sz w:val="24"/>
            <w:szCs w:val="24"/>
          </w:rPr>
          <m:t>E+T*F</m:t>
        </m:r>
      </m:oMath>
      <w:r w:rsidRPr="00D867D3">
        <w:rPr>
          <w:rFonts w:ascii="楷体" w:eastAsia="楷体" w:hAnsi="楷体" w:hint="eastAsia"/>
          <w:b/>
          <w:bCs/>
          <w:color w:val="000000" w:themeColor="text1"/>
          <w:sz w:val="24"/>
          <w:szCs w:val="24"/>
        </w:rPr>
        <w:t>是该文法的一个右句型。</w:t>
      </w:r>
    </w:p>
    <w:p w14:paraId="7103DE22" w14:textId="77777777" w:rsidR="009363FC" w:rsidRPr="00D867D3" w:rsidRDefault="009363FC" w:rsidP="009363FC">
      <w:pPr>
        <w:adjustRightInd w:val="0"/>
        <w:snapToGrid w:val="0"/>
        <w:spacing w:line="240" w:lineRule="atLeast"/>
        <w:rPr>
          <w:rFonts w:ascii="Cambria Math" w:eastAsia="宋体" w:hAnsi="Cambria Math"/>
          <w:color w:val="000000" w:themeColor="text1"/>
          <w:sz w:val="22"/>
          <w:szCs w:val="24"/>
        </w:rPr>
      </w:pPr>
      <w:r w:rsidRPr="00D867D3">
        <w:rPr>
          <w:rFonts w:ascii="楷体" w:eastAsia="楷体" w:hAnsi="楷体" w:hint="eastAsia"/>
          <w:b/>
          <w:bCs/>
          <w:color w:val="000000" w:themeColor="text1"/>
          <w:sz w:val="24"/>
          <w:szCs w:val="24"/>
        </w:rPr>
        <w:t>短语:</w:t>
      </w:r>
      <m:oMath>
        <m:r>
          <m:rPr>
            <m:sty m:val="bi"/>
          </m:rPr>
          <w:rPr>
            <w:rFonts w:ascii="Cambria Math" w:eastAsia="楷体" w:hAnsi="Cambria Math"/>
            <w:color w:val="000000" w:themeColor="text1"/>
            <w:sz w:val="24"/>
            <w:szCs w:val="24"/>
          </w:rPr>
          <m:t>E+T*F, T*F</m:t>
        </m:r>
      </m:oMath>
    </w:p>
    <w:p w14:paraId="3C6DBF61" w14:textId="77777777" w:rsidR="009363FC" w:rsidRPr="00D867D3" w:rsidRDefault="009363FC" w:rsidP="009363FC">
      <w:pPr>
        <w:adjustRightInd w:val="0"/>
        <w:snapToGrid w:val="0"/>
        <w:spacing w:line="240" w:lineRule="atLeast"/>
        <w:rPr>
          <w:rFonts w:ascii="Cambria Math" w:eastAsia="宋体" w:hAnsi="Cambria Math"/>
          <w:color w:val="000000" w:themeColor="text1"/>
          <w:sz w:val="22"/>
          <w:szCs w:val="24"/>
        </w:rPr>
      </w:pPr>
      <w:r w:rsidRPr="00D867D3">
        <w:rPr>
          <w:rFonts w:ascii="楷体" w:eastAsia="楷体" w:hAnsi="楷体" w:hint="eastAsia"/>
          <w:b/>
          <w:bCs/>
          <w:color w:val="000000" w:themeColor="text1"/>
          <w:sz w:val="24"/>
          <w:szCs w:val="24"/>
        </w:rPr>
        <w:t>直接短语：</w:t>
      </w:r>
      <m:oMath>
        <m:r>
          <m:rPr>
            <m:sty m:val="bi"/>
          </m:rPr>
          <w:rPr>
            <w:rFonts w:ascii="Cambria Math" w:eastAsia="宋体" w:hAnsi="Cambria Math"/>
            <w:color w:val="000000" w:themeColor="text1"/>
            <w:sz w:val="24"/>
            <w:szCs w:val="24"/>
          </w:rPr>
          <m:t>T*F</m:t>
        </m:r>
      </m:oMath>
    </w:p>
    <w:p w14:paraId="5953BDFC" w14:textId="77777777" w:rsidR="009363FC" w:rsidRPr="00D867D3" w:rsidRDefault="009363FC" w:rsidP="009363FC">
      <w:pPr>
        <w:adjustRightInd w:val="0"/>
        <w:snapToGrid w:val="0"/>
        <w:spacing w:line="240" w:lineRule="atLeast"/>
        <w:rPr>
          <w:rFonts w:ascii="Cambria Math" w:eastAsia="宋体" w:hAnsi="Cambria Math"/>
          <w:color w:val="000000" w:themeColor="text1"/>
          <w:sz w:val="22"/>
          <w:szCs w:val="24"/>
        </w:rPr>
      </w:pPr>
      <w:r w:rsidRPr="00D867D3">
        <w:rPr>
          <w:rFonts w:ascii="楷体" w:eastAsia="楷体" w:hAnsi="楷体" w:hint="eastAsia"/>
          <w:b/>
          <w:bCs/>
          <w:color w:val="000000" w:themeColor="text1"/>
          <w:sz w:val="24"/>
          <w:szCs w:val="24"/>
        </w:rPr>
        <w:t>句柄:</w:t>
      </w:r>
      <m:oMath>
        <m:r>
          <m:rPr>
            <m:sty m:val="bi"/>
          </m:rPr>
          <w:rPr>
            <w:rFonts w:ascii="Cambria Math" w:eastAsia="宋体" w:hAnsi="Cambria Math"/>
            <w:color w:val="000000" w:themeColor="text1"/>
            <w:sz w:val="24"/>
            <w:szCs w:val="24"/>
          </w:rPr>
          <m:t>T*F</m:t>
        </m:r>
      </m:oMath>
    </w:p>
    <w:p w14:paraId="7CAC4CE7" w14:textId="77777777" w:rsidR="009363FC" w:rsidRPr="00D867D3" w:rsidRDefault="009363FC" w:rsidP="009363FC">
      <w:pPr>
        <w:rPr>
          <w:rFonts w:ascii="宋体" w:eastAsia="宋体" w:hAnsi="宋体"/>
          <w:color w:val="000000" w:themeColor="text1"/>
          <w:sz w:val="22"/>
          <w:szCs w:val="24"/>
        </w:rPr>
      </w:pPr>
    </w:p>
    <w:p w14:paraId="790F2A62" w14:textId="77777777" w:rsidR="009363FC" w:rsidRPr="00D867D3" w:rsidRDefault="009363FC" w:rsidP="009363FC">
      <w:pPr>
        <w:rPr>
          <w:rFonts w:ascii="宋体" w:eastAsia="宋体" w:hAnsi="宋体"/>
          <w:b/>
          <w:color w:val="000000" w:themeColor="text1"/>
          <w:sz w:val="22"/>
          <w:szCs w:val="24"/>
        </w:rPr>
      </w:pPr>
      <w:r w:rsidRPr="00D867D3">
        <w:rPr>
          <w:rFonts w:ascii="Times New Roman" w:eastAsia="宋体" w:hAnsi="Times New Roman" w:cs="Times New Roman"/>
          <w:b/>
          <w:color w:val="000000" w:themeColor="text1"/>
          <w:sz w:val="24"/>
          <w:szCs w:val="24"/>
        </w:rPr>
        <w:t>11.</w:t>
      </w:r>
      <w:r w:rsidRPr="00D867D3">
        <w:rPr>
          <w:rFonts w:ascii="楷体" w:eastAsia="楷体" w:hAnsi="楷体"/>
          <w:b/>
          <w:color w:val="000000" w:themeColor="text1"/>
          <w:sz w:val="24"/>
          <w:szCs w:val="24"/>
        </w:rPr>
        <w:t>一个上下文无关文法生成句子</w:t>
      </w:r>
      <m:oMath>
        <m:r>
          <m:rPr>
            <m:sty m:val="bi"/>
          </m:rPr>
          <w:rPr>
            <w:rFonts w:ascii="Cambria Math" w:eastAsia="宋体" w:hAnsi="Cambria Math"/>
            <w:color w:val="000000" w:themeColor="text1"/>
            <w:sz w:val="24"/>
            <w:szCs w:val="24"/>
          </w:rPr>
          <m:t>abbaa</m:t>
        </m:r>
      </m:oMath>
      <w:r w:rsidRPr="00D867D3">
        <w:rPr>
          <w:rFonts w:ascii="楷体" w:eastAsia="楷体" w:hAnsi="楷体"/>
          <w:b/>
          <w:color w:val="000000" w:themeColor="text1"/>
          <w:sz w:val="24"/>
          <w:szCs w:val="24"/>
        </w:rPr>
        <w:t>的唯一语法</w:t>
      </w:r>
      <w:proofErr w:type="gramStart"/>
      <w:r w:rsidRPr="00D867D3">
        <w:rPr>
          <w:rFonts w:ascii="楷体" w:eastAsia="楷体" w:hAnsi="楷体"/>
          <w:b/>
          <w:color w:val="000000" w:themeColor="text1"/>
          <w:sz w:val="24"/>
          <w:szCs w:val="24"/>
        </w:rPr>
        <w:t>树如下</w:t>
      </w:r>
      <w:proofErr w:type="gramEnd"/>
      <w:r w:rsidRPr="00D867D3">
        <w:rPr>
          <w:rFonts w:ascii="楷体" w:eastAsia="楷体" w:hAnsi="楷体"/>
          <w:b/>
          <w:color w:val="000000" w:themeColor="text1"/>
          <w:sz w:val="24"/>
          <w:szCs w:val="24"/>
        </w:rPr>
        <w:t>:</w:t>
      </w:r>
    </w:p>
    <w:p w14:paraId="55D9E42A" w14:textId="77777777" w:rsidR="009363FC" w:rsidRPr="00D867D3" w:rsidRDefault="009363FC" w:rsidP="009363FC">
      <w:pPr>
        <w:rPr>
          <w:rFonts w:ascii="宋体" w:eastAsia="宋体" w:hAnsi="宋体"/>
          <w:b/>
          <w:color w:val="000000" w:themeColor="text1"/>
          <w:sz w:val="22"/>
          <w:szCs w:val="24"/>
        </w:rPr>
      </w:pPr>
      <w:r>
        <w:rPr>
          <w:rFonts w:ascii="宋体" w:eastAsia="宋体" w:hAnsi="宋体"/>
          <w:b/>
          <w:noProof/>
          <w:color w:val="000000" w:themeColor="text1"/>
          <w:sz w:val="22"/>
          <w:szCs w:val="24"/>
        </w:rPr>
        <w:drawing>
          <wp:inline distT="0" distB="0" distL="0" distR="0" wp14:anchorId="3633A7F2" wp14:editId="76BEBFAF">
            <wp:extent cx="2609850" cy="1407884"/>
            <wp:effectExtent l="0" t="0" r="0" b="1905"/>
            <wp:docPr id="1448452726" name="图片 144845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0630" cy="1408305"/>
                    </a:xfrm>
                    <a:prstGeom prst="rect">
                      <a:avLst/>
                    </a:prstGeom>
                    <a:noFill/>
                  </pic:spPr>
                </pic:pic>
              </a:graphicData>
            </a:graphic>
          </wp:inline>
        </w:drawing>
      </w:r>
    </w:p>
    <w:p w14:paraId="2313151F" w14:textId="77777777" w:rsidR="009363FC" w:rsidRPr="00D867D3" w:rsidRDefault="009363FC" w:rsidP="009363FC">
      <w:pPr>
        <w:rPr>
          <w:rFonts w:ascii="楷体" w:eastAsia="楷体" w:hAnsi="楷体"/>
          <w:b/>
          <w:color w:val="000000" w:themeColor="text1"/>
          <w:sz w:val="24"/>
          <w:szCs w:val="24"/>
        </w:rPr>
      </w:pPr>
      <w:r w:rsidRPr="00D752E8">
        <w:rPr>
          <w:rFonts w:ascii="Times New Roman" w:eastAsia="楷体" w:hAnsi="Times New Roman" w:cs="Times New Roman"/>
          <w:b/>
          <w:color w:val="000000" w:themeColor="text1"/>
          <w:sz w:val="24"/>
          <w:szCs w:val="24"/>
        </w:rPr>
        <w:t>(1)</w:t>
      </w:r>
      <w:r w:rsidRPr="00D867D3">
        <w:rPr>
          <w:rFonts w:ascii="楷体" w:eastAsia="楷体" w:hAnsi="楷体"/>
          <w:b/>
          <w:color w:val="000000" w:themeColor="text1"/>
          <w:sz w:val="24"/>
          <w:szCs w:val="24"/>
        </w:rPr>
        <w:t>给出该句子相应的最左推导和最右推导</w:t>
      </w:r>
      <w:r w:rsidRPr="00D867D3">
        <w:rPr>
          <w:rFonts w:ascii="楷体" w:eastAsia="楷体" w:hAnsi="楷体" w:hint="eastAsia"/>
          <w:b/>
          <w:color w:val="000000" w:themeColor="text1"/>
          <w:sz w:val="24"/>
          <w:szCs w:val="24"/>
        </w:rPr>
        <w:t>。</w:t>
      </w:r>
    </w:p>
    <w:p w14:paraId="2E1E1563" w14:textId="77777777" w:rsidR="009363FC" w:rsidRPr="00D867D3" w:rsidRDefault="009363FC" w:rsidP="009363FC">
      <w:pPr>
        <w:rPr>
          <w:rFonts w:ascii="楷体" w:eastAsia="楷体" w:hAnsi="楷体"/>
          <w:b/>
          <w:color w:val="000000" w:themeColor="text1"/>
          <w:sz w:val="24"/>
          <w:szCs w:val="24"/>
        </w:rPr>
      </w:pPr>
      <w:r w:rsidRPr="00D752E8">
        <w:rPr>
          <w:rFonts w:ascii="Times New Roman" w:eastAsia="楷体" w:hAnsi="Times New Roman" w:cs="Times New Roman"/>
          <w:b/>
          <w:color w:val="000000" w:themeColor="text1"/>
          <w:sz w:val="24"/>
          <w:szCs w:val="24"/>
        </w:rPr>
        <w:t>(2)</w:t>
      </w:r>
      <w:r w:rsidRPr="00D867D3">
        <w:rPr>
          <w:rFonts w:ascii="楷体" w:eastAsia="楷体" w:hAnsi="楷体"/>
          <w:b/>
          <w:color w:val="000000" w:themeColor="text1"/>
          <w:sz w:val="24"/>
          <w:szCs w:val="24"/>
        </w:rPr>
        <w:t>该文法的产生式集合</w:t>
      </w:r>
      <m:oMath>
        <m:r>
          <m:rPr>
            <m:sty m:val="bi"/>
          </m:rPr>
          <w:rPr>
            <w:rFonts w:ascii="Cambria Math" w:eastAsia="楷体" w:hAnsi="Cambria Math"/>
            <w:color w:val="000000" w:themeColor="text1"/>
            <w:sz w:val="24"/>
            <w:szCs w:val="24"/>
          </w:rPr>
          <m:t>P</m:t>
        </m:r>
      </m:oMath>
      <w:r w:rsidRPr="00D867D3">
        <w:rPr>
          <w:rFonts w:ascii="楷体" w:eastAsia="楷体" w:hAnsi="楷体"/>
          <w:b/>
          <w:color w:val="000000" w:themeColor="text1"/>
          <w:sz w:val="24"/>
          <w:szCs w:val="24"/>
        </w:rPr>
        <w:t>可能有哪些元素?</w:t>
      </w:r>
    </w:p>
    <w:p w14:paraId="5327499C" w14:textId="77777777" w:rsidR="009363FC" w:rsidRPr="00D867D3" w:rsidRDefault="009363FC" w:rsidP="009363FC">
      <w:pPr>
        <w:rPr>
          <w:rFonts w:ascii="楷体" w:eastAsia="楷体" w:hAnsi="楷体"/>
          <w:b/>
          <w:color w:val="000000" w:themeColor="text1"/>
          <w:sz w:val="24"/>
          <w:szCs w:val="24"/>
        </w:rPr>
      </w:pPr>
      <w:r w:rsidRPr="00D752E8">
        <w:rPr>
          <w:rFonts w:ascii="Times New Roman" w:eastAsia="楷体" w:hAnsi="Times New Roman" w:cs="Times New Roman"/>
          <w:b/>
          <w:color w:val="000000" w:themeColor="text1"/>
          <w:sz w:val="24"/>
          <w:szCs w:val="24"/>
        </w:rPr>
        <w:t>(3)</w:t>
      </w:r>
      <w:r w:rsidRPr="00D867D3">
        <w:rPr>
          <w:rFonts w:ascii="楷体" w:eastAsia="楷体" w:hAnsi="楷体"/>
          <w:b/>
          <w:color w:val="000000" w:themeColor="text1"/>
          <w:sz w:val="24"/>
          <w:szCs w:val="24"/>
        </w:rPr>
        <w:t>找出该句子的所有短语、简单短语、句柄。</w:t>
      </w:r>
    </w:p>
    <w:p w14:paraId="253FCCED" w14:textId="77777777" w:rsidR="009363FC" w:rsidRPr="00D418E6" w:rsidRDefault="009363FC" w:rsidP="009363FC">
      <w:pPr>
        <w:rPr>
          <w:rFonts w:ascii="楷体" w:eastAsia="楷体" w:hAnsi="楷体"/>
          <w:b/>
          <w:bCs/>
          <w:color w:val="C00000"/>
          <w:sz w:val="24"/>
          <w:szCs w:val="24"/>
        </w:rPr>
      </w:pPr>
      <w:r w:rsidRPr="00D418E6">
        <w:rPr>
          <w:rFonts w:ascii="楷体" w:eastAsia="楷体" w:hAnsi="楷体" w:hint="eastAsia"/>
          <w:b/>
          <w:bCs/>
          <w:color w:val="C00000"/>
          <w:sz w:val="24"/>
          <w:szCs w:val="24"/>
        </w:rPr>
        <w:t>答：</w:t>
      </w:r>
    </w:p>
    <w:p w14:paraId="1BA55F1D" w14:textId="77777777" w:rsidR="009363FC" w:rsidRPr="00D867D3" w:rsidRDefault="009363FC" w:rsidP="009363FC">
      <w:pPr>
        <w:rPr>
          <w:rFonts w:ascii="楷体" w:eastAsia="楷体" w:hAnsi="楷体"/>
          <w:b/>
          <w:bCs/>
          <w:color w:val="000000" w:themeColor="text1"/>
          <w:sz w:val="24"/>
          <w:szCs w:val="24"/>
        </w:rPr>
      </w:pPr>
      <w:r w:rsidRPr="00D752E8">
        <w:rPr>
          <w:rFonts w:ascii="Times New Roman" w:eastAsia="楷体" w:hAnsi="Times New Roman" w:cs="Times New Roman"/>
          <w:b/>
          <w:color w:val="000000" w:themeColor="text1"/>
          <w:sz w:val="24"/>
          <w:szCs w:val="24"/>
        </w:rPr>
        <w:t>(1)</w:t>
      </w:r>
      <w:r w:rsidRPr="00D867D3">
        <w:rPr>
          <w:rFonts w:ascii="楷体" w:eastAsia="楷体" w:hAnsi="楷体" w:hint="eastAsia"/>
          <w:b/>
          <w:bCs/>
          <w:color w:val="000000" w:themeColor="text1"/>
          <w:sz w:val="24"/>
          <w:szCs w:val="24"/>
        </w:rPr>
        <w:t>最左推导：</w:t>
      </w:r>
    </w:p>
    <w:p w14:paraId="323EAC29" w14:textId="77777777" w:rsidR="009363FC" w:rsidRPr="00D752E8" w:rsidRDefault="009363FC" w:rsidP="009363FC">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S=&gt;ABS=&gt;aBS=&gt;aSBBS=&gt;aBBS=&gt;abBS=&gt;abbS=&gt;abbAa=&gt;abbaa</m:t>
          </m:r>
        </m:oMath>
      </m:oMathPara>
    </w:p>
    <w:p w14:paraId="295F6575" w14:textId="77777777" w:rsidR="009363FC" w:rsidRPr="00D867D3" w:rsidRDefault="009363FC" w:rsidP="009363FC">
      <w:pPr>
        <w:rPr>
          <w:rFonts w:ascii="楷体" w:eastAsia="楷体" w:hAnsi="楷体"/>
          <w:b/>
          <w:bCs/>
          <w:color w:val="000000" w:themeColor="text1"/>
          <w:sz w:val="24"/>
          <w:szCs w:val="24"/>
        </w:rPr>
      </w:pPr>
      <w:r w:rsidRPr="00D867D3">
        <w:rPr>
          <w:rFonts w:ascii="楷体" w:eastAsia="楷体" w:hAnsi="楷体" w:hint="eastAsia"/>
          <w:b/>
          <w:bCs/>
          <w:color w:val="000000" w:themeColor="text1"/>
          <w:sz w:val="24"/>
          <w:szCs w:val="24"/>
        </w:rPr>
        <w:t>最右推导</w:t>
      </w:r>
      <w:r w:rsidRPr="00D867D3">
        <w:rPr>
          <w:rFonts w:ascii="楷体" w:eastAsia="楷体" w:hAnsi="楷体"/>
          <w:b/>
          <w:bCs/>
          <w:color w:val="000000" w:themeColor="text1"/>
          <w:sz w:val="24"/>
          <w:szCs w:val="24"/>
        </w:rPr>
        <w:t>:</w:t>
      </w:r>
    </w:p>
    <w:p w14:paraId="4BC3F4B2" w14:textId="77777777" w:rsidR="009363FC" w:rsidRPr="00D867D3" w:rsidRDefault="009363FC" w:rsidP="009363FC">
      <w:pPr>
        <w:ind w:firstLineChars="100" w:firstLine="220"/>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S=&gt;ABS=&gt;ABAa=&gt;ABaa=&gt;ASBBaa=&gt;ASBbaa=&gt;Abbaa=&gt;abbaa</m:t>
          </m:r>
        </m:oMath>
      </m:oMathPara>
    </w:p>
    <w:p w14:paraId="378F3D89" w14:textId="77777777" w:rsidR="009363FC" w:rsidRPr="00D867D3" w:rsidRDefault="009363FC" w:rsidP="009363FC">
      <w:pPr>
        <w:jc w:val="left"/>
        <w:rPr>
          <w:rFonts w:ascii="宋体" w:eastAsia="宋体" w:hAnsi="宋体"/>
          <w:color w:val="000000" w:themeColor="text1"/>
          <w:sz w:val="22"/>
          <w:szCs w:val="24"/>
        </w:rPr>
      </w:pPr>
      <w:r w:rsidRPr="00D752E8">
        <w:rPr>
          <w:rFonts w:ascii="Times New Roman" w:eastAsia="楷体" w:hAnsi="Times New Roman" w:cs="Times New Roman"/>
          <w:b/>
          <w:color w:val="000000" w:themeColor="text1"/>
          <w:sz w:val="24"/>
          <w:szCs w:val="24"/>
        </w:rPr>
        <w:lastRenderedPageBreak/>
        <w:t>(2)</w:t>
      </w:r>
      <w:r w:rsidRPr="00D867D3">
        <w:rPr>
          <w:rFonts w:ascii="楷体" w:eastAsia="楷体" w:hAnsi="楷体" w:hint="eastAsia"/>
          <w:b/>
          <w:bCs/>
          <w:color w:val="000000" w:themeColor="text1"/>
          <w:sz w:val="24"/>
          <w:szCs w:val="24"/>
        </w:rPr>
        <w:t>产生式有：</w:t>
      </w:r>
      <m:oMath>
        <m:r>
          <m:rPr>
            <m:sty m:val="bi"/>
          </m:rPr>
          <w:rPr>
            <w:rFonts w:ascii="Cambria Math" w:eastAsia="宋体" w:hAnsi="Cambria Math"/>
            <w:color w:val="000000" w:themeColor="text1"/>
            <w:sz w:val="24"/>
            <w:szCs w:val="24"/>
          </w:rPr>
          <m:t>S</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ABS</m:t>
        </m:r>
        <m:d>
          <m:dPr>
            <m:begChr m:val="|"/>
            <m:endChr m:val="|"/>
            <m:ctrlPr>
              <w:rPr>
                <w:rFonts w:ascii="Cambria Math" w:eastAsia="宋体" w:hAnsi="Cambria Math"/>
                <w:b/>
                <w:bCs/>
                <w:i/>
                <w:color w:val="000000" w:themeColor="text1"/>
                <w:sz w:val="24"/>
                <w:szCs w:val="24"/>
              </w:rPr>
            </m:ctrlPr>
          </m:dPr>
          <m:e>
            <m:r>
              <m:rPr>
                <m:sty m:val="bi"/>
              </m:rPr>
              <w:rPr>
                <w:rFonts w:ascii="Cambria Math" w:eastAsia="宋体" w:hAnsi="Cambria Math"/>
                <w:color w:val="000000" w:themeColor="text1"/>
                <w:sz w:val="24"/>
                <w:szCs w:val="24"/>
              </w:rPr>
              <m:t>Aa</m:t>
            </m:r>
          </m:e>
        </m:d>
        <m:r>
          <m:rPr>
            <m:sty m:val="b"/>
          </m:rPr>
          <w:rPr>
            <w:rFonts w:ascii="Cambria Math" w:eastAsia="宋体" w:hAnsi="Cambria Math"/>
            <w:color w:val="000000" w:themeColor="text1"/>
            <w:sz w:val="24"/>
            <w:szCs w:val="24"/>
          </w:rPr>
          <m:t>ε</m:t>
        </m:r>
      </m:oMath>
      <w:r w:rsidRPr="00D867D3">
        <w:rPr>
          <w:rFonts w:ascii="宋体" w:eastAsia="宋体" w:hAnsi="宋体"/>
          <w:color w:val="000000" w:themeColor="text1"/>
          <w:sz w:val="22"/>
          <w:szCs w:val="24"/>
        </w:rPr>
        <w:t xml:space="preserve">  </w:t>
      </w:r>
      <m:oMath>
        <m:r>
          <m:rPr>
            <m:sty m:val="bi"/>
          </m:rPr>
          <w:rPr>
            <w:rFonts w:ascii="Cambria Math" w:eastAsia="宋体" w:hAnsi="Cambria Math"/>
            <w:color w:val="000000" w:themeColor="text1"/>
            <w:sz w:val="24"/>
            <w:szCs w:val="24"/>
          </w:rPr>
          <m:t xml:space="preserve">      A</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a</m:t>
        </m:r>
      </m:oMath>
      <w:r w:rsidRPr="00D867D3">
        <w:rPr>
          <w:rFonts w:ascii="宋体" w:eastAsia="宋体" w:hAnsi="宋体"/>
          <w:color w:val="000000" w:themeColor="text1"/>
          <w:sz w:val="22"/>
          <w:szCs w:val="24"/>
        </w:rPr>
        <w:t xml:space="preserve"> </w:t>
      </w:r>
      <m:oMath>
        <m:r>
          <m:rPr>
            <m:sty m:val="bi"/>
          </m:rPr>
          <w:rPr>
            <w:rFonts w:ascii="Cambria Math" w:eastAsia="宋体" w:hAnsi="Cambria Math"/>
            <w:color w:val="000000" w:themeColor="text1"/>
            <w:sz w:val="24"/>
            <w:szCs w:val="24"/>
          </w:rPr>
          <m:t xml:space="preserve">       B</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SBB|b</m:t>
        </m:r>
      </m:oMath>
    </w:p>
    <w:p w14:paraId="0D3887B1" w14:textId="77777777" w:rsidR="009363FC" w:rsidRPr="00D752E8" w:rsidRDefault="009363FC" w:rsidP="009363FC">
      <w:pPr>
        <w:rPr>
          <w:b/>
          <w:bCs/>
          <w:color w:val="000000" w:themeColor="text1"/>
        </w:rPr>
      </w:pPr>
      <w:r w:rsidRPr="00D752E8">
        <w:rPr>
          <w:rFonts w:ascii="Times New Roman" w:eastAsia="楷体" w:hAnsi="Times New Roman" w:cs="Times New Roman" w:hint="eastAsia"/>
          <w:b/>
          <w:color w:val="000000" w:themeColor="text1"/>
          <w:sz w:val="24"/>
          <w:szCs w:val="24"/>
        </w:rPr>
        <w:t>(</w:t>
      </w:r>
      <w:r w:rsidRPr="00D752E8">
        <w:rPr>
          <w:rFonts w:ascii="Times New Roman" w:eastAsia="楷体" w:hAnsi="Times New Roman" w:cs="Times New Roman"/>
          <w:b/>
          <w:color w:val="000000" w:themeColor="text1"/>
          <w:sz w:val="24"/>
          <w:szCs w:val="24"/>
        </w:rPr>
        <w:t>3)</w:t>
      </w:r>
      <w:r w:rsidRPr="00D752E8">
        <w:rPr>
          <w:rFonts w:ascii="楷体" w:eastAsia="楷体" w:hAnsi="楷体" w:hint="eastAsia"/>
          <w:b/>
          <w:bCs/>
          <w:color w:val="000000" w:themeColor="text1"/>
          <w:sz w:val="24"/>
          <w:szCs w:val="24"/>
        </w:rPr>
        <w:t>短语：</w:t>
      </w:r>
      <m:oMath>
        <m:r>
          <m:rPr>
            <m:sty m:val="bi"/>
          </m:rPr>
          <w:rPr>
            <w:rFonts w:ascii="Cambria Math" w:eastAsia="宋体" w:hAnsi="Cambria Math" w:hint="eastAsia"/>
            <w:color w:val="000000" w:themeColor="text1"/>
            <w:sz w:val="22"/>
          </w:rPr>
          <m:t>a</m:t>
        </m:r>
        <m:r>
          <m:rPr>
            <m:sty m:val="b"/>
          </m:rPr>
          <w:rPr>
            <w:rFonts w:ascii="Cambria Math" w:hAnsi="Cambria Math"/>
            <w:color w:val="000000" w:themeColor="text1"/>
            <w:sz w:val="22"/>
          </w:rPr>
          <m:t>ε</m:t>
        </m:r>
        <m:r>
          <m:rPr>
            <m:sty m:val="bi"/>
          </m:rPr>
          <w:rPr>
            <w:rFonts w:ascii="Cambria Math" w:hAnsi="Cambria Math"/>
            <w:color w:val="000000" w:themeColor="text1"/>
            <w:sz w:val="22"/>
          </w:rPr>
          <m:t>bbaa</m:t>
        </m:r>
      </m:oMath>
      <w:r w:rsidRPr="00D752E8">
        <w:rPr>
          <w:rFonts w:ascii="宋体" w:eastAsia="宋体" w:hAnsi="宋体" w:hint="eastAsia"/>
          <w:b/>
          <w:bCs/>
          <w:color w:val="000000" w:themeColor="text1"/>
          <w:sz w:val="22"/>
        </w:rPr>
        <w:t>,</w:t>
      </w:r>
      <m:oMath>
        <m:r>
          <m:rPr>
            <m:sty m:val="bi"/>
          </m:rPr>
          <w:rPr>
            <w:rFonts w:ascii="Cambria Math" w:hAnsi="Cambria Math"/>
            <w:color w:val="000000" w:themeColor="text1"/>
            <w:sz w:val="22"/>
          </w:rPr>
          <m:t>a</m:t>
        </m:r>
      </m:oMath>
      <w:r w:rsidRPr="00D752E8">
        <w:rPr>
          <w:rFonts w:ascii="宋体" w:eastAsia="宋体" w:hAnsi="宋体" w:hint="eastAsia"/>
          <w:b/>
          <w:bCs/>
          <w:iCs/>
          <w:color w:val="000000" w:themeColor="text1"/>
          <w:sz w:val="22"/>
        </w:rPr>
        <w:t>,</w:t>
      </w:r>
      <m:oMath>
        <m:r>
          <m:rPr>
            <m:sty m:val="bi"/>
          </m:rPr>
          <w:rPr>
            <w:rFonts w:ascii="Cambria Math" w:hAnsi="Cambria Math"/>
            <w:color w:val="000000" w:themeColor="text1"/>
            <w:sz w:val="22"/>
          </w:rPr>
          <m:t>εbb</m:t>
        </m:r>
      </m:oMath>
      <w:r w:rsidRPr="00D752E8">
        <w:rPr>
          <w:rFonts w:ascii="宋体" w:eastAsia="宋体" w:hAnsi="宋体" w:hint="eastAsia"/>
          <w:b/>
          <w:bCs/>
          <w:iCs/>
          <w:color w:val="000000" w:themeColor="text1"/>
          <w:sz w:val="22"/>
        </w:rPr>
        <w:t>,</w:t>
      </w:r>
      <m:oMath>
        <m:r>
          <m:rPr>
            <m:sty m:val="bi"/>
          </m:rPr>
          <w:rPr>
            <w:rFonts w:ascii="Cambria Math" w:eastAsia="宋体" w:hAnsi="Cambria Math"/>
            <w:color w:val="000000" w:themeColor="text1"/>
            <w:sz w:val="22"/>
          </w:rPr>
          <m:t>aa</m:t>
        </m:r>
      </m:oMath>
      <w:r w:rsidRPr="00D752E8">
        <w:rPr>
          <w:rFonts w:ascii="宋体" w:eastAsia="宋体" w:hAnsi="宋体" w:hint="eastAsia"/>
          <w:b/>
          <w:bCs/>
          <w:iCs/>
          <w:color w:val="000000" w:themeColor="text1"/>
          <w:sz w:val="22"/>
        </w:rPr>
        <w:t>,</w:t>
      </w:r>
      <m:oMath>
        <m:r>
          <m:rPr>
            <m:sty m:val="bi"/>
          </m:rPr>
          <w:rPr>
            <w:rFonts w:ascii="Cambria Math" w:eastAsia="宋体" w:hAnsi="Cambria Math" w:hint="eastAsia"/>
            <w:color w:val="000000" w:themeColor="text1"/>
            <w:sz w:val="22"/>
          </w:rPr>
          <m:t>b</m:t>
        </m:r>
      </m:oMath>
      <w:r>
        <w:rPr>
          <w:rFonts w:ascii="宋体" w:eastAsia="宋体" w:hAnsi="宋体" w:hint="eastAsia"/>
          <w:b/>
          <w:color w:val="000000" w:themeColor="text1"/>
          <w:sz w:val="22"/>
        </w:rPr>
        <w:t>,</w:t>
      </w:r>
      <m:oMath>
        <m:r>
          <m:rPr>
            <m:sty m:val="b"/>
          </m:rPr>
          <w:rPr>
            <w:rFonts w:ascii="Cambria Math" w:hAnsi="Cambria Math"/>
            <w:color w:val="000000" w:themeColor="text1"/>
            <w:sz w:val="22"/>
          </w:rPr>
          <m:t xml:space="preserve"> ε</m:t>
        </m:r>
      </m:oMath>
    </w:p>
    <w:p w14:paraId="4CBA3963" w14:textId="77777777" w:rsidR="009363FC" w:rsidRPr="00D752E8" w:rsidRDefault="009363FC" w:rsidP="009363FC">
      <w:pPr>
        <w:rPr>
          <w:rFonts w:ascii="宋体" w:eastAsia="宋体" w:hAnsi="宋体"/>
          <w:b/>
          <w:bCs/>
          <w:color w:val="000000" w:themeColor="text1"/>
          <w:sz w:val="22"/>
          <w:szCs w:val="24"/>
        </w:rPr>
      </w:pPr>
      <w:r w:rsidRPr="00D867D3">
        <w:rPr>
          <w:rFonts w:ascii="楷体" w:eastAsia="楷体" w:hAnsi="楷体" w:hint="eastAsia"/>
          <w:b/>
          <w:bCs/>
          <w:color w:val="000000" w:themeColor="text1"/>
          <w:sz w:val="24"/>
          <w:szCs w:val="24"/>
        </w:rPr>
        <w:t>直接短语：</w:t>
      </w:r>
      <m:oMath>
        <m:r>
          <m:rPr>
            <m:sty m:val="bi"/>
          </m:rPr>
          <w:rPr>
            <w:rFonts w:ascii="Cambria Math" w:eastAsia="宋体" w:hAnsi="Cambria Math"/>
            <w:color w:val="000000" w:themeColor="text1"/>
            <w:sz w:val="22"/>
            <w:szCs w:val="24"/>
          </w:rPr>
          <m:t>a</m:t>
        </m:r>
      </m:oMath>
      <w:r w:rsidRPr="00D752E8">
        <w:rPr>
          <w:rFonts w:ascii="宋体" w:eastAsia="宋体" w:hAnsi="宋体" w:hint="eastAsia"/>
          <w:b/>
          <w:bCs/>
          <w:color w:val="000000" w:themeColor="text1"/>
          <w:sz w:val="22"/>
          <w:szCs w:val="24"/>
        </w:rPr>
        <w:t>,</w:t>
      </w:r>
      <m:oMath>
        <m:r>
          <m:rPr>
            <m:sty m:val="b"/>
          </m:rPr>
          <w:rPr>
            <w:rFonts w:ascii="Cambria Math" w:hAnsi="Cambria Math"/>
            <w:color w:val="000000" w:themeColor="text1"/>
            <w:sz w:val="22"/>
          </w:rPr>
          <m:t>ε</m:t>
        </m:r>
      </m:oMath>
      <w:r w:rsidRPr="00D752E8">
        <w:rPr>
          <w:rFonts w:ascii="宋体" w:eastAsia="宋体" w:hAnsi="宋体" w:hint="eastAsia"/>
          <w:b/>
          <w:bCs/>
          <w:color w:val="000000" w:themeColor="text1"/>
          <w:sz w:val="22"/>
        </w:rPr>
        <w:t>,</w:t>
      </w:r>
      <m:oMath>
        <m:r>
          <m:rPr>
            <m:sty m:val="bi"/>
          </m:rPr>
          <w:rPr>
            <w:rFonts w:ascii="Cambria Math" w:eastAsia="宋体" w:hAnsi="Cambria Math"/>
            <w:color w:val="000000" w:themeColor="text1"/>
            <w:sz w:val="22"/>
          </w:rPr>
          <m:t>b</m:t>
        </m:r>
      </m:oMath>
    </w:p>
    <w:p w14:paraId="1F386BA0" w14:textId="77777777" w:rsidR="009363FC" w:rsidRPr="00D867D3" w:rsidRDefault="009363FC" w:rsidP="009363FC">
      <w:pPr>
        <w:rPr>
          <w:rFonts w:ascii="宋体" w:eastAsia="宋体" w:hAnsi="宋体"/>
          <w:color w:val="000000" w:themeColor="text1"/>
          <w:sz w:val="22"/>
          <w:szCs w:val="24"/>
        </w:rPr>
      </w:pPr>
      <w:r w:rsidRPr="00D867D3">
        <w:rPr>
          <w:rFonts w:ascii="楷体" w:eastAsia="楷体" w:hAnsi="楷体" w:hint="eastAsia"/>
          <w:b/>
          <w:bCs/>
          <w:color w:val="000000" w:themeColor="text1"/>
          <w:sz w:val="24"/>
          <w:szCs w:val="24"/>
        </w:rPr>
        <w:t>句柄：</w:t>
      </w:r>
      <m:oMath>
        <m:r>
          <m:rPr>
            <m:sty m:val="bi"/>
          </m:rPr>
          <w:rPr>
            <w:rFonts w:ascii="Cambria Math" w:eastAsia="楷体" w:hAnsi="Cambria Math"/>
            <w:color w:val="000000" w:themeColor="text1"/>
            <w:sz w:val="22"/>
            <w:szCs w:val="24"/>
          </w:rPr>
          <m:t>a</m:t>
        </m:r>
      </m:oMath>
    </w:p>
    <w:p w14:paraId="79DA0B74" w14:textId="77777777" w:rsidR="009363FC" w:rsidRPr="00D867D3" w:rsidRDefault="009363FC" w:rsidP="009363FC">
      <w:pPr>
        <w:rPr>
          <w:rFonts w:ascii="楷体" w:eastAsia="楷体" w:hAnsi="楷体"/>
          <w:b/>
          <w:color w:val="000000" w:themeColor="text1"/>
          <w:sz w:val="24"/>
          <w:szCs w:val="24"/>
        </w:rPr>
      </w:pPr>
      <w:r w:rsidRPr="00D867D3">
        <w:rPr>
          <w:rFonts w:ascii="Times New Roman" w:eastAsia="宋体" w:hAnsi="Times New Roman" w:cs="Times New Roman"/>
          <w:b/>
          <w:color w:val="000000" w:themeColor="text1"/>
          <w:sz w:val="24"/>
          <w:szCs w:val="24"/>
        </w:rPr>
        <w:t>12.</w:t>
      </w:r>
      <w:r w:rsidRPr="00D867D3">
        <w:rPr>
          <w:rFonts w:ascii="楷体" w:eastAsia="楷体" w:hAnsi="楷体"/>
          <w:b/>
          <w:color w:val="000000" w:themeColor="text1"/>
          <w:sz w:val="24"/>
          <w:szCs w:val="24"/>
        </w:rPr>
        <w:t>构造产生如下语言的上下文无关文法各一个:</w:t>
      </w:r>
    </w:p>
    <w:p w14:paraId="3CF6585A" w14:textId="77777777" w:rsidR="009363FC" w:rsidRPr="00D867D3" w:rsidRDefault="009363FC" w:rsidP="009363FC">
      <w:pPr>
        <w:rPr>
          <w:rFonts w:ascii="宋体" w:eastAsia="宋体" w:hAnsi="宋体"/>
          <w:b/>
          <w:color w:val="000000" w:themeColor="text1"/>
          <w:sz w:val="22"/>
        </w:rPr>
      </w:pPr>
      <w:r w:rsidRPr="00D867D3">
        <w:rPr>
          <w:rFonts w:ascii="Times New Roman" w:eastAsia="楷体" w:hAnsi="Times New Roman" w:cs="Times New Roman"/>
          <w:b/>
          <w:color w:val="000000" w:themeColor="text1"/>
          <w:sz w:val="24"/>
          <w:szCs w:val="24"/>
        </w:rPr>
        <w:t>(1)</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n</m:t>
            </m:r>
          </m:sup>
        </m:sSup>
        <m:r>
          <m:rPr>
            <m:sty m:val="bi"/>
          </m:rPr>
          <w:rPr>
            <w:rFonts w:ascii="Cambria Math" w:eastAsia="宋体" w:hAnsi="Cambria Math"/>
            <w:color w:val="000000" w:themeColor="text1"/>
            <w:sz w:val="24"/>
            <w:szCs w:val="24"/>
          </w:rPr>
          <m:t>|n≥0}</m:t>
        </m:r>
      </m:oMath>
    </w:p>
    <w:p w14:paraId="51A84E3C" w14:textId="77777777" w:rsidR="009363FC" w:rsidRPr="00D867D3" w:rsidRDefault="009363FC" w:rsidP="009363FC">
      <w:pPr>
        <w:rPr>
          <w:rFonts w:ascii="宋体" w:eastAsia="宋体" w:hAnsi="宋体"/>
          <w:b/>
          <w:color w:val="000000" w:themeColor="text1"/>
          <w:sz w:val="22"/>
        </w:rPr>
      </w:pPr>
      <w:r w:rsidRPr="00D867D3">
        <w:rPr>
          <w:rFonts w:ascii="Times New Roman" w:eastAsia="楷体" w:hAnsi="Times New Roman" w:cs="Times New Roman"/>
          <w:b/>
          <w:color w:val="000000" w:themeColor="text1"/>
          <w:sz w:val="24"/>
          <w:szCs w:val="24"/>
        </w:rPr>
        <w:t>(2)</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m</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n</m:t>
            </m:r>
          </m:sup>
        </m:sSup>
        <m:r>
          <m:rPr>
            <m:sty m:val="bi"/>
          </m:rPr>
          <w:rPr>
            <w:rFonts w:ascii="Cambria Math" w:eastAsia="宋体" w:hAnsi="Cambria Math"/>
            <w:color w:val="000000" w:themeColor="text1"/>
            <w:sz w:val="24"/>
            <w:szCs w:val="24"/>
          </w:rPr>
          <m:t>|m≥n≥0}</m:t>
        </m:r>
      </m:oMath>
    </w:p>
    <w:p w14:paraId="40CE2FF5" w14:textId="77777777" w:rsidR="009363FC" w:rsidRPr="00D867D3" w:rsidRDefault="009363FC" w:rsidP="009363FC">
      <w:pPr>
        <w:rPr>
          <w:rFonts w:ascii="宋体" w:eastAsia="宋体" w:hAnsi="宋体"/>
          <w:b/>
          <w:color w:val="000000" w:themeColor="text1"/>
          <w:sz w:val="22"/>
        </w:rPr>
      </w:pPr>
      <w:r w:rsidRPr="00D867D3">
        <w:rPr>
          <w:rFonts w:ascii="Times New Roman" w:eastAsia="楷体" w:hAnsi="Times New Roman" w:cs="Times New Roman"/>
          <w:b/>
          <w:color w:val="000000" w:themeColor="text1"/>
          <w:sz w:val="24"/>
          <w:szCs w:val="24"/>
        </w:rPr>
        <w:t>(3)</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{uawb | u,w∈</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{a,b}</m:t>
            </m:r>
          </m:e>
          <m:sup>
            <m:r>
              <m:rPr>
                <m:sty m:val="bi"/>
              </m:rPr>
              <w:rPr>
                <w:rFonts w:ascii="Cambria Math" w:eastAsia="宋体" w:hAnsi="Cambria Math"/>
                <w:color w:val="000000" w:themeColor="text1"/>
                <w:sz w:val="24"/>
                <w:szCs w:val="24"/>
              </w:rPr>
              <m:t>*</m:t>
            </m:r>
          </m:sup>
        </m:sSup>
        <m:r>
          <m:rPr>
            <m:sty m:val="bi"/>
          </m:rPr>
          <w:rPr>
            <w:rFonts w:ascii="Cambria Math" w:eastAsia="宋体" w:hAnsi="Cambria Math"/>
            <w:color w:val="000000" w:themeColor="text1"/>
            <w:sz w:val="24"/>
            <w:szCs w:val="24"/>
          </w:rPr>
          <m:t>∧</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u|=|</m:t>
        </m:r>
        <m:r>
          <m:rPr>
            <m:sty m:val="bi"/>
          </m:rPr>
          <w:rPr>
            <w:rFonts w:ascii="Cambria Math" w:eastAsia="宋体" w:hAnsi="Cambria Math" w:hint="eastAsia"/>
            <w:color w:val="000000" w:themeColor="text1"/>
            <w:sz w:val="24"/>
            <w:szCs w:val="24"/>
          </w:rPr>
          <m:t>w</m:t>
        </m:r>
        <m:r>
          <m:rPr>
            <m:sty m:val="bi"/>
          </m:rPr>
          <w:rPr>
            <w:rFonts w:ascii="Cambria Math" w:eastAsia="宋体" w:hAnsi="Cambria Math"/>
            <w:color w:val="000000" w:themeColor="text1"/>
            <w:sz w:val="24"/>
            <w:szCs w:val="24"/>
          </w:rPr>
          <m:t>|}</m:t>
        </m:r>
      </m:oMath>
    </w:p>
    <w:p w14:paraId="4112B3E1" w14:textId="77777777" w:rsidR="009363FC" w:rsidRPr="00D867D3" w:rsidRDefault="009363FC" w:rsidP="009363FC">
      <w:pPr>
        <w:rPr>
          <w:rFonts w:ascii="宋体" w:eastAsia="宋体" w:hAnsi="宋体"/>
          <w:b/>
          <w:color w:val="000000" w:themeColor="text1"/>
          <w:sz w:val="22"/>
        </w:rPr>
      </w:pPr>
      <w:r w:rsidRPr="00D867D3">
        <w:rPr>
          <w:rFonts w:ascii="Times New Roman" w:eastAsia="楷体" w:hAnsi="Times New Roman" w:cs="Times New Roman"/>
          <w:b/>
          <w:color w:val="000000" w:themeColor="text1"/>
          <w:sz w:val="24"/>
          <w:szCs w:val="24"/>
        </w:rPr>
        <w:t>(4)</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hint="eastAsia"/>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m</m:t>
            </m:r>
          </m:sup>
        </m:sSup>
        <m:r>
          <m:rPr>
            <m:sty m:val="bi"/>
          </m:rPr>
          <w:rPr>
            <w:rFonts w:ascii="Cambria Math" w:eastAsia="宋体" w:hAnsi="Cambria Math"/>
            <w:color w:val="000000" w:themeColor="text1"/>
            <w:sz w:val="24"/>
            <w:szCs w:val="24"/>
          </w:rPr>
          <m:t>|n≥2</m:t>
        </m:r>
        <m:r>
          <m:rPr>
            <m:sty m:val="bi"/>
          </m:rPr>
          <w:rPr>
            <w:rFonts w:ascii="Cambria Math" w:eastAsia="宋体" w:hAnsi="Cambria Math"/>
            <w:color w:val="000000" w:themeColor="text1"/>
            <w:sz w:val="24"/>
            <w:szCs w:val="24"/>
          </w:rPr>
          <m:t>m≥0}</m:t>
        </m:r>
      </m:oMath>
    </w:p>
    <w:p w14:paraId="058B8B78" w14:textId="77777777" w:rsidR="009363FC" w:rsidRPr="00D867D3" w:rsidRDefault="009363FC" w:rsidP="009363FC">
      <w:pPr>
        <w:rPr>
          <w:rFonts w:ascii="宋体" w:eastAsia="宋体" w:hAnsi="宋体"/>
          <w:b/>
          <w:color w:val="000000" w:themeColor="text1"/>
          <w:sz w:val="22"/>
        </w:rPr>
      </w:pPr>
      <w:r w:rsidRPr="00D867D3">
        <w:rPr>
          <w:rFonts w:ascii="Times New Roman" w:eastAsia="楷体" w:hAnsi="Times New Roman" w:cs="Times New Roman"/>
          <w:b/>
          <w:color w:val="000000" w:themeColor="text1"/>
          <w:sz w:val="24"/>
          <w:szCs w:val="24"/>
        </w:rPr>
        <w:t>(5)</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m</m:t>
            </m:r>
          </m:sup>
        </m:sSup>
        <m:r>
          <m:rPr>
            <m:sty m:val="bi"/>
          </m:rPr>
          <w:rPr>
            <w:rFonts w:ascii="Cambria Math" w:eastAsia="宋体" w:hAnsi="Cambria Math"/>
            <w:color w:val="000000" w:themeColor="text1"/>
            <w:sz w:val="24"/>
            <w:szCs w:val="24"/>
          </w:rPr>
          <m:t>|n≥0,m≥0,</m:t>
        </m:r>
      </m:oMath>
      <w:r w:rsidRPr="00AB21C9">
        <w:rPr>
          <w:rFonts w:ascii="宋体" w:eastAsia="宋体" w:hAnsi="宋体"/>
          <w:b/>
          <w:color w:val="000000" w:themeColor="text1"/>
          <w:sz w:val="24"/>
          <w:szCs w:val="24"/>
        </w:rPr>
        <w:t>且</w:t>
      </w:r>
      <m:oMath>
        <m:r>
          <m:rPr>
            <m:sty m:val="bi"/>
          </m:rPr>
          <w:rPr>
            <w:rFonts w:ascii="Cambria Math" w:eastAsia="宋体" w:hAnsi="Cambria Math"/>
            <w:color w:val="000000" w:themeColor="text1"/>
            <w:sz w:val="24"/>
            <w:szCs w:val="24"/>
          </w:rPr>
          <m:t>3</m:t>
        </m:r>
        <m:r>
          <m:rPr>
            <m:sty m:val="bi"/>
          </m:rPr>
          <w:rPr>
            <w:rFonts w:ascii="Cambria Math" w:eastAsia="宋体" w:hAnsi="Cambria Math"/>
            <w:color w:val="000000" w:themeColor="text1"/>
            <w:sz w:val="24"/>
            <w:szCs w:val="24"/>
          </w:rPr>
          <m:t>n≥m≥2</m:t>
        </m:r>
        <m:r>
          <m:rPr>
            <m:sty m:val="bi"/>
          </m:rPr>
          <w:rPr>
            <w:rFonts w:ascii="Cambria Math" w:eastAsia="宋体" w:hAnsi="Cambria Math"/>
            <w:color w:val="000000" w:themeColor="text1"/>
            <w:sz w:val="24"/>
            <w:szCs w:val="24"/>
          </w:rPr>
          <m:t>n}</m:t>
        </m:r>
      </m:oMath>
    </w:p>
    <w:p w14:paraId="55722E12" w14:textId="77777777" w:rsidR="009363FC" w:rsidRPr="00D867D3" w:rsidRDefault="009363FC" w:rsidP="009363FC">
      <w:pPr>
        <w:rPr>
          <w:rFonts w:ascii="楷体" w:eastAsia="楷体" w:hAnsi="楷体"/>
          <w:b/>
          <w:color w:val="000000" w:themeColor="text1"/>
          <w:sz w:val="24"/>
          <w:szCs w:val="24"/>
        </w:rPr>
      </w:pPr>
      <w:r w:rsidRPr="00D867D3">
        <w:rPr>
          <w:rFonts w:ascii="Times New Roman" w:eastAsia="楷体" w:hAnsi="Times New Roman" w:cs="Times New Roman"/>
          <w:b/>
          <w:color w:val="000000" w:themeColor="text1"/>
          <w:sz w:val="24"/>
          <w:szCs w:val="24"/>
        </w:rPr>
        <w:t>(6)</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{w</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w</m:t>
            </m:r>
          </m:e>
          <m:sup>
            <m:r>
              <m:rPr>
                <m:sty m:val="bi"/>
              </m:rPr>
              <w:rPr>
                <w:rFonts w:ascii="Cambria Math" w:eastAsia="宋体" w:hAnsi="Cambria Math"/>
                <w:color w:val="000000" w:themeColor="text1"/>
                <w:sz w:val="24"/>
                <w:szCs w:val="24"/>
              </w:rPr>
              <m:t>R</m:t>
            </m:r>
          </m:sup>
        </m:sSup>
        <m:r>
          <m:rPr>
            <m:sty m:val="bi"/>
          </m:rPr>
          <w:rPr>
            <w:rFonts w:ascii="Cambria Math" w:eastAsia="宋体" w:hAnsi="Cambria Math"/>
            <w:color w:val="000000" w:themeColor="text1"/>
            <w:sz w:val="24"/>
            <w:szCs w:val="24"/>
          </w:rPr>
          <m:t>|w</m:t>
        </m:r>
        <m:r>
          <m:rPr>
            <m:sty m:val="bi"/>
          </m:rPr>
          <w:rPr>
            <w:rFonts w:ascii="Cambria Math" w:eastAsia="宋体" w:hAnsi="Cambria Math" w:hint="eastAsia"/>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{a,b}</m:t>
            </m:r>
          </m:e>
          <m:sup>
            <m:r>
              <m:rPr>
                <m:sty m:val="bi"/>
              </m:rPr>
              <w:rPr>
                <w:rFonts w:ascii="Cambria Math" w:eastAsia="宋体" w:hAnsi="Cambria Math"/>
                <w:color w:val="000000" w:themeColor="text1"/>
                <w:sz w:val="24"/>
                <w:szCs w:val="24"/>
              </w:rPr>
              <m:t>*</m:t>
            </m:r>
          </m:sup>
        </m:sSup>
        <m:r>
          <m:rPr>
            <m:sty m:val="bi"/>
          </m:rPr>
          <w:rPr>
            <w:rFonts w:ascii="Cambria Math" w:eastAsia="宋体" w:hAnsi="Cambria Math"/>
            <w:color w:val="000000" w:themeColor="text1"/>
            <w:sz w:val="24"/>
            <w:szCs w:val="24"/>
          </w:rPr>
          <m:t>}</m:t>
        </m:r>
      </m:oMath>
      <w:r w:rsidRPr="00D867D3">
        <w:rPr>
          <w:rFonts w:ascii="宋体" w:eastAsia="宋体" w:hAnsi="宋体"/>
          <w:b/>
          <w:color w:val="000000" w:themeColor="text1"/>
          <w:sz w:val="22"/>
        </w:rPr>
        <w:t>,</w:t>
      </w:r>
      <w:r w:rsidRPr="00D867D3">
        <w:rPr>
          <w:rFonts w:ascii="楷体" w:eastAsia="楷体" w:hAnsi="楷体"/>
          <w:b/>
          <w:color w:val="000000" w:themeColor="text1"/>
          <w:sz w:val="24"/>
          <w:szCs w:val="24"/>
        </w:rPr>
        <w:t>其中</w:t>
      </w:r>
      <w:r w:rsidRPr="00D867D3">
        <w:rPr>
          <w:rFonts w:ascii="宋体" w:eastAsia="宋体" w:hAnsi="宋体"/>
          <w:b/>
          <w:color w:val="000000" w:themeColor="text1"/>
          <w:sz w:val="22"/>
        </w:rPr>
        <w:t>,</w:t>
      </w:r>
      <m:oMath>
        <m:sSup>
          <m:sSupPr>
            <m:ctrlPr>
              <w:rPr>
                <w:rFonts w:ascii="Cambria Math" w:eastAsia="宋体" w:hAnsi="Cambria Math"/>
                <w:b/>
                <w:i/>
                <w:color w:val="000000" w:themeColor="text1"/>
                <w:sz w:val="22"/>
                <w:vertAlign w:val="superscript"/>
              </w:rPr>
            </m:ctrlPr>
          </m:sSupPr>
          <m:e>
            <m:r>
              <m:rPr>
                <m:sty m:val="bi"/>
              </m:rPr>
              <w:rPr>
                <w:rFonts w:ascii="Cambria Math" w:eastAsia="宋体" w:hAnsi="Cambria Math"/>
                <w:color w:val="000000" w:themeColor="text1"/>
                <w:sz w:val="22"/>
                <w:vertAlign w:val="superscript"/>
              </w:rPr>
              <m:t>w</m:t>
            </m:r>
          </m:e>
          <m:sup>
            <m:r>
              <m:rPr>
                <m:sty m:val="bi"/>
              </m:rPr>
              <w:rPr>
                <w:rFonts w:ascii="Cambria Math" w:eastAsia="宋体" w:hAnsi="Cambria Math"/>
                <w:color w:val="000000" w:themeColor="text1"/>
                <w:sz w:val="22"/>
                <w:vertAlign w:val="superscript"/>
              </w:rPr>
              <m:t>R</m:t>
            </m:r>
          </m:sup>
        </m:sSup>
      </m:oMath>
      <w:r w:rsidRPr="00D867D3">
        <w:rPr>
          <w:rFonts w:ascii="楷体" w:eastAsia="楷体" w:hAnsi="楷体"/>
          <w:b/>
          <w:color w:val="000000" w:themeColor="text1"/>
          <w:sz w:val="24"/>
          <w:szCs w:val="24"/>
        </w:rPr>
        <w:t>表示</w:t>
      </w:r>
      <m:oMath>
        <m:r>
          <m:rPr>
            <m:sty m:val="bi"/>
          </m:rPr>
          <w:rPr>
            <w:rFonts w:ascii="Cambria Math" w:eastAsia="宋体" w:hAnsi="Cambria Math"/>
            <w:color w:val="000000" w:themeColor="text1"/>
            <w:sz w:val="22"/>
          </w:rPr>
          <m:t>w</m:t>
        </m:r>
      </m:oMath>
      <w:proofErr w:type="gramStart"/>
      <w:r w:rsidRPr="00D867D3">
        <w:rPr>
          <w:rFonts w:ascii="楷体" w:eastAsia="楷体" w:hAnsi="楷体"/>
          <w:b/>
          <w:color w:val="000000" w:themeColor="text1"/>
          <w:sz w:val="24"/>
          <w:szCs w:val="24"/>
        </w:rPr>
        <w:t>的</w:t>
      </w:r>
      <w:r w:rsidRPr="00AB21C9">
        <w:rPr>
          <w:rFonts w:ascii="楷体" w:eastAsia="楷体" w:hAnsi="楷体"/>
          <w:b/>
          <w:color w:val="C00000"/>
          <w:sz w:val="24"/>
          <w:szCs w:val="24"/>
        </w:rPr>
        <w:t>反向串</w:t>
      </w:r>
      <w:r w:rsidRPr="00D867D3">
        <w:rPr>
          <w:rFonts w:ascii="楷体" w:eastAsia="楷体" w:hAnsi="楷体"/>
          <w:b/>
          <w:color w:val="000000" w:themeColor="text1"/>
          <w:sz w:val="24"/>
          <w:szCs w:val="24"/>
        </w:rPr>
        <w:t>,其含义是将</w:t>
      </w:r>
      <w:proofErr w:type="gramEnd"/>
      <m:oMath>
        <m:r>
          <m:rPr>
            <m:sty m:val="bi"/>
          </m:rPr>
          <w:rPr>
            <w:rFonts w:ascii="Cambria Math" w:eastAsia="宋体" w:hAnsi="Cambria Math"/>
            <w:color w:val="000000" w:themeColor="text1"/>
            <w:sz w:val="22"/>
          </w:rPr>
          <m:t>w</m:t>
        </m:r>
      </m:oMath>
      <w:r w:rsidRPr="00D867D3">
        <w:rPr>
          <w:rFonts w:ascii="楷体" w:eastAsia="楷体" w:hAnsi="楷体"/>
          <w:b/>
          <w:color w:val="000000" w:themeColor="text1"/>
          <w:sz w:val="24"/>
          <w:szCs w:val="24"/>
        </w:rPr>
        <w:t>中的字母依次反转,首尾字母交换位置,下同</w:t>
      </w:r>
    </w:p>
    <w:p w14:paraId="185E3A37" w14:textId="77777777" w:rsidR="009363FC" w:rsidRPr="00D867D3" w:rsidRDefault="009363FC" w:rsidP="009363FC">
      <w:pPr>
        <w:rPr>
          <w:rFonts w:ascii="宋体" w:eastAsia="宋体" w:hAnsi="宋体"/>
          <w:b/>
          <w:color w:val="000000" w:themeColor="text1"/>
          <w:sz w:val="22"/>
        </w:rPr>
      </w:pPr>
      <w:r w:rsidRPr="00D867D3">
        <w:rPr>
          <w:rFonts w:ascii="Times New Roman" w:eastAsia="楷体" w:hAnsi="Times New Roman" w:cs="Times New Roman"/>
          <w:b/>
          <w:color w:val="000000" w:themeColor="text1"/>
          <w:sz w:val="24"/>
          <w:szCs w:val="24"/>
        </w:rPr>
        <w:t>(7)</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{uvw</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v</m:t>
            </m:r>
          </m:e>
          <m:sup>
            <m:r>
              <m:rPr>
                <m:sty m:val="bi"/>
              </m:rPr>
              <w:rPr>
                <w:rFonts w:ascii="Cambria Math" w:eastAsia="宋体" w:hAnsi="Cambria Math"/>
                <w:color w:val="000000" w:themeColor="text1"/>
                <w:sz w:val="24"/>
                <w:szCs w:val="24"/>
              </w:rPr>
              <m:t>R</m:t>
            </m:r>
          </m:sup>
        </m:sSup>
        <m:r>
          <m:rPr>
            <m:sty m:val="bi"/>
          </m:rPr>
          <w:rPr>
            <w:rFonts w:ascii="Cambria Math" w:eastAsia="宋体" w:hAnsi="Cambria Math"/>
            <w:color w:val="000000" w:themeColor="text1"/>
            <w:sz w:val="24"/>
            <w:szCs w:val="24"/>
          </w:rPr>
          <m:t xml:space="preserve">|u,v,w </m:t>
        </m:r>
        <m:r>
          <m:rPr>
            <m:sty m:val="bi"/>
          </m:rPr>
          <w:rPr>
            <w:rFonts w:ascii="Cambria Math" w:eastAsia="宋体" w:hAnsi="Cambria Math" w:hint="eastAsia"/>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{a,b}</m:t>
            </m:r>
          </m:e>
          <m:sup>
            <m:r>
              <m:rPr>
                <m:sty m:val="bi"/>
              </m:rPr>
              <w:rPr>
                <w:rFonts w:ascii="Cambria Math" w:eastAsia="宋体" w:hAnsi="Cambria Math"/>
                <w:color w:val="000000" w:themeColor="text1"/>
                <w:sz w:val="24"/>
                <w:szCs w:val="24"/>
              </w:rPr>
              <m:t>+</m:t>
            </m:r>
          </m:sup>
        </m:sSup>
        <m:r>
          <m:rPr>
            <m:sty m:val="bi"/>
          </m:rPr>
          <w:rPr>
            <w:rFonts w:ascii="Cambria Math" w:eastAsia="宋体" w:hAnsi="Cambria Math"/>
            <w:color w:val="000000" w:themeColor="text1"/>
            <w:sz w:val="24"/>
            <w:szCs w:val="24"/>
          </w:rPr>
          <m:t xml:space="preserve"> </m:t>
        </m:r>
        <m:r>
          <m:rPr>
            <m:sty m:val="bi"/>
          </m:rPr>
          <w:rPr>
            <w:rFonts w:ascii="Cambria Math" w:eastAsia="宋体" w:hAnsi="Cambria Math" w:cs="宋体" w:hint="eastAsia"/>
            <w:color w:val="000000" w:themeColor="text1"/>
            <w:sz w:val="24"/>
            <w:szCs w:val="24"/>
            <w:shd w:val="clear" w:color="auto" w:fill="FFFFFF"/>
          </w:rPr>
          <m:t>∧</m:t>
        </m:r>
        <m:r>
          <m:rPr>
            <m:sty m:val="bi"/>
          </m:rPr>
          <w:rPr>
            <w:rFonts w:ascii="Cambria Math" w:eastAsia="宋体" w:hAnsi="Cambria Math" w:cs="宋体" w:hint="eastAsia"/>
            <w:color w:val="000000" w:themeColor="text1"/>
            <w:sz w:val="24"/>
            <w:szCs w:val="24"/>
            <w:shd w:val="clear" w:color="auto" w:fill="FFFFFF"/>
          </w:rPr>
          <m:t xml:space="preserve"> </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u</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w</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=1}</m:t>
        </m:r>
      </m:oMath>
    </w:p>
    <w:p w14:paraId="71EC0301" w14:textId="77777777" w:rsidR="009363FC" w:rsidRPr="00D867D3" w:rsidRDefault="009363FC" w:rsidP="009363FC">
      <w:pPr>
        <w:rPr>
          <w:rFonts w:ascii="宋体" w:eastAsia="宋体" w:hAnsi="宋体"/>
          <w:color w:val="000000" w:themeColor="text1"/>
          <w:sz w:val="22"/>
        </w:rPr>
      </w:pPr>
      <w:r w:rsidRPr="00D867D3">
        <w:rPr>
          <w:rFonts w:ascii="Times New Roman" w:eastAsia="楷体" w:hAnsi="Times New Roman" w:cs="Times New Roman"/>
          <w:b/>
          <w:color w:val="000000" w:themeColor="text1"/>
          <w:sz w:val="24"/>
          <w:szCs w:val="24"/>
        </w:rPr>
        <w:t>(8)</w:t>
      </w:r>
      <w:r w:rsidRPr="00D867D3">
        <w:rPr>
          <w:rFonts w:ascii="宋体" w:eastAsia="宋体" w:hAnsi="宋体"/>
          <w:b/>
          <w:color w:val="000000" w:themeColor="text1"/>
          <w:sz w:val="22"/>
        </w:rPr>
        <w:t xml:space="preserve"> </w:t>
      </w:r>
      <m:oMath>
        <m:r>
          <m:rPr>
            <m:sty m:val="bi"/>
          </m:rPr>
          <w:rPr>
            <w:rFonts w:ascii="Cambria Math" w:eastAsia="宋体" w:hAnsi="Cambria Math"/>
            <w:color w:val="000000" w:themeColor="text1"/>
            <w:sz w:val="24"/>
            <w:szCs w:val="24"/>
          </w:rPr>
          <m:t>{</m:t>
        </m:r>
        <m:r>
          <m:rPr>
            <m:sty m:val="bi"/>
          </m:rPr>
          <w:rPr>
            <w:rFonts w:ascii="Cambria Math" w:eastAsia="宋体" w:hAnsi="Cambria Math" w:hint="eastAsia"/>
            <w:color w:val="000000" w:themeColor="text1"/>
            <w:sz w:val="24"/>
            <w:szCs w:val="24"/>
          </w:rPr>
          <m:t>w|w</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 xml:space="preserve">{a,b} </m:t>
        </m:r>
        <m:r>
          <m:rPr>
            <m:sty m:val="bi"/>
          </m:rPr>
          <w:rPr>
            <w:rFonts w:ascii="Cambria Math" w:eastAsia="宋体" w:hAnsi="Cambria Math" w:cs="宋体" w:hint="eastAsia"/>
            <w:color w:val="000000" w:themeColor="text1"/>
            <w:sz w:val="24"/>
            <w:szCs w:val="24"/>
            <w:shd w:val="clear" w:color="auto" w:fill="FFFFFF"/>
          </w:rPr>
          <m:t>∧</m:t>
        </m:r>
        <m:r>
          <m:rPr>
            <m:sty m:val="bi"/>
          </m:rPr>
          <w:rPr>
            <w:rFonts w:ascii="Cambria Math" w:eastAsia="宋体" w:hAnsi="Cambria Math" w:cs="宋体" w:hint="eastAsia"/>
            <w:color w:val="000000" w:themeColor="text1"/>
            <w:sz w:val="24"/>
            <w:szCs w:val="24"/>
            <w:shd w:val="clear" w:color="auto" w:fill="FFFFFF"/>
          </w:rPr>
          <m:t xml:space="preserve"> </m:t>
        </m:r>
        <m:r>
          <m:rPr>
            <m:sty m:val="bi"/>
          </m:rPr>
          <w:rPr>
            <w:rFonts w:ascii="Cambria Math" w:eastAsia="宋体" w:hAnsi="Cambria Math" w:hint="eastAsia"/>
            <w:color w:val="000000" w:themeColor="text1"/>
            <w:sz w:val="24"/>
            <w:szCs w:val="24"/>
          </w:rPr>
          <m:t>w</m:t>
        </m:r>
        <m:r>
          <m:rPr>
            <m:sty m:val="bi"/>
          </m:rPr>
          <w:rPr>
            <w:rFonts w:ascii="Cambria Math" w:eastAsia="宋体" w:hAnsi="Cambria Math"/>
            <w:color w:val="000000" w:themeColor="text1"/>
            <w:sz w:val="24"/>
            <w:szCs w:val="24"/>
          </w:rPr>
          <m:t xml:space="preserve"> = </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w</m:t>
            </m:r>
          </m:e>
          <m:sup>
            <m:r>
              <m:rPr>
                <m:sty m:val="bi"/>
              </m:rPr>
              <w:rPr>
                <w:rFonts w:ascii="Cambria Math" w:eastAsia="宋体" w:hAnsi="Cambria Math"/>
                <w:color w:val="000000" w:themeColor="text1"/>
                <w:sz w:val="24"/>
                <w:szCs w:val="24"/>
              </w:rPr>
              <m:t>R</m:t>
            </m:r>
          </m:sup>
        </m:sSup>
        <m:r>
          <m:rPr>
            <m:sty m:val="bi"/>
          </m:rPr>
          <w:rPr>
            <w:rFonts w:ascii="Cambria Math" w:eastAsia="宋体" w:hAnsi="Cambria Math"/>
            <w:color w:val="000000" w:themeColor="text1"/>
            <w:sz w:val="24"/>
            <w:szCs w:val="24"/>
          </w:rPr>
          <m:t>}</m:t>
        </m:r>
      </m:oMath>
    </w:p>
    <w:p w14:paraId="063C31F5" w14:textId="77777777" w:rsidR="009363FC" w:rsidRPr="00D418E6" w:rsidRDefault="009363FC" w:rsidP="009363FC">
      <w:pPr>
        <w:rPr>
          <w:rFonts w:ascii="楷体" w:eastAsia="楷体" w:hAnsi="楷体"/>
          <w:b/>
          <w:bCs/>
          <w:color w:val="C00000"/>
          <w:sz w:val="24"/>
          <w:szCs w:val="24"/>
        </w:rPr>
      </w:pPr>
      <w:r w:rsidRPr="00D418E6">
        <w:rPr>
          <w:rFonts w:ascii="楷体" w:eastAsia="楷体" w:hAnsi="楷体" w:hint="eastAsia"/>
          <w:b/>
          <w:bCs/>
          <w:color w:val="C00000"/>
          <w:sz w:val="24"/>
          <w:szCs w:val="24"/>
        </w:rPr>
        <w:t>答：</w:t>
      </w:r>
    </w:p>
    <w:tbl>
      <w:tblPr>
        <w:tblStyle w:val="a7"/>
        <w:tblW w:w="0" w:type="auto"/>
        <w:tblLook w:val="04A0" w:firstRow="1" w:lastRow="0" w:firstColumn="1" w:lastColumn="0" w:noHBand="0" w:noVBand="1"/>
      </w:tblPr>
      <w:tblGrid>
        <w:gridCol w:w="4639"/>
        <w:gridCol w:w="3657"/>
      </w:tblGrid>
      <w:tr w:rsidR="009363FC" w:rsidRPr="00D867D3" w14:paraId="10C22802" w14:textId="77777777" w:rsidTr="001C373B">
        <w:tc>
          <w:tcPr>
            <w:tcW w:w="4786" w:type="dxa"/>
          </w:tcPr>
          <w:p w14:paraId="4E552965"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n</m:t>
                    </m:r>
                  </m:sup>
                </m:sSup>
                <m:r>
                  <m:rPr>
                    <m:sty m:val="bi"/>
                  </m:rPr>
                  <w:rPr>
                    <w:rFonts w:ascii="Cambria Math" w:eastAsia="宋体" w:hAnsi="Cambria Math"/>
                    <w:color w:val="000000" w:themeColor="text1"/>
                    <w:sz w:val="24"/>
                    <w:szCs w:val="24"/>
                  </w:rPr>
                  <m:t>|n≥0}</m:t>
                </m:r>
              </m:oMath>
            </m:oMathPara>
          </w:p>
        </w:tc>
        <w:tc>
          <w:tcPr>
            <w:tcW w:w="3736" w:type="dxa"/>
          </w:tcPr>
          <w:p w14:paraId="3421D3AB"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aSb|</m:t>
                </m:r>
                <m:r>
                  <m:rPr>
                    <m:sty m:val="p"/>
                  </m:rPr>
                  <w:rPr>
                    <w:rFonts w:ascii="Cambria Math" w:eastAsia="宋体" w:hAnsi="Cambria Math"/>
                    <w:color w:val="000000" w:themeColor="text1"/>
                    <w:sz w:val="22"/>
                  </w:rPr>
                  <m:t>ε</m:t>
                </m:r>
              </m:oMath>
            </m:oMathPara>
          </w:p>
        </w:tc>
      </w:tr>
      <w:tr w:rsidR="009363FC" w:rsidRPr="00D867D3" w14:paraId="3C7F8377" w14:textId="77777777" w:rsidTr="001C373B">
        <w:tc>
          <w:tcPr>
            <w:tcW w:w="4786" w:type="dxa"/>
          </w:tcPr>
          <w:p w14:paraId="038582E3"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m</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n</m:t>
                    </m:r>
                  </m:sup>
                </m:sSup>
                <m:r>
                  <m:rPr>
                    <m:sty m:val="bi"/>
                  </m:rPr>
                  <w:rPr>
                    <w:rFonts w:ascii="Cambria Math" w:eastAsia="宋体" w:hAnsi="Cambria Math"/>
                    <w:color w:val="000000" w:themeColor="text1"/>
                    <w:sz w:val="24"/>
                    <w:szCs w:val="24"/>
                  </w:rPr>
                  <m:t>|m≥n≥0}</m:t>
                </m:r>
              </m:oMath>
            </m:oMathPara>
          </w:p>
        </w:tc>
        <w:tc>
          <w:tcPr>
            <w:tcW w:w="3736" w:type="dxa"/>
          </w:tcPr>
          <w:p w14:paraId="33FAEDBF" w14:textId="77777777" w:rsidR="009363FC" w:rsidRPr="00D867D3" w:rsidRDefault="009363FC" w:rsidP="001C373B">
            <w:pPr>
              <w:rPr>
                <w:rFonts w:ascii="宋体" w:eastAsia="宋体" w:hAnsi="宋体"/>
                <w:color w:val="000000" w:themeColor="text1"/>
                <w:sz w:val="22"/>
              </w:rPr>
            </w:p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aSb|aS|</m:t>
              </m:r>
              <m:r>
                <m:rPr>
                  <m:sty m:val="p"/>
                </m:rPr>
                <w:rPr>
                  <w:rFonts w:ascii="Cambria Math" w:eastAsia="宋体" w:hAnsi="Cambria Math"/>
                  <w:color w:val="000000" w:themeColor="text1"/>
                  <w:sz w:val="22"/>
                </w:rPr>
                <m:t>ε</m:t>
              </m:r>
            </m:oMath>
            <w:r w:rsidRPr="00D867D3">
              <w:rPr>
                <w:rFonts w:ascii="宋体" w:eastAsia="宋体" w:hAnsi="宋体"/>
                <w:color w:val="000000" w:themeColor="text1"/>
                <w:sz w:val="22"/>
              </w:rPr>
              <w:t xml:space="preserve"> </w:t>
            </w:r>
          </w:p>
        </w:tc>
      </w:tr>
      <w:tr w:rsidR="009363FC" w:rsidRPr="00D867D3" w14:paraId="7905E86D" w14:textId="77777777" w:rsidTr="001C373B">
        <w:tc>
          <w:tcPr>
            <w:tcW w:w="4786" w:type="dxa"/>
          </w:tcPr>
          <w:p w14:paraId="02E34639"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{uawb | u,w∈</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{a,b}</m:t>
                    </m:r>
                  </m:e>
                  <m:sup>
                    <m:r>
                      <m:rPr>
                        <m:sty m:val="bi"/>
                      </m:rPr>
                      <w:rPr>
                        <w:rFonts w:ascii="Cambria Math" w:eastAsia="宋体" w:hAnsi="Cambria Math"/>
                        <w:color w:val="000000" w:themeColor="text1"/>
                        <w:sz w:val="24"/>
                        <w:szCs w:val="24"/>
                      </w:rPr>
                      <m:t>*</m:t>
                    </m:r>
                  </m:sup>
                </m:sSup>
                <m:r>
                  <m:rPr>
                    <m:sty m:val="bi"/>
                  </m:rPr>
                  <w:rPr>
                    <w:rFonts w:ascii="Cambria Math" w:eastAsia="宋体" w:hAnsi="Cambria Math"/>
                    <w:color w:val="000000" w:themeColor="text1"/>
                    <w:sz w:val="24"/>
                    <w:szCs w:val="24"/>
                  </w:rPr>
                  <m:t>∧</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u|=|</m:t>
                </m:r>
                <m:r>
                  <m:rPr>
                    <m:sty m:val="bi"/>
                  </m:rPr>
                  <w:rPr>
                    <w:rFonts w:ascii="Cambria Math" w:eastAsia="宋体" w:hAnsi="Cambria Math" w:hint="eastAsia"/>
                    <w:color w:val="000000" w:themeColor="text1"/>
                    <w:sz w:val="24"/>
                    <w:szCs w:val="24"/>
                  </w:rPr>
                  <m:t>w</m:t>
                </m:r>
                <m:r>
                  <m:rPr>
                    <m:sty m:val="bi"/>
                  </m:rPr>
                  <w:rPr>
                    <w:rFonts w:ascii="Cambria Math" w:eastAsia="宋体" w:hAnsi="Cambria Math"/>
                    <w:color w:val="000000" w:themeColor="text1"/>
                    <w:sz w:val="24"/>
                    <w:szCs w:val="24"/>
                  </w:rPr>
                  <m:t>|}</m:t>
                </m:r>
              </m:oMath>
            </m:oMathPara>
          </w:p>
        </w:tc>
        <w:tc>
          <w:tcPr>
            <w:tcW w:w="3736" w:type="dxa"/>
          </w:tcPr>
          <w:p w14:paraId="6409B1F3"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Tb</m:t>
                </m:r>
              </m:oMath>
            </m:oMathPara>
          </w:p>
          <w:p w14:paraId="62FCAECA"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T</m:t>
                </m:r>
                <m:r>
                  <w:rPr>
                    <w:rFonts w:ascii="Cambria Math" w:eastAsia="宋体" w:hAnsi="Cambria Math" w:hint="eastAsia"/>
                    <w:color w:val="000000" w:themeColor="text1"/>
                    <w:sz w:val="22"/>
                  </w:rPr>
                  <m:t>→</m:t>
                </m:r>
                <m:r>
                  <w:rPr>
                    <w:rFonts w:ascii="Cambria Math" w:eastAsia="宋体" w:hAnsi="Cambria Math"/>
                    <w:color w:val="000000" w:themeColor="text1"/>
                    <w:sz w:val="22"/>
                  </w:rPr>
                  <m:t>aTb</m:t>
                </m:r>
                <m:d>
                  <m:dPr>
                    <m:begChr m:val="|"/>
                    <m:endChr m:val="|"/>
                    <m:ctrlPr>
                      <w:rPr>
                        <w:rFonts w:ascii="Cambria Math" w:eastAsia="宋体" w:hAnsi="Cambria Math"/>
                        <w:i/>
                        <w:color w:val="000000" w:themeColor="text1"/>
                        <w:sz w:val="22"/>
                      </w:rPr>
                    </m:ctrlPr>
                  </m:dPr>
                  <m:e>
                    <m:r>
                      <w:rPr>
                        <w:rFonts w:ascii="Cambria Math" w:eastAsia="宋体" w:hAnsi="Cambria Math"/>
                        <w:color w:val="000000" w:themeColor="text1"/>
                        <w:sz w:val="22"/>
                      </w:rPr>
                      <m:t>aTa</m:t>
                    </m:r>
                  </m:e>
                </m:d>
                <m:r>
                  <w:rPr>
                    <w:rFonts w:ascii="Cambria Math" w:eastAsia="宋体" w:hAnsi="Cambria Math"/>
                    <w:color w:val="000000" w:themeColor="text1"/>
                    <w:sz w:val="22"/>
                  </w:rPr>
                  <m:t>bTa|bTb</m:t>
                </m:r>
              </m:oMath>
            </m:oMathPara>
          </w:p>
          <w:p w14:paraId="12CA615D"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T</m:t>
                </m:r>
                <m:r>
                  <w:rPr>
                    <w:rFonts w:ascii="Cambria Math" w:eastAsia="宋体" w:hAnsi="Cambria Math" w:hint="eastAsia"/>
                    <w:color w:val="000000" w:themeColor="text1"/>
                    <w:sz w:val="22"/>
                  </w:rPr>
                  <m:t>→</m:t>
                </m:r>
                <m:r>
                  <w:rPr>
                    <w:rFonts w:ascii="Cambria Math" w:eastAsia="宋体" w:hAnsi="Cambria Math"/>
                    <w:color w:val="000000" w:themeColor="text1"/>
                    <w:sz w:val="22"/>
                  </w:rPr>
                  <m:t>a</m:t>
                </m:r>
              </m:oMath>
            </m:oMathPara>
          </w:p>
        </w:tc>
      </w:tr>
      <w:tr w:rsidR="009363FC" w:rsidRPr="00D867D3" w14:paraId="2D38FAF5" w14:textId="77777777" w:rsidTr="001C373B">
        <w:tc>
          <w:tcPr>
            <w:tcW w:w="4786" w:type="dxa"/>
          </w:tcPr>
          <w:p w14:paraId="72B28DEA"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hint="eastAsia"/>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m</m:t>
                    </m:r>
                  </m:sup>
                </m:sSup>
                <m:r>
                  <m:rPr>
                    <m:sty m:val="bi"/>
                  </m:rPr>
                  <w:rPr>
                    <w:rFonts w:ascii="Cambria Math" w:eastAsia="宋体" w:hAnsi="Cambria Math"/>
                    <w:color w:val="000000" w:themeColor="text1"/>
                    <w:sz w:val="24"/>
                    <w:szCs w:val="24"/>
                  </w:rPr>
                  <m:t>|n≥2</m:t>
                </m:r>
                <m:r>
                  <m:rPr>
                    <m:sty m:val="bi"/>
                  </m:rPr>
                  <w:rPr>
                    <w:rFonts w:ascii="Cambria Math" w:eastAsia="宋体" w:hAnsi="Cambria Math"/>
                    <w:color w:val="000000" w:themeColor="text1"/>
                    <w:sz w:val="24"/>
                    <w:szCs w:val="24"/>
                  </w:rPr>
                  <m:t>m≥0}</m:t>
                </m:r>
              </m:oMath>
            </m:oMathPara>
          </w:p>
        </w:tc>
        <w:tc>
          <w:tcPr>
            <w:tcW w:w="3736" w:type="dxa"/>
          </w:tcPr>
          <w:p w14:paraId="46FB2EA3"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aaSb|aS|</m:t>
                </m:r>
                <m:r>
                  <m:rPr>
                    <m:sty m:val="p"/>
                  </m:rPr>
                  <w:rPr>
                    <w:rFonts w:ascii="Cambria Math" w:eastAsia="宋体" w:hAnsi="Cambria Math"/>
                    <w:color w:val="000000" w:themeColor="text1"/>
                    <w:sz w:val="22"/>
                  </w:rPr>
                  <m:t>ε</m:t>
                </m:r>
              </m:oMath>
            </m:oMathPara>
          </w:p>
        </w:tc>
      </w:tr>
      <w:tr w:rsidR="009363FC" w:rsidRPr="00D867D3" w14:paraId="1C2E5746" w14:textId="77777777" w:rsidTr="001C373B">
        <w:tc>
          <w:tcPr>
            <w:tcW w:w="4786" w:type="dxa"/>
          </w:tcPr>
          <w:p w14:paraId="7E005760" w14:textId="77777777" w:rsidR="009363FC" w:rsidRPr="00D867D3" w:rsidRDefault="009363FC" w:rsidP="001C373B">
            <w:pPr>
              <w:jc w:val="left"/>
              <w:rPr>
                <w:rFonts w:ascii="宋体" w:eastAsia="宋体" w:hAnsi="宋体"/>
                <w:color w:val="000000" w:themeColor="text1"/>
                <w:sz w:val="24"/>
                <w:szCs w:val="24"/>
              </w:rPr>
            </w:pPr>
            <m:oMath>
              <m:r>
                <m:rPr>
                  <m:sty m:val="bi"/>
                </m:rPr>
                <w:rPr>
                  <w:rFonts w:ascii="Cambria Math" w:eastAsia="宋体" w:hAnsi="Cambria Math"/>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m:t>
                  </m:r>
                </m:e>
                <m:sup>
                  <m:r>
                    <m:rPr>
                      <m:sty m:val="bi"/>
                    </m:rPr>
                    <w:rPr>
                      <w:rFonts w:ascii="Cambria Math" w:eastAsia="宋体" w:hAnsi="Cambria Math"/>
                      <w:color w:val="000000" w:themeColor="text1"/>
                      <w:sz w:val="24"/>
                      <w:szCs w:val="24"/>
                    </w:rPr>
                    <m:t>n</m:t>
                  </m:r>
                </m:sup>
              </m:sSup>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b</m:t>
                  </m:r>
                </m:e>
                <m:sup>
                  <m:r>
                    <m:rPr>
                      <m:sty m:val="bi"/>
                    </m:rPr>
                    <w:rPr>
                      <w:rFonts w:ascii="Cambria Math" w:eastAsia="宋体" w:hAnsi="Cambria Math"/>
                      <w:color w:val="000000" w:themeColor="text1"/>
                      <w:sz w:val="24"/>
                      <w:szCs w:val="24"/>
                    </w:rPr>
                    <m:t>m</m:t>
                  </m:r>
                </m:sup>
              </m:sSup>
              <m:r>
                <m:rPr>
                  <m:sty m:val="bi"/>
                </m:rPr>
                <w:rPr>
                  <w:rFonts w:ascii="Cambria Math" w:eastAsia="宋体" w:hAnsi="Cambria Math"/>
                  <w:color w:val="000000" w:themeColor="text1"/>
                  <w:sz w:val="24"/>
                  <w:szCs w:val="24"/>
                </w:rPr>
                <m:t>|n≥0,m≥0,</m:t>
              </m:r>
            </m:oMath>
            <w:r w:rsidRPr="00AB21C9">
              <w:rPr>
                <w:rFonts w:ascii="宋体" w:eastAsia="宋体" w:hAnsi="宋体"/>
                <w:b/>
                <w:color w:val="000000" w:themeColor="text1"/>
                <w:sz w:val="24"/>
                <w:szCs w:val="24"/>
              </w:rPr>
              <w:t>且</w:t>
            </w:r>
            <m:oMath>
              <m:r>
                <m:rPr>
                  <m:sty m:val="bi"/>
                </m:rPr>
                <w:rPr>
                  <w:rFonts w:ascii="Cambria Math" w:eastAsia="宋体" w:hAnsi="Cambria Math"/>
                  <w:color w:val="000000" w:themeColor="text1"/>
                  <w:sz w:val="24"/>
                  <w:szCs w:val="24"/>
                </w:rPr>
                <m:t>3</m:t>
              </m:r>
              <m:r>
                <m:rPr>
                  <m:sty m:val="bi"/>
                </m:rPr>
                <w:rPr>
                  <w:rFonts w:ascii="Cambria Math" w:eastAsia="宋体" w:hAnsi="Cambria Math"/>
                  <w:color w:val="000000" w:themeColor="text1"/>
                  <w:sz w:val="24"/>
                  <w:szCs w:val="24"/>
                </w:rPr>
                <m:t>n≥m≥2</m:t>
              </m:r>
              <m:r>
                <m:rPr>
                  <m:sty m:val="bi"/>
                </m:rPr>
                <w:rPr>
                  <w:rFonts w:ascii="Cambria Math" w:eastAsia="宋体" w:hAnsi="Cambria Math"/>
                  <w:color w:val="000000" w:themeColor="text1"/>
                  <w:sz w:val="24"/>
                  <w:szCs w:val="24"/>
                </w:rPr>
                <m:t>n}</m:t>
              </m:r>
            </m:oMath>
          </w:p>
        </w:tc>
        <w:tc>
          <w:tcPr>
            <w:tcW w:w="3736" w:type="dxa"/>
          </w:tcPr>
          <w:p w14:paraId="6E24FDED"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aSbb|aSbbb|</m:t>
                </m:r>
                <m:r>
                  <m:rPr>
                    <m:sty m:val="p"/>
                  </m:rPr>
                  <w:rPr>
                    <w:rFonts w:ascii="Cambria Math" w:eastAsia="宋体" w:hAnsi="Cambria Math"/>
                    <w:color w:val="000000" w:themeColor="text1"/>
                    <w:sz w:val="22"/>
                  </w:rPr>
                  <m:t>ε</m:t>
                </m:r>
              </m:oMath>
            </m:oMathPara>
          </w:p>
        </w:tc>
      </w:tr>
      <w:tr w:rsidR="009363FC" w:rsidRPr="00D867D3" w14:paraId="7F92D461" w14:textId="77777777" w:rsidTr="001C373B">
        <w:tc>
          <w:tcPr>
            <w:tcW w:w="4786" w:type="dxa"/>
          </w:tcPr>
          <w:p w14:paraId="38D6DABE"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{w</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w</m:t>
                    </m:r>
                  </m:e>
                  <m:sup>
                    <m:r>
                      <m:rPr>
                        <m:sty m:val="bi"/>
                      </m:rPr>
                      <w:rPr>
                        <w:rFonts w:ascii="Cambria Math" w:eastAsia="宋体" w:hAnsi="Cambria Math"/>
                        <w:color w:val="000000" w:themeColor="text1"/>
                        <w:sz w:val="24"/>
                        <w:szCs w:val="24"/>
                      </w:rPr>
                      <m:t>R</m:t>
                    </m:r>
                  </m:sup>
                </m:sSup>
                <m:r>
                  <m:rPr>
                    <m:sty m:val="bi"/>
                  </m:rPr>
                  <w:rPr>
                    <w:rFonts w:ascii="Cambria Math" w:eastAsia="宋体" w:hAnsi="Cambria Math"/>
                    <w:color w:val="000000" w:themeColor="text1"/>
                    <w:sz w:val="24"/>
                    <w:szCs w:val="24"/>
                  </w:rPr>
                  <m:t>|w</m:t>
                </m:r>
                <m:r>
                  <m:rPr>
                    <m:sty m:val="bi"/>
                  </m:rPr>
                  <w:rPr>
                    <w:rFonts w:ascii="Cambria Math" w:eastAsia="宋体" w:hAnsi="Cambria Math" w:hint="eastAsia"/>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{a,b}</m:t>
                    </m:r>
                  </m:e>
                  <m:sup>
                    <m:r>
                      <m:rPr>
                        <m:sty m:val="bi"/>
                      </m:rPr>
                      <w:rPr>
                        <w:rFonts w:ascii="Cambria Math" w:eastAsia="宋体" w:hAnsi="Cambria Math"/>
                        <w:color w:val="000000" w:themeColor="text1"/>
                        <w:sz w:val="24"/>
                        <w:szCs w:val="24"/>
                      </w:rPr>
                      <m:t>*</m:t>
                    </m:r>
                  </m:sup>
                </m:sSup>
                <m:r>
                  <m:rPr>
                    <m:sty m:val="bi"/>
                  </m:rPr>
                  <w:rPr>
                    <w:rFonts w:ascii="Cambria Math" w:eastAsia="宋体" w:hAnsi="Cambria Math"/>
                    <w:color w:val="000000" w:themeColor="text1"/>
                    <w:sz w:val="24"/>
                    <w:szCs w:val="24"/>
                  </w:rPr>
                  <m:t>}</m:t>
                </m:r>
              </m:oMath>
            </m:oMathPara>
          </w:p>
        </w:tc>
        <w:tc>
          <w:tcPr>
            <w:tcW w:w="3736" w:type="dxa"/>
          </w:tcPr>
          <w:p w14:paraId="25927B59"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aSa|bSb|</m:t>
                </m:r>
                <m:r>
                  <m:rPr>
                    <m:sty m:val="p"/>
                  </m:rPr>
                  <w:rPr>
                    <w:rFonts w:ascii="Cambria Math" w:eastAsia="宋体" w:hAnsi="Cambria Math"/>
                    <w:color w:val="000000" w:themeColor="text1"/>
                    <w:sz w:val="22"/>
                  </w:rPr>
                  <m:t>ε</m:t>
                </m:r>
              </m:oMath>
            </m:oMathPara>
          </w:p>
        </w:tc>
      </w:tr>
      <w:tr w:rsidR="009363FC" w:rsidRPr="00D867D3" w14:paraId="49F02C0A" w14:textId="77777777" w:rsidTr="001C373B">
        <w:tc>
          <w:tcPr>
            <w:tcW w:w="4786" w:type="dxa"/>
          </w:tcPr>
          <w:p w14:paraId="3EEA7F48"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{uvw</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v</m:t>
                    </m:r>
                  </m:e>
                  <m:sup>
                    <m:r>
                      <m:rPr>
                        <m:sty m:val="bi"/>
                      </m:rPr>
                      <w:rPr>
                        <w:rFonts w:ascii="Cambria Math" w:eastAsia="宋体" w:hAnsi="Cambria Math"/>
                        <w:color w:val="000000" w:themeColor="text1"/>
                        <w:sz w:val="24"/>
                        <w:szCs w:val="24"/>
                      </w:rPr>
                      <m:t>R</m:t>
                    </m:r>
                  </m:sup>
                </m:sSup>
                <m:r>
                  <m:rPr>
                    <m:sty m:val="bi"/>
                  </m:rPr>
                  <w:rPr>
                    <w:rFonts w:ascii="Cambria Math" w:eastAsia="宋体" w:hAnsi="Cambria Math"/>
                    <w:color w:val="000000" w:themeColor="text1"/>
                    <w:sz w:val="24"/>
                    <w:szCs w:val="24"/>
                  </w:rPr>
                  <m:t xml:space="preserve">|u,v,w </m:t>
                </m:r>
                <m:r>
                  <m:rPr>
                    <m:sty m:val="bi"/>
                  </m:rPr>
                  <w:rPr>
                    <w:rFonts w:ascii="Cambria Math" w:eastAsia="宋体" w:hAnsi="Cambria Math" w:hint="eastAsia"/>
                    <w:color w:val="000000" w:themeColor="text1"/>
                    <w:sz w:val="24"/>
                    <w:szCs w:val="24"/>
                  </w:rPr>
                  <m:t>∈</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{a,b}</m:t>
                    </m:r>
                  </m:e>
                  <m:sup>
                    <m:r>
                      <m:rPr>
                        <m:sty m:val="bi"/>
                      </m:rPr>
                      <w:rPr>
                        <w:rFonts w:ascii="Cambria Math" w:eastAsia="宋体" w:hAnsi="Cambria Math"/>
                        <w:color w:val="000000" w:themeColor="text1"/>
                        <w:sz w:val="24"/>
                        <w:szCs w:val="24"/>
                      </w:rPr>
                      <m:t>+</m:t>
                    </m:r>
                  </m:sup>
                </m:sSup>
                <m:r>
                  <m:rPr>
                    <m:sty m:val="bi"/>
                  </m:rPr>
                  <w:rPr>
                    <w:rFonts w:ascii="Cambria Math" w:eastAsia="宋体" w:hAnsi="Cambria Math"/>
                    <w:color w:val="000000" w:themeColor="text1"/>
                    <w:sz w:val="24"/>
                    <w:szCs w:val="24"/>
                  </w:rPr>
                  <m:t xml:space="preserve"> </m:t>
                </m:r>
                <m:r>
                  <m:rPr>
                    <m:sty m:val="bi"/>
                  </m:rPr>
                  <w:rPr>
                    <w:rFonts w:ascii="Cambria Math" w:eastAsia="宋体" w:hAnsi="Cambria Math" w:cs="宋体" w:hint="eastAsia"/>
                    <w:color w:val="000000" w:themeColor="text1"/>
                    <w:sz w:val="24"/>
                    <w:szCs w:val="24"/>
                    <w:shd w:val="clear" w:color="auto" w:fill="FFFFFF"/>
                  </w:rPr>
                  <m:t>∧</m:t>
                </m:r>
                <m:r>
                  <m:rPr>
                    <m:sty m:val="bi"/>
                  </m:rPr>
                  <w:rPr>
                    <w:rFonts w:ascii="Cambria Math" w:eastAsia="宋体" w:hAnsi="Cambria Math" w:cs="宋体" w:hint="eastAsia"/>
                    <w:color w:val="000000" w:themeColor="text1"/>
                    <w:sz w:val="24"/>
                    <w:szCs w:val="24"/>
                    <w:shd w:val="clear" w:color="auto" w:fill="FFFFFF"/>
                  </w:rPr>
                  <m:t xml:space="preserve"> </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u</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w</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=1}</m:t>
                </m:r>
              </m:oMath>
            </m:oMathPara>
          </w:p>
        </w:tc>
        <w:tc>
          <w:tcPr>
            <w:tcW w:w="3736" w:type="dxa"/>
          </w:tcPr>
          <w:p w14:paraId="4521B251" w14:textId="77777777" w:rsidR="009363FC" w:rsidRPr="00D867D3" w:rsidRDefault="009363FC" w:rsidP="001C373B">
            <w:pPr>
              <w:rPr>
                <w:color w:val="000000" w:themeColor="text1"/>
                <w:sz w:val="22"/>
              </w:rPr>
            </w:pPr>
            <m:oMathPara>
              <m:oMathParaPr>
                <m:jc m:val="left"/>
              </m:oMathParaPr>
              <m:oMath>
                <m:r>
                  <w:rPr>
                    <w:rFonts w:ascii="Cambria Math" w:hAnsi="Cambria Math"/>
                    <w:color w:val="000000" w:themeColor="text1"/>
                    <w:sz w:val="22"/>
                  </w:rPr>
                  <m:t>G</m:t>
                </m:r>
                <m:d>
                  <m:dPr>
                    <m:begChr m:val="["/>
                    <m:endChr m:val="]"/>
                    <m:ctrlPr>
                      <w:rPr>
                        <w:rFonts w:ascii="Cambria Math" w:hAnsi="Cambria Math"/>
                        <w:i/>
                        <w:color w:val="000000" w:themeColor="text1"/>
                        <w:sz w:val="22"/>
                      </w:rPr>
                    </m:ctrlPr>
                  </m:dPr>
                  <m:e>
                    <m:r>
                      <w:rPr>
                        <w:rFonts w:ascii="Cambria Math" w:hAnsi="Cambria Math"/>
                        <w:color w:val="000000" w:themeColor="text1"/>
                        <w:sz w:val="22"/>
                      </w:rPr>
                      <m:t>S</m:t>
                    </m:r>
                  </m:e>
                </m:d>
                <m:r>
                  <w:rPr>
                    <w:rFonts w:ascii="Cambria Math" w:hAnsi="Cambria Math"/>
                    <w:color w:val="000000" w:themeColor="text1"/>
                    <w:sz w:val="22"/>
                  </w:rPr>
                  <m:t>:</m:t>
                </m:r>
              </m:oMath>
            </m:oMathPara>
          </w:p>
          <w:p w14:paraId="38C29A01" w14:textId="77777777" w:rsidR="009363FC" w:rsidRPr="00D867D3" w:rsidRDefault="009363FC" w:rsidP="001C373B">
            <w:pPr>
              <w:rPr>
                <w:color w:val="000000" w:themeColor="text1"/>
                <w:sz w:val="22"/>
              </w:rPr>
            </w:pPr>
            <m:oMathPara>
              <m:oMathParaPr>
                <m:jc m:val="left"/>
              </m:oMathParaPr>
              <m:oMath>
                <m:r>
                  <w:rPr>
                    <w:rFonts w:ascii="Cambria Math" w:hAnsi="Cambria Math"/>
                    <w:color w:val="000000" w:themeColor="text1"/>
                    <w:sz w:val="22"/>
                  </w:rPr>
                  <m:t>S</m:t>
                </m:r>
                <m:r>
                  <w:rPr>
                    <w:rFonts w:ascii="Cambria Math" w:hAnsi="Cambria Math" w:hint="eastAsia"/>
                    <w:color w:val="000000" w:themeColor="text1"/>
                    <w:sz w:val="22"/>
                  </w:rPr>
                  <m:t>→</m:t>
                </m:r>
                <m:r>
                  <w:rPr>
                    <w:rFonts w:ascii="Cambria Math" w:hAnsi="Cambria Math"/>
                    <w:color w:val="000000" w:themeColor="text1"/>
                    <w:sz w:val="22"/>
                  </w:rPr>
                  <m:t>aA|</m:t>
                </m:r>
                <m:r>
                  <w:rPr>
                    <w:rFonts w:ascii="Cambria Math" w:hAnsi="Cambria Math" w:hint="eastAsia"/>
                    <w:color w:val="000000" w:themeColor="text1"/>
                    <w:sz w:val="22"/>
                  </w:rPr>
                  <m:t>b</m:t>
                </m:r>
                <m:r>
                  <w:rPr>
                    <w:rFonts w:ascii="Cambria Math" w:hAnsi="Cambria Math"/>
                    <w:color w:val="000000" w:themeColor="text1"/>
                    <w:sz w:val="22"/>
                  </w:rPr>
                  <m:t>A</m:t>
                </m:r>
              </m:oMath>
            </m:oMathPara>
          </w:p>
          <w:p w14:paraId="1C9AE445" w14:textId="77777777" w:rsidR="009363FC" w:rsidRPr="00D867D3" w:rsidRDefault="009363FC" w:rsidP="001C373B">
            <w:pPr>
              <w:rPr>
                <w:color w:val="000000" w:themeColor="text1"/>
                <w:sz w:val="22"/>
              </w:rPr>
            </w:pPr>
            <m:oMathPara>
              <m:oMathParaPr>
                <m:jc m:val="left"/>
              </m:oMathParaPr>
              <m:oMath>
                <m:r>
                  <w:rPr>
                    <w:rFonts w:ascii="Cambria Math" w:hAnsi="Cambria Math"/>
                    <w:color w:val="000000" w:themeColor="text1"/>
                    <w:sz w:val="22"/>
                  </w:rPr>
                  <m:t>A</m:t>
                </m:r>
                <m:r>
                  <w:rPr>
                    <w:rFonts w:ascii="Cambria Math" w:hAnsi="Cambria Math" w:hint="eastAsia"/>
                    <w:color w:val="000000" w:themeColor="text1"/>
                    <w:sz w:val="22"/>
                  </w:rPr>
                  <m:t>→</m:t>
                </m:r>
                <m:r>
                  <w:rPr>
                    <w:rFonts w:ascii="Cambria Math" w:hAnsi="Cambria Math"/>
                    <w:color w:val="000000" w:themeColor="text1"/>
                    <w:sz w:val="22"/>
                  </w:rPr>
                  <m:t>aBa|bBb</m:t>
                </m:r>
              </m:oMath>
            </m:oMathPara>
          </w:p>
          <w:p w14:paraId="7D33DE9D"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hAnsi="Cambria Math"/>
                    <w:color w:val="000000" w:themeColor="text1"/>
                    <w:sz w:val="22"/>
                  </w:rPr>
                  <m:t>B</m:t>
                </m:r>
                <m:r>
                  <w:rPr>
                    <w:rFonts w:ascii="Cambria Math" w:hAnsi="Cambria Math" w:hint="eastAsia"/>
                    <w:color w:val="000000" w:themeColor="text1"/>
                    <w:sz w:val="22"/>
                  </w:rPr>
                  <m:t>→</m:t>
                </m:r>
                <m:r>
                  <w:rPr>
                    <w:rFonts w:ascii="Cambria Math" w:hAnsi="Cambria Math"/>
                    <w:color w:val="000000" w:themeColor="text1"/>
                    <w:sz w:val="22"/>
                  </w:rPr>
                  <m:t>aBa</m:t>
                </m:r>
                <m:d>
                  <m:dPr>
                    <m:begChr m:val="|"/>
                    <m:endChr m:val="|"/>
                    <m:ctrlPr>
                      <w:rPr>
                        <w:rFonts w:ascii="Cambria Math" w:hAnsi="Cambria Math"/>
                        <w:i/>
                        <w:color w:val="000000" w:themeColor="text1"/>
                        <w:sz w:val="22"/>
                      </w:rPr>
                    </m:ctrlPr>
                  </m:dPr>
                  <m:e>
                    <m:r>
                      <w:rPr>
                        <w:rFonts w:ascii="Cambria Math" w:hAnsi="Cambria Math"/>
                        <w:color w:val="000000" w:themeColor="text1"/>
                        <w:sz w:val="22"/>
                      </w:rPr>
                      <m:t>bBb</m:t>
                    </m:r>
                  </m:e>
                </m:d>
                <m:r>
                  <w:rPr>
                    <w:rFonts w:ascii="Cambria Math" w:hAnsi="Cambria Math"/>
                    <w:color w:val="000000" w:themeColor="text1"/>
                    <w:sz w:val="22"/>
                  </w:rPr>
                  <m:t>a|b</m:t>
                </m:r>
              </m:oMath>
            </m:oMathPara>
          </w:p>
        </w:tc>
      </w:tr>
      <w:tr w:rsidR="009363FC" w:rsidRPr="00D867D3" w14:paraId="49FE2C70" w14:textId="77777777" w:rsidTr="001C373B">
        <w:tc>
          <w:tcPr>
            <w:tcW w:w="4786" w:type="dxa"/>
          </w:tcPr>
          <w:p w14:paraId="1DD650FB" w14:textId="77777777" w:rsidR="009363FC" w:rsidRPr="00AB21C9" w:rsidRDefault="009363FC" w:rsidP="001C373B">
            <w:pPr>
              <w:rPr>
                <w:rFonts w:ascii="宋体" w:eastAsia="宋体" w:hAnsi="宋体"/>
                <w:color w:val="000000" w:themeColor="text1"/>
                <w:sz w:val="24"/>
                <w:szCs w:val="24"/>
              </w:rPr>
            </w:pPr>
            <m:oMathPara>
              <m:oMathParaPr>
                <m:jc m:val="left"/>
              </m:oMathParaPr>
              <m:oMath>
                <m:r>
                  <m:rPr>
                    <m:sty m:val="bi"/>
                  </m:rPr>
                  <w:rPr>
                    <w:rFonts w:ascii="Cambria Math" w:eastAsia="宋体" w:hAnsi="Cambria Math"/>
                    <w:color w:val="000000" w:themeColor="text1"/>
                    <w:sz w:val="24"/>
                    <w:szCs w:val="24"/>
                  </w:rPr>
                  <m:t>{</m:t>
                </m:r>
                <m:r>
                  <m:rPr>
                    <m:sty m:val="bi"/>
                  </m:rPr>
                  <w:rPr>
                    <w:rFonts w:ascii="Cambria Math" w:eastAsia="宋体" w:hAnsi="Cambria Math" w:hint="eastAsia"/>
                    <w:color w:val="000000" w:themeColor="text1"/>
                    <w:sz w:val="24"/>
                    <w:szCs w:val="24"/>
                  </w:rPr>
                  <m:t>w|w</m:t>
                </m:r>
                <m:r>
                  <m:rPr>
                    <m:sty m:val="bi"/>
                  </m:rPr>
                  <w:rPr>
                    <w:rFonts w:ascii="Cambria Math" w:eastAsia="宋体" w:hAnsi="Cambria Math" w:hint="eastAsia"/>
                    <w:color w:val="000000" w:themeColor="text1"/>
                    <w:sz w:val="24"/>
                    <w:szCs w:val="24"/>
                  </w:rPr>
                  <m:t>∈</m:t>
                </m:r>
                <m:r>
                  <m:rPr>
                    <m:sty m:val="bi"/>
                  </m:rPr>
                  <w:rPr>
                    <w:rFonts w:ascii="Cambria Math" w:eastAsia="宋体" w:hAnsi="Cambria Math"/>
                    <w:color w:val="000000" w:themeColor="text1"/>
                    <w:sz w:val="24"/>
                    <w:szCs w:val="24"/>
                  </w:rPr>
                  <m:t xml:space="preserve">{a,b} </m:t>
                </m:r>
                <m:r>
                  <m:rPr>
                    <m:sty m:val="bi"/>
                  </m:rPr>
                  <w:rPr>
                    <w:rFonts w:ascii="Cambria Math" w:eastAsia="宋体" w:hAnsi="Cambria Math" w:cs="宋体" w:hint="eastAsia"/>
                    <w:color w:val="000000" w:themeColor="text1"/>
                    <w:sz w:val="24"/>
                    <w:szCs w:val="24"/>
                    <w:shd w:val="clear" w:color="auto" w:fill="FFFFFF"/>
                  </w:rPr>
                  <m:t>∧</m:t>
                </m:r>
                <m:r>
                  <m:rPr>
                    <m:sty m:val="bi"/>
                  </m:rPr>
                  <w:rPr>
                    <w:rFonts w:ascii="Cambria Math" w:eastAsia="宋体" w:hAnsi="Cambria Math" w:cs="宋体" w:hint="eastAsia"/>
                    <w:color w:val="000000" w:themeColor="text1"/>
                    <w:sz w:val="24"/>
                    <w:szCs w:val="24"/>
                    <w:shd w:val="clear" w:color="auto" w:fill="FFFFFF"/>
                  </w:rPr>
                  <m:t xml:space="preserve"> </m:t>
                </m:r>
                <m:r>
                  <m:rPr>
                    <m:sty m:val="bi"/>
                  </m:rPr>
                  <w:rPr>
                    <w:rFonts w:ascii="Cambria Math" w:eastAsia="宋体" w:hAnsi="Cambria Math" w:hint="eastAsia"/>
                    <w:color w:val="000000" w:themeColor="text1"/>
                    <w:sz w:val="24"/>
                    <w:szCs w:val="24"/>
                  </w:rPr>
                  <m:t>w</m:t>
                </m:r>
                <m:r>
                  <m:rPr>
                    <m:sty m:val="bi"/>
                  </m:rPr>
                  <w:rPr>
                    <w:rFonts w:ascii="Cambria Math" w:eastAsia="宋体" w:hAnsi="Cambria Math"/>
                    <w:color w:val="000000" w:themeColor="text1"/>
                    <w:sz w:val="24"/>
                    <w:szCs w:val="24"/>
                  </w:rPr>
                  <m:t xml:space="preserve"> = </m:t>
                </m:r>
                <m:sSup>
                  <m:sSupPr>
                    <m:ctrlPr>
                      <w:rPr>
                        <w:rFonts w:ascii="Cambria Math" w:eastAsia="宋体" w:hAnsi="Cambria Math"/>
                        <w:b/>
                        <w:i/>
                        <w:color w:val="000000" w:themeColor="text1"/>
                        <w:sz w:val="24"/>
                        <w:szCs w:val="24"/>
                      </w:rPr>
                    </m:ctrlPr>
                  </m:sSupPr>
                  <m:e>
                    <m:r>
                      <m:rPr>
                        <m:sty m:val="bi"/>
                      </m:rPr>
                      <w:rPr>
                        <w:rFonts w:ascii="Cambria Math" w:eastAsia="宋体" w:hAnsi="Cambria Math"/>
                        <w:color w:val="000000" w:themeColor="text1"/>
                        <w:sz w:val="24"/>
                        <w:szCs w:val="24"/>
                      </w:rPr>
                      <m:t>w</m:t>
                    </m:r>
                  </m:e>
                  <m:sup>
                    <m:r>
                      <m:rPr>
                        <m:sty m:val="bi"/>
                      </m:rPr>
                      <w:rPr>
                        <w:rFonts w:ascii="Cambria Math" w:eastAsia="宋体" w:hAnsi="Cambria Math"/>
                        <w:color w:val="000000" w:themeColor="text1"/>
                        <w:sz w:val="24"/>
                        <w:szCs w:val="24"/>
                      </w:rPr>
                      <m:t>R</m:t>
                    </m:r>
                  </m:sup>
                </m:sSup>
                <m:r>
                  <m:rPr>
                    <m:sty m:val="bi"/>
                  </m:rPr>
                  <w:rPr>
                    <w:rFonts w:ascii="Cambria Math" w:eastAsia="宋体" w:hAnsi="Cambria Math"/>
                    <w:color w:val="000000" w:themeColor="text1"/>
                    <w:sz w:val="24"/>
                    <w:szCs w:val="24"/>
                  </w:rPr>
                  <m:t>}</m:t>
                </m:r>
              </m:oMath>
            </m:oMathPara>
          </w:p>
        </w:tc>
        <w:tc>
          <w:tcPr>
            <w:tcW w:w="3736" w:type="dxa"/>
          </w:tcPr>
          <w:p w14:paraId="41ED5C63" w14:textId="77777777" w:rsidR="009363FC" w:rsidRPr="00D867D3" w:rsidRDefault="009363FC" w:rsidP="001C373B">
            <w:pPr>
              <w:rPr>
                <w:rFonts w:ascii="宋体" w:eastAsia="宋体" w:hAnsi="宋体"/>
                <w:color w:val="000000" w:themeColor="text1"/>
                <w:sz w:val="22"/>
              </w:rPr>
            </w:pPr>
            <m:oMathPara>
              <m:oMathParaPr>
                <m:jc m:val="left"/>
              </m:oMathParaPr>
              <m:oMath>
                <m:r>
                  <w:rPr>
                    <w:rFonts w:ascii="Cambria Math" w:eastAsia="宋体" w:hAnsi="Cambria Math"/>
                    <w:color w:val="000000" w:themeColor="text1"/>
                    <w:sz w:val="22"/>
                  </w:rPr>
                  <m:t>S</m:t>
                </m:r>
                <m:r>
                  <w:rPr>
                    <w:rFonts w:ascii="Cambria Math" w:eastAsia="宋体" w:hAnsi="Cambria Math" w:hint="eastAsia"/>
                    <w:color w:val="000000" w:themeColor="text1"/>
                    <w:sz w:val="22"/>
                  </w:rPr>
                  <m:t>→</m:t>
                </m:r>
                <m:r>
                  <w:rPr>
                    <w:rFonts w:ascii="Cambria Math" w:eastAsia="宋体" w:hAnsi="Cambria Math"/>
                    <w:color w:val="000000" w:themeColor="text1"/>
                    <w:sz w:val="22"/>
                  </w:rPr>
                  <m:t>a|b</m:t>
                </m:r>
              </m:oMath>
            </m:oMathPara>
          </w:p>
        </w:tc>
      </w:tr>
    </w:tbl>
    <w:p w14:paraId="6669E52D" w14:textId="77777777" w:rsidR="007F4D4F" w:rsidRDefault="007F4D4F" w:rsidP="00BC6AE6">
      <w:pPr>
        <w:pStyle w:val="1"/>
        <w:jc w:val="center"/>
        <w:sectPr w:rsidR="007F4D4F">
          <w:pgSz w:w="11906" w:h="16838"/>
          <w:pgMar w:top="1440" w:right="1800" w:bottom="1440" w:left="1800" w:header="851" w:footer="992" w:gutter="0"/>
          <w:cols w:space="425"/>
          <w:docGrid w:type="lines" w:linePitch="312"/>
        </w:sectPr>
      </w:pPr>
    </w:p>
    <w:p w14:paraId="0BD129E5" w14:textId="3E7F403C" w:rsidR="00BC6AE6" w:rsidRDefault="00BC6AE6" w:rsidP="00BC6AE6">
      <w:pPr>
        <w:pStyle w:val="1"/>
        <w:jc w:val="center"/>
      </w:pPr>
      <w:r>
        <w:rPr>
          <w:rFonts w:hint="eastAsia"/>
        </w:rPr>
        <w:lastRenderedPageBreak/>
        <w:t>第三章作业</w:t>
      </w:r>
    </w:p>
    <w:p w14:paraId="4282D569" w14:textId="1F92249C" w:rsidR="0002668E" w:rsidRDefault="00FC7BC7" w:rsidP="00FC7BC7">
      <w:pPr>
        <w:pStyle w:val="a4"/>
        <w:shd w:val="clear" w:color="auto" w:fill="FFFFFF"/>
        <w:spacing w:before="0" w:beforeAutospacing="0" w:after="0" w:afterAutospacing="0" w:line="400" w:lineRule="exact"/>
        <w:rPr>
          <w:rFonts w:ascii="楷体" w:eastAsia="楷体" w:hAnsi="楷体"/>
          <w:color w:val="333333"/>
        </w:rPr>
      </w:pPr>
      <w:r>
        <w:rPr>
          <w:rFonts w:ascii="楷体" w:eastAsia="楷体" w:hAnsi="楷体" w:hint="eastAsia"/>
          <w:color w:val="333333"/>
        </w:rPr>
        <w:t>1</w:t>
      </w:r>
      <w:r>
        <w:rPr>
          <w:rFonts w:ascii="楷体" w:eastAsia="楷体" w:hAnsi="楷体"/>
          <w:color w:val="333333"/>
        </w:rPr>
        <w:t>.</w:t>
      </w:r>
      <w:r w:rsidR="00BC6AE6" w:rsidRPr="00DF1EE9">
        <w:rPr>
          <w:rFonts w:ascii="楷体" w:eastAsia="楷体" w:hAnsi="楷体" w:hint="eastAsia"/>
          <w:color w:val="333333"/>
        </w:rPr>
        <w:t>构造下列正规</w:t>
      </w:r>
      <w:proofErr w:type="gramStart"/>
      <w:r w:rsidR="00BC6AE6" w:rsidRPr="00DF1EE9">
        <w:rPr>
          <w:rFonts w:ascii="楷体" w:eastAsia="楷体" w:hAnsi="楷体" w:hint="eastAsia"/>
          <w:color w:val="333333"/>
        </w:rPr>
        <w:t>式相应</w:t>
      </w:r>
      <w:proofErr w:type="gramEnd"/>
      <w:r w:rsidR="00BC6AE6" w:rsidRPr="00DF1EE9">
        <w:rPr>
          <w:rFonts w:ascii="楷体" w:eastAsia="楷体" w:hAnsi="楷体" w:hint="eastAsia"/>
          <w:color w:val="333333"/>
        </w:rPr>
        <w:t>的DFA。</w:t>
      </w:r>
    </w:p>
    <w:p w14:paraId="66ABA794" w14:textId="31567D92" w:rsidR="00555449" w:rsidRPr="00DF1EE9" w:rsidRDefault="00555449" w:rsidP="00FC7BC7">
      <w:pPr>
        <w:pStyle w:val="a4"/>
        <w:shd w:val="clear" w:color="auto" w:fill="FFFFFF"/>
        <w:spacing w:before="0" w:beforeAutospacing="0" w:after="0" w:afterAutospacing="0" w:line="400" w:lineRule="exact"/>
        <w:rPr>
          <w:rFonts w:ascii="楷体" w:eastAsia="楷体" w:hAnsi="楷体"/>
          <w:color w:val="333333"/>
        </w:rPr>
      </w:pPr>
      <w:r>
        <w:rPr>
          <w:rFonts w:ascii="楷体" w:eastAsia="楷体" w:hAnsi="楷体" w:hint="eastAsia"/>
          <w:b/>
          <w:color w:val="000000" w:themeColor="text1"/>
        </w:rPr>
        <w:t>（1）</w:t>
      </w:r>
      <m:oMath>
        <m:r>
          <m:rPr>
            <m:sty m:val="bi"/>
          </m:rPr>
          <w:rPr>
            <w:rFonts w:ascii="Cambria Math" w:eastAsia="楷体" w:hAnsi="Cambria Math" w:cs="Times New Roman"/>
            <w:color w:val="000000" w:themeColor="text1"/>
          </w:rPr>
          <m:t>1</m:t>
        </m:r>
        <m:d>
          <m:dPr>
            <m:ctrlPr>
              <w:rPr>
                <w:rFonts w:ascii="Cambria Math" w:eastAsia="楷体" w:hAnsi="Cambria Math" w:cs="Times New Roman"/>
                <w:b/>
                <w:bCs/>
                <w:i/>
                <w:color w:val="000000" w:themeColor="text1"/>
              </w:rPr>
            </m:ctrlPr>
          </m:dPr>
          <m:e>
            <m:r>
              <m:rPr>
                <m:sty m:val="bi"/>
              </m:rPr>
              <w:rPr>
                <w:rFonts w:ascii="Cambria Math" w:eastAsia="楷体" w:hAnsi="Cambria Math" w:cs="Times New Roman"/>
                <w:color w:val="000000" w:themeColor="text1"/>
              </w:rPr>
              <m:t>0</m:t>
            </m:r>
          </m:e>
          <m:e>
            <m:r>
              <m:rPr>
                <m:sty m:val="bi"/>
              </m:rPr>
              <w:rPr>
                <w:rFonts w:ascii="Cambria Math" w:eastAsia="楷体" w:hAnsi="Cambria Math" w:cs="Times New Roman"/>
                <w:color w:val="000000" w:themeColor="text1"/>
              </w:rPr>
              <m:t>1</m:t>
            </m:r>
          </m:e>
        </m:d>
        <m:r>
          <m:rPr>
            <m:sty m:val="bi"/>
          </m:rPr>
          <w:rPr>
            <w:rFonts w:ascii="Cambria Math" w:eastAsia="楷体" w:hAnsi="Cambria Math" w:cs="Times New Roman"/>
            <w:color w:val="000000" w:themeColor="text1"/>
          </w:rPr>
          <m:t>*101</m:t>
        </m:r>
      </m:oMath>
    </w:p>
    <w:p w14:paraId="7979B047" w14:textId="12F84000" w:rsidR="0002668E" w:rsidRDefault="0002668E" w:rsidP="0002668E">
      <w:pPr>
        <w:jc w:val="left"/>
        <w:rPr>
          <w:rFonts w:ascii="楷体" w:eastAsia="楷体" w:hAnsi="楷体" w:cs="Times New Roman"/>
          <w:color w:val="333333"/>
          <w:sz w:val="24"/>
          <w:szCs w:val="24"/>
        </w:rPr>
      </w:pPr>
      <w:r w:rsidRPr="00DF1EE9">
        <w:rPr>
          <w:rFonts w:ascii="楷体" w:eastAsia="楷体" w:hAnsi="楷体" w:cs="Times New Roman"/>
          <w:b/>
          <w:bCs/>
          <w:sz w:val="24"/>
          <w:szCs w:val="24"/>
        </w:rPr>
        <w:t>（</w:t>
      </w:r>
      <w:r w:rsidR="00FC7BC7">
        <w:rPr>
          <w:rFonts w:ascii="楷体" w:eastAsia="楷体" w:hAnsi="楷体" w:cs="Times New Roman"/>
          <w:b/>
          <w:bCs/>
          <w:sz w:val="24"/>
          <w:szCs w:val="24"/>
        </w:rPr>
        <w:t>2</w:t>
      </w:r>
      <w:r w:rsidRPr="00DF1EE9">
        <w:rPr>
          <w:rFonts w:ascii="楷体" w:eastAsia="楷体" w:hAnsi="楷体" w:cs="Times New Roman"/>
          <w:b/>
          <w:bCs/>
          <w:sz w:val="24"/>
          <w:szCs w:val="24"/>
        </w:rPr>
        <w:t>）</w:t>
      </w:r>
      <m:oMath>
        <m:r>
          <m:rPr>
            <m:sty m:val="bi"/>
          </m:rPr>
          <w:rPr>
            <w:rFonts w:ascii="Cambria Math" w:eastAsia="楷体" w:hAnsi="Cambria Math" w:cs="Times New Roman"/>
            <w:sz w:val="24"/>
            <w:szCs w:val="24"/>
          </w:rPr>
          <m:t>1</m:t>
        </m:r>
        <m:sSup>
          <m:sSupPr>
            <m:ctrlPr>
              <w:rPr>
                <w:rFonts w:ascii="Cambria Math" w:eastAsia="楷体" w:hAnsi="Cambria Math" w:cs="Times New Roman"/>
                <w:b/>
                <w:bCs/>
                <w:i/>
                <w:sz w:val="24"/>
                <w:szCs w:val="24"/>
              </w:rPr>
            </m:ctrlPr>
          </m:sSupPr>
          <m:e>
            <m:r>
              <m:rPr>
                <m:sty m:val="bi"/>
              </m:rPr>
              <w:rPr>
                <w:rFonts w:ascii="Cambria Math" w:eastAsia="楷体" w:hAnsi="Cambria Math" w:cs="Times New Roman"/>
                <w:sz w:val="24"/>
                <w:szCs w:val="24"/>
              </w:rPr>
              <m:t>(101</m:t>
            </m:r>
            <m:sSup>
              <m:sSupPr>
                <m:ctrlPr>
                  <w:rPr>
                    <w:rFonts w:ascii="Cambria Math" w:eastAsia="楷体" w:hAnsi="Cambria Math" w:cs="Times New Roman"/>
                    <w:b/>
                    <w:bCs/>
                    <w:i/>
                    <w:sz w:val="24"/>
                    <w:szCs w:val="24"/>
                  </w:rPr>
                </m:ctrlPr>
              </m:sSupPr>
              <m:e>
                <m:r>
                  <m:rPr>
                    <m:sty m:val="bi"/>
                  </m:rPr>
                  <w:rPr>
                    <w:rFonts w:ascii="Cambria Math" w:eastAsia="楷体" w:hAnsi="Cambria Math" w:cs="Times New Roman"/>
                    <w:sz w:val="24"/>
                    <w:szCs w:val="24"/>
                  </w:rPr>
                  <m:t>0</m:t>
                </m:r>
              </m:e>
              <m:sup>
                <m:r>
                  <m:rPr>
                    <m:sty m:val="bi"/>
                  </m:rPr>
                  <w:rPr>
                    <w:rFonts w:ascii="Cambria Math" w:eastAsia="楷体" w:hAnsi="Cambria Math" w:cs="Times New Roman"/>
                    <w:sz w:val="24"/>
                    <w:szCs w:val="24"/>
                  </w:rPr>
                  <m:t>*</m:t>
                </m:r>
              </m:sup>
            </m:sSup>
            <m:r>
              <m:rPr>
                <m:sty m:val="bi"/>
              </m:rPr>
              <w:rPr>
                <w:rFonts w:ascii="Cambria Math" w:eastAsia="楷体" w:hAnsi="Cambria Math" w:cs="Times New Roman"/>
                <w:sz w:val="24"/>
                <w:szCs w:val="24"/>
              </w:rPr>
              <m:t>|1</m:t>
            </m:r>
            <m:sSup>
              <m:sSupPr>
                <m:ctrlPr>
                  <w:rPr>
                    <w:rFonts w:ascii="Cambria Math" w:eastAsia="楷体" w:hAnsi="Cambria Math" w:cs="Times New Roman"/>
                    <w:b/>
                    <w:bCs/>
                    <w:i/>
                    <w:sz w:val="24"/>
                    <w:szCs w:val="24"/>
                  </w:rPr>
                </m:ctrlPr>
              </m:sSupPr>
              <m:e>
                <m:d>
                  <m:dPr>
                    <m:ctrlPr>
                      <w:rPr>
                        <w:rFonts w:ascii="Cambria Math" w:eastAsia="楷体" w:hAnsi="Cambria Math" w:cs="Times New Roman"/>
                        <w:b/>
                        <w:bCs/>
                        <w:i/>
                        <w:sz w:val="24"/>
                        <w:szCs w:val="24"/>
                      </w:rPr>
                    </m:ctrlPr>
                  </m:dPr>
                  <m:e>
                    <m:r>
                      <m:rPr>
                        <m:sty m:val="bi"/>
                      </m:rPr>
                      <w:rPr>
                        <w:rFonts w:ascii="Cambria Math" w:eastAsia="楷体" w:hAnsi="Cambria Math" w:cs="Times New Roman"/>
                        <w:sz w:val="24"/>
                        <w:szCs w:val="24"/>
                      </w:rPr>
                      <m:t>010</m:t>
                    </m:r>
                  </m:e>
                </m:d>
              </m:e>
              <m:sup>
                <m:r>
                  <m:rPr>
                    <m:sty m:val="bi"/>
                  </m:rPr>
                  <w:rPr>
                    <w:rFonts w:ascii="Cambria Math" w:eastAsia="楷体" w:hAnsi="Cambria Math" w:cs="Times New Roman"/>
                    <w:sz w:val="24"/>
                    <w:szCs w:val="24"/>
                  </w:rPr>
                  <m:t>*</m:t>
                </m:r>
              </m:sup>
            </m:sSup>
            <m:r>
              <m:rPr>
                <m:sty m:val="p"/>
              </m:rPr>
              <w:rPr>
                <w:rFonts w:ascii="Cambria Math" w:eastAsia="MS Gothic" w:hAnsi="MS Gothic" w:cs="MS Gothic"/>
                <w:color w:val="333333"/>
                <w:sz w:val="24"/>
                <w:szCs w:val="24"/>
              </w:rPr>
              <m:t>1)</m:t>
            </m:r>
          </m:e>
          <m:sup>
            <m:r>
              <m:rPr>
                <m:sty m:val="bi"/>
              </m:rPr>
              <w:rPr>
                <w:rFonts w:ascii="Cambria Math" w:eastAsia="楷体" w:hAnsi="Cambria Math" w:cs="Times New Roman"/>
                <w:sz w:val="24"/>
                <w:szCs w:val="24"/>
              </w:rPr>
              <m:t>*</m:t>
            </m:r>
          </m:sup>
        </m:sSup>
        <m:r>
          <m:rPr>
            <m:sty m:val="p"/>
          </m:rPr>
          <w:rPr>
            <w:rFonts w:ascii="Cambria Math" w:eastAsia="楷体" w:hAnsi="Cambria Math" w:hint="eastAsia"/>
            <w:color w:val="333333"/>
            <w:sz w:val="24"/>
            <w:szCs w:val="24"/>
          </w:rPr>
          <m:t>0</m:t>
        </m:r>
      </m:oMath>
    </w:p>
    <w:p w14:paraId="7407636E" w14:textId="112554A4" w:rsidR="00555449" w:rsidRPr="00555449" w:rsidRDefault="00555449" w:rsidP="0002668E">
      <w:pPr>
        <w:jc w:val="left"/>
        <w:rPr>
          <w:rFonts w:ascii="楷体" w:eastAsia="楷体" w:hAnsi="楷体" w:cs="Times New Roman"/>
          <w:b/>
          <w:bCs/>
          <w:sz w:val="24"/>
          <w:szCs w:val="24"/>
        </w:rPr>
      </w:pPr>
      <w:r>
        <w:rPr>
          <w:rFonts w:ascii="楷体" w:eastAsia="楷体" w:hAnsi="楷体" w:cs="Times New Roman" w:hint="eastAsia"/>
          <w:color w:val="333333"/>
          <w:sz w:val="24"/>
          <w:szCs w:val="24"/>
        </w:rPr>
        <w:t>（3）</w:t>
      </w:r>
      <m:oMath>
        <m:r>
          <m:rPr>
            <m:sty m:val="bi"/>
          </m:rPr>
          <w:rPr>
            <w:rFonts w:ascii="Cambria Math" w:eastAsia="楷体" w:hAnsi="Cambria Math" w:cs="Times New Roman"/>
            <w:color w:val="000000" w:themeColor="text1"/>
            <w:sz w:val="24"/>
            <w:szCs w:val="24"/>
          </w:rPr>
          <m:t>a</m:t>
        </m:r>
        <m:sSup>
          <m:sSupPr>
            <m:ctrlPr>
              <w:rPr>
                <w:rFonts w:ascii="Cambria Math" w:eastAsia="楷体" w:hAnsi="Cambria Math" w:cs="Times New Roman"/>
                <w:b/>
                <w:bCs/>
                <w:i/>
                <w:color w:val="000000" w:themeColor="text1"/>
                <w:sz w:val="24"/>
                <w:szCs w:val="24"/>
              </w:rPr>
            </m:ctrlPr>
          </m:sSupPr>
          <m:e>
            <m:r>
              <m:rPr>
                <m:sty m:val="bi"/>
              </m:rPr>
              <w:rPr>
                <w:rFonts w:ascii="Cambria Math" w:eastAsia="楷体" w:hAnsi="Cambria Math" w:cs="Times New Roman"/>
                <w:color w:val="000000" w:themeColor="text1"/>
                <w:sz w:val="24"/>
                <w:szCs w:val="24"/>
              </w:rPr>
              <m:t>(</m:t>
            </m:r>
            <m:sSup>
              <m:sSupPr>
                <m:ctrlPr>
                  <w:rPr>
                    <w:rFonts w:ascii="Cambria Math" w:eastAsia="楷体" w:hAnsi="Cambria Math" w:cs="Times New Roman"/>
                    <w:b/>
                    <w:bCs/>
                    <w:i/>
                    <w:color w:val="000000" w:themeColor="text1"/>
                    <w:sz w:val="24"/>
                    <w:szCs w:val="24"/>
                  </w:rPr>
                </m:ctrlPr>
              </m:sSupPr>
              <m:e>
                <m:d>
                  <m:dPr>
                    <m:ctrlPr>
                      <w:rPr>
                        <w:rFonts w:ascii="Cambria Math" w:eastAsia="楷体" w:hAnsi="Cambria Math" w:cs="Times New Roman"/>
                        <w:b/>
                        <w:bCs/>
                        <w:i/>
                        <w:color w:val="000000" w:themeColor="text1"/>
                        <w:sz w:val="24"/>
                        <w:szCs w:val="24"/>
                      </w:rPr>
                    </m:ctrlPr>
                  </m:dPr>
                  <m:e>
                    <m:r>
                      <m:rPr>
                        <m:sty m:val="bi"/>
                      </m:rPr>
                      <w:rPr>
                        <w:rFonts w:ascii="Cambria Math" w:eastAsia="楷体" w:hAnsi="Cambria Math" w:cs="Times New Roman"/>
                        <w:color w:val="000000" w:themeColor="text1"/>
                        <w:sz w:val="24"/>
                        <w:szCs w:val="24"/>
                      </w:rPr>
                      <m:t>a</m:t>
                    </m:r>
                  </m:e>
                  <m:e>
                    <m:r>
                      <m:rPr>
                        <m:sty m:val="bi"/>
                      </m:rPr>
                      <w:rPr>
                        <w:rFonts w:ascii="Cambria Math" w:eastAsia="楷体" w:hAnsi="Cambria Math" w:cs="Times New Roman"/>
                        <w:color w:val="000000" w:themeColor="text1"/>
                        <w:sz w:val="24"/>
                        <w:szCs w:val="24"/>
                      </w:rPr>
                      <m:t>b</m:t>
                    </m:r>
                  </m:e>
                </m:d>
              </m:e>
              <m:sup>
                <m:r>
                  <m:rPr>
                    <m:sty m:val="bi"/>
                  </m:rPr>
                  <w:rPr>
                    <w:rFonts w:ascii="Cambria Math" w:eastAsia="楷体" w:hAnsi="Cambria Math" w:cs="Times New Roman"/>
                    <w:color w:val="000000" w:themeColor="text1"/>
                    <w:sz w:val="24"/>
                    <w:szCs w:val="24"/>
                  </w:rPr>
                  <m:t>*</m:t>
                </m:r>
              </m:sup>
            </m:sSup>
            <m:r>
              <m:rPr>
                <m:sty m:val="bi"/>
              </m:rPr>
              <w:rPr>
                <w:rFonts w:ascii="Cambria Math" w:eastAsia="楷体" w:hAnsi="Cambria Math" w:cs="Times New Roman"/>
                <w:color w:val="000000" w:themeColor="text1"/>
                <w:sz w:val="24"/>
                <w:szCs w:val="24"/>
              </w:rPr>
              <m:t>|a</m:t>
            </m:r>
            <m:sSup>
              <m:sSupPr>
                <m:ctrlPr>
                  <w:rPr>
                    <w:rFonts w:ascii="Cambria Math" w:eastAsia="楷体" w:hAnsi="Cambria Math" w:cs="Times New Roman"/>
                    <w:b/>
                    <w:bCs/>
                    <w:i/>
                    <w:color w:val="000000" w:themeColor="text1"/>
                    <w:sz w:val="24"/>
                    <w:szCs w:val="24"/>
                  </w:rPr>
                </m:ctrlPr>
              </m:sSupPr>
              <m:e>
                <m:r>
                  <m:rPr>
                    <m:sty m:val="bi"/>
                  </m:rPr>
                  <w:rPr>
                    <w:rFonts w:ascii="Cambria Math" w:eastAsia="楷体" w:hAnsi="Cambria Math" w:cs="Times New Roman"/>
                    <w:color w:val="000000" w:themeColor="text1"/>
                    <w:sz w:val="24"/>
                    <w:szCs w:val="24"/>
                  </w:rPr>
                  <m:t>b</m:t>
                </m:r>
              </m:e>
              <m:sup>
                <m:r>
                  <m:rPr>
                    <m:sty m:val="bi"/>
                  </m:rPr>
                  <w:rPr>
                    <w:rFonts w:ascii="Cambria Math" w:eastAsia="楷体" w:hAnsi="Cambria Math" w:cs="Times New Roman"/>
                    <w:color w:val="000000" w:themeColor="text1"/>
                    <w:sz w:val="24"/>
                    <w:szCs w:val="24"/>
                  </w:rPr>
                  <m:t>*</m:t>
                </m:r>
              </m:sup>
            </m:sSup>
            <m:r>
              <m:rPr>
                <m:sty m:val="bi"/>
              </m:rPr>
              <w:rPr>
                <w:rFonts w:ascii="Cambria Math" w:eastAsia="楷体" w:hAnsi="Cambria Math" w:cs="Times New Roman"/>
                <w:color w:val="000000" w:themeColor="text1"/>
                <w:sz w:val="24"/>
                <w:szCs w:val="24"/>
              </w:rPr>
              <m:t>a)</m:t>
            </m:r>
          </m:e>
          <m:sup>
            <m:r>
              <m:rPr>
                <m:sty m:val="bi"/>
              </m:rPr>
              <w:rPr>
                <w:rFonts w:ascii="Cambria Math" w:eastAsia="楷体" w:hAnsi="Cambria Math" w:cs="Times New Roman"/>
                <w:color w:val="000000" w:themeColor="text1"/>
                <w:sz w:val="24"/>
                <w:szCs w:val="24"/>
              </w:rPr>
              <m:t>*</m:t>
            </m:r>
          </m:sup>
        </m:sSup>
        <m:r>
          <m:rPr>
            <m:sty m:val="bi"/>
          </m:rPr>
          <w:rPr>
            <w:rFonts w:ascii="Cambria Math" w:eastAsia="楷体" w:hAnsi="Cambria Math" w:cs="Times New Roman"/>
            <w:color w:val="000000" w:themeColor="text1"/>
            <w:sz w:val="24"/>
            <w:szCs w:val="24"/>
          </w:rPr>
          <m:t>b</m:t>
        </m:r>
      </m:oMath>
    </w:p>
    <w:p w14:paraId="4C6C9C29" w14:textId="202995B4" w:rsidR="0002668E" w:rsidRDefault="0002668E" w:rsidP="0002668E">
      <w:pPr>
        <w:jc w:val="left"/>
        <w:rPr>
          <w:rFonts w:ascii="楷体" w:eastAsia="楷体" w:hAnsi="楷体"/>
          <w:color w:val="333333"/>
          <w:sz w:val="24"/>
          <w:szCs w:val="24"/>
        </w:rPr>
      </w:pPr>
      <w:r w:rsidRPr="00DF1EE9">
        <w:rPr>
          <w:rFonts w:ascii="楷体" w:eastAsia="楷体" w:hAnsi="楷体" w:cs="Times New Roman"/>
          <w:b/>
          <w:bCs/>
          <w:sz w:val="24"/>
          <w:szCs w:val="24"/>
        </w:rPr>
        <w:t>（</w:t>
      </w:r>
      <w:r w:rsidR="00FC7BC7">
        <w:rPr>
          <w:rFonts w:ascii="楷体" w:eastAsia="楷体" w:hAnsi="楷体" w:cs="Times New Roman"/>
          <w:b/>
          <w:bCs/>
          <w:sz w:val="24"/>
          <w:szCs w:val="24"/>
        </w:rPr>
        <w:t>4</w:t>
      </w:r>
      <w:r w:rsidRPr="00DF1EE9">
        <w:rPr>
          <w:rFonts w:ascii="楷体" w:eastAsia="楷体" w:hAnsi="楷体" w:cs="Times New Roman"/>
          <w:b/>
          <w:bCs/>
          <w:sz w:val="24"/>
          <w:szCs w:val="24"/>
        </w:rPr>
        <w:t>）</w:t>
      </w:r>
      <m:oMath>
        <m:r>
          <m:rPr>
            <m:sty m:val="bi"/>
          </m:rPr>
          <w:rPr>
            <w:rFonts w:ascii="Cambria Math" w:eastAsia="楷体" w:hAnsi="Cambria Math" w:cs="Times New Roman"/>
            <w:sz w:val="24"/>
            <w:szCs w:val="24"/>
          </w:rPr>
          <m:t>b</m:t>
        </m:r>
        <m:sSup>
          <m:sSupPr>
            <m:ctrlPr>
              <w:rPr>
                <w:rFonts w:ascii="Cambria Math" w:eastAsia="楷体" w:hAnsi="Cambria Math"/>
                <w:color w:val="333333"/>
                <w:sz w:val="24"/>
                <w:szCs w:val="24"/>
              </w:rPr>
            </m:ctrlPr>
          </m:sSupPr>
          <m:e>
            <m:sSup>
              <m:sSupPr>
                <m:ctrlPr>
                  <w:rPr>
                    <w:rFonts w:ascii="Cambria Math" w:eastAsia="楷体" w:hAnsi="Cambria Math" w:cs="Times New Roman"/>
                    <w:b/>
                    <w:bCs/>
                    <w:i/>
                    <w:sz w:val="24"/>
                    <w:szCs w:val="24"/>
                  </w:rPr>
                </m:ctrlPr>
              </m:sSupPr>
              <m:e>
                <m:r>
                  <m:rPr>
                    <m:sty m:val="bi"/>
                  </m:rPr>
                  <w:rPr>
                    <w:rFonts w:ascii="Cambria Math" w:eastAsia="楷体" w:hAnsi="Cambria Math" w:cs="Times New Roman"/>
                    <w:sz w:val="24"/>
                    <w:szCs w:val="24"/>
                  </w:rPr>
                  <m:t>((ab)</m:t>
                </m:r>
              </m:e>
              <m:sup>
                <m:r>
                  <m:rPr>
                    <m:sty m:val="bi"/>
                  </m:rPr>
                  <w:rPr>
                    <w:rFonts w:ascii="Cambria Math" w:eastAsia="楷体" w:hAnsi="Cambria Math" w:cs="Times New Roman"/>
                    <w:sz w:val="24"/>
                    <w:szCs w:val="24"/>
                  </w:rPr>
                  <m:t>*</m:t>
                </m:r>
              </m:sup>
            </m:sSup>
            <m:r>
              <m:rPr>
                <m:sty m:val="p"/>
              </m:rPr>
              <w:rPr>
                <w:rFonts w:ascii="Cambria Math" w:eastAsia="楷体" w:hAnsi="Cambria Math"/>
                <w:color w:val="333333"/>
                <w:sz w:val="24"/>
                <w:szCs w:val="24"/>
              </w:rPr>
              <m:t>|bb)</m:t>
            </m:r>
          </m:e>
          <m:sup>
            <m:r>
              <w:rPr>
                <w:rFonts w:ascii="Cambria Math" w:eastAsia="楷体" w:hAnsi="Cambria Math"/>
                <w:color w:val="333333"/>
                <w:sz w:val="24"/>
                <w:szCs w:val="24"/>
              </w:rPr>
              <m:t>*</m:t>
            </m:r>
          </m:sup>
        </m:sSup>
        <m:r>
          <m:rPr>
            <m:sty m:val="p"/>
          </m:rPr>
          <w:rPr>
            <w:rFonts w:ascii="Cambria Math" w:eastAsia="楷体" w:hAnsi="Cambria Math"/>
            <w:color w:val="333333"/>
            <w:sz w:val="24"/>
            <w:szCs w:val="24"/>
          </w:rPr>
          <m:t>ab</m:t>
        </m:r>
      </m:oMath>
    </w:p>
    <w:p w14:paraId="20E266D8" w14:textId="77777777" w:rsidR="00555449" w:rsidRPr="00062481" w:rsidRDefault="00555449" w:rsidP="00555449">
      <w:pPr>
        <w:jc w:val="left"/>
        <w:rPr>
          <w:rFonts w:ascii="Times New Roman" w:eastAsia="楷体" w:hAnsi="Times New Roman" w:cs="Times New Roman"/>
          <w:b/>
          <w:color w:val="000000" w:themeColor="text1"/>
          <w:sz w:val="24"/>
          <w:szCs w:val="24"/>
        </w:rPr>
      </w:pPr>
      <w:r w:rsidRPr="005A2C41">
        <w:rPr>
          <w:rFonts w:ascii="楷体" w:eastAsia="楷体" w:hAnsi="楷体" w:hint="eastAsia"/>
          <w:b/>
          <w:bCs/>
          <w:color w:val="FF0000"/>
          <w:sz w:val="24"/>
          <w:szCs w:val="24"/>
        </w:rPr>
        <w:t>答</w:t>
      </w:r>
      <w:r w:rsidRPr="00062481">
        <w:rPr>
          <w:rFonts w:ascii="楷体" w:eastAsia="楷体" w:hAnsi="楷体" w:hint="eastAsia"/>
          <w:color w:val="FF0000"/>
          <w:sz w:val="24"/>
          <w:szCs w:val="24"/>
        </w:rPr>
        <w:t>：</w:t>
      </w:r>
    </w:p>
    <w:p w14:paraId="289026B1" w14:textId="77777777" w:rsidR="00555449" w:rsidRPr="00062481" w:rsidRDefault="00555449" w:rsidP="00555449">
      <w:pPr>
        <w:jc w:val="left"/>
        <w:rPr>
          <w:rFonts w:ascii="Times New Roman" w:eastAsia="楷体" w:hAnsi="Times New Roman" w:cs="Times New Roman"/>
          <w:b/>
          <w:color w:val="000000" w:themeColor="text1"/>
          <w:sz w:val="24"/>
          <w:szCs w:val="24"/>
        </w:rPr>
      </w:pPr>
      <w:r w:rsidRPr="00062481">
        <w:rPr>
          <w:rFonts w:ascii="Times New Roman" w:eastAsia="楷体" w:hAnsi="Times New Roman" w:cs="Times New Roman" w:hint="eastAsia"/>
          <w:b/>
          <w:color w:val="000000" w:themeColor="text1"/>
          <w:sz w:val="24"/>
          <w:szCs w:val="24"/>
        </w:rPr>
        <w:t>(1)</w:t>
      </w:r>
      <w:r w:rsidRPr="00062481">
        <w:rPr>
          <w:rFonts w:ascii="Times New Roman" w:eastAsia="楷体" w:hAnsi="Times New Roman" w:cs="Times New Roman" w:hint="eastAsia"/>
          <w:b/>
          <w:color w:val="000000" w:themeColor="text1"/>
          <w:sz w:val="24"/>
          <w:szCs w:val="24"/>
        </w:rPr>
        <w:t>正规式</w:t>
      </w:r>
      <m:oMath>
        <m:r>
          <m:rPr>
            <m:sty m:val="bi"/>
          </m:rPr>
          <w:rPr>
            <w:rFonts w:ascii="Cambria Math" w:eastAsia="楷体" w:hAnsi="Cambria Math" w:cs="Times New Roman"/>
            <w:color w:val="000000" w:themeColor="text1"/>
            <w:sz w:val="24"/>
            <w:szCs w:val="24"/>
          </w:rPr>
          <m:t>1</m:t>
        </m:r>
        <m:d>
          <m:dPr>
            <m:ctrlPr>
              <w:rPr>
                <w:rFonts w:ascii="Cambria Math" w:eastAsia="楷体" w:hAnsi="Cambria Math" w:cs="Times New Roman"/>
                <w:b/>
                <w:bCs/>
                <w:i/>
                <w:color w:val="000000" w:themeColor="text1"/>
                <w:sz w:val="24"/>
                <w:szCs w:val="24"/>
              </w:rPr>
            </m:ctrlPr>
          </m:dPr>
          <m:e>
            <m:r>
              <m:rPr>
                <m:sty m:val="bi"/>
              </m:rPr>
              <w:rPr>
                <w:rFonts w:ascii="Cambria Math" w:eastAsia="楷体" w:hAnsi="Cambria Math" w:cs="Times New Roman"/>
                <w:color w:val="000000" w:themeColor="text1"/>
                <w:sz w:val="24"/>
                <w:szCs w:val="24"/>
              </w:rPr>
              <m:t>0</m:t>
            </m:r>
          </m:e>
          <m:e>
            <m:r>
              <m:rPr>
                <m:sty m:val="bi"/>
              </m:rPr>
              <w:rPr>
                <w:rFonts w:ascii="Cambria Math" w:eastAsia="楷体" w:hAnsi="Cambria Math" w:cs="Times New Roman"/>
                <w:color w:val="000000" w:themeColor="text1"/>
                <w:sz w:val="24"/>
                <w:szCs w:val="24"/>
              </w:rPr>
              <m:t>1</m:t>
            </m:r>
          </m:e>
        </m:d>
        <m:r>
          <m:rPr>
            <m:sty m:val="bi"/>
          </m:rPr>
          <w:rPr>
            <w:rFonts w:ascii="Cambria Math" w:eastAsia="楷体" w:hAnsi="Cambria Math" w:cs="Times New Roman"/>
            <w:color w:val="000000" w:themeColor="text1"/>
            <w:sz w:val="24"/>
            <w:szCs w:val="24"/>
          </w:rPr>
          <m:t>*101</m:t>
        </m:r>
      </m:oMath>
      <w:r w:rsidRPr="00062481">
        <w:rPr>
          <w:rFonts w:ascii="Times New Roman" w:eastAsia="楷体" w:hAnsi="Times New Roman" w:cs="Times New Roman"/>
          <w:b/>
          <w:color w:val="000000" w:themeColor="text1"/>
          <w:sz w:val="24"/>
          <w:szCs w:val="24"/>
        </w:rPr>
        <w:t>对应的</w:t>
      </w:r>
      <w:r w:rsidRPr="00062481">
        <w:rPr>
          <w:rFonts w:ascii="Times New Roman" w:eastAsia="楷体" w:hAnsi="Times New Roman" w:cs="Times New Roman" w:hint="eastAsia"/>
          <w:b/>
          <w:color w:val="000000" w:themeColor="text1"/>
          <w:sz w:val="24"/>
          <w:szCs w:val="24"/>
        </w:rPr>
        <w:t>NFA</w:t>
      </w:r>
      <w:r w:rsidRPr="00062481">
        <w:rPr>
          <w:rFonts w:ascii="Times New Roman" w:eastAsia="楷体" w:hAnsi="Times New Roman" w:cs="Times New Roman" w:hint="eastAsia"/>
          <w:b/>
          <w:color w:val="000000" w:themeColor="text1"/>
          <w:sz w:val="24"/>
          <w:szCs w:val="24"/>
        </w:rPr>
        <w:t>如下：</w:t>
      </w:r>
    </w:p>
    <w:p w14:paraId="3D290CF2" w14:textId="77777777" w:rsidR="00555449" w:rsidRPr="00062481" w:rsidRDefault="00555449" w:rsidP="00555449">
      <w:pPr>
        <w:jc w:val="left"/>
        <w:rPr>
          <w:rFonts w:ascii="Times New Roman" w:eastAsia="楷体" w:hAnsi="Times New Roman" w:cs="Times New Roman"/>
          <w:b/>
          <w:color w:val="000000" w:themeColor="text1"/>
          <w:sz w:val="24"/>
          <w:szCs w:val="24"/>
        </w:rPr>
      </w:pPr>
      <w:r w:rsidRPr="00062481">
        <w:rPr>
          <w:rFonts w:ascii="Times New Roman" w:eastAsia="楷体" w:hAnsi="Times New Roman" w:cs="Times New Roman"/>
          <w:b/>
          <w:noProof/>
          <w:color w:val="000000" w:themeColor="text1"/>
          <w:sz w:val="24"/>
          <w:szCs w:val="24"/>
        </w:rPr>
        <w:drawing>
          <wp:inline distT="0" distB="0" distL="0" distR="0" wp14:anchorId="3A43A13E" wp14:editId="4F8D9D9E">
            <wp:extent cx="3526247" cy="13199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8484" cy="1324497"/>
                    </a:xfrm>
                    <a:prstGeom prst="rect">
                      <a:avLst/>
                    </a:prstGeom>
                    <a:noFill/>
                  </pic:spPr>
                </pic:pic>
              </a:graphicData>
            </a:graphic>
          </wp:inline>
        </w:drawing>
      </w:r>
    </w:p>
    <w:p w14:paraId="6AE2860A" w14:textId="77777777" w:rsidR="00555449" w:rsidRPr="00062481" w:rsidRDefault="00555449" w:rsidP="00555449">
      <w:pPr>
        <w:jc w:val="left"/>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用子集法将此</w:t>
      </w:r>
      <w:r w:rsidRPr="00062481">
        <w:rPr>
          <w:rFonts w:ascii="Times New Roman" w:eastAsia="楷体" w:hAnsi="Times New Roman" w:cs="Times New Roman" w:hint="eastAsia"/>
          <w:b/>
          <w:bCs/>
          <w:color w:val="000000" w:themeColor="text1"/>
          <w:sz w:val="24"/>
          <w:szCs w:val="24"/>
        </w:rPr>
        <w:t>NFA</w:t>
      </w:r>
      <w:r w:rsidRPr="00062481">
        <w:rPr>
          <w:rFonts w:ascii="Times New Roman" w:eastAsia="楷体" w:hAnsi="Times New Roman" w:cs="Times New Roman" w:hint="eastAsia"/>
          <w:b/>
          <w:bCs/>
          <w:color w:val="000000" w:themeColor="text1"/>
          <w:sz w:val="24"/>
          <w:szCs w:val="24"/>
        </w:rPr>
        <w:t>确定化的状态转换表如下：</w:t>
      </w:r>
    </w:p>
    <w:tbl>
      <w:tblPr>
        <w:tblStyle w:val="a7"/>
        <w:tblW w:w="0" w:type="auto"/>
        <w:tblInd w:w="151" w:type="dxa"/>
        <w:tblLook w:val="04A0" w:firstRow="1" w:lastRow="0" w:firstColumn="1" w:lastColumn="0" w:noHBand="0" w:noVBand="1"/>
      </w:tblPr>
      <w:tblGrid>
        <w:gridCol w:w="2084"/>
        <w:gridCol w:w="1392"/>
        <w:gridCol w:w="1732"/>
      </w:tblGrid>
      <w:tr w:rsidR="00555449" w:rsidRPr="00062481" w14:paraId="4CB9E5BE" w14:textId="77777777" w:rsidTr="00B2788D">
        <w:trPr>
          <w:trHeight w:val="397"/>
        </w:trPr>
        <w:tc>
          <w:tcPr>
            <w:tcW w:w="2084" w:type="dxa"/>
            <w:tcBorders>
              <w:tl2br w:val="single" w:sz="6" w:space="0" w:color="auto"/>
            </w:tcBorders>
            <w:vAlign w:val="center"/>
          </w:tcPr>
          <w:p w14:paraId="0F3D1D94" w14:textId="77777777" w:rsidR="00555449" w:rsidRDefault="00555449" w:rsidP="00B2788D">
            <w:pPr>
              <w:jc w:val="left"/>
              <w:rPr>
                <w:rFonts w:ascii="Times New Roman" w:eastAsia="楷体" w:hAnsi="Times New Roman" w:cs="Times New Roman"/>
                <w:color w:val="000000" w:themeColor="text1"/>
                <w:sz w:val="24"/>
                <w:szCs w:val="24"/>
              </w:rPr>
            </w:pPr>
            <w:r>
              <w:rPr>
                <w:rFonts w:ascii="Times New Roman" w:eastAsia="楷体" w:hAnsi="Times New Roman" w:cs="Times New Roman" w:hint="eastAsia"/>
                <w:color w:val="000000" w:themeColor="text1"/>
                <w:sz w:val="24"/>
                <w:szCs w:val="24"/>
              </w:rPr>
              <w:t xml:space="preserve"> </w:t>
            </w:r>
            <w:r>
              <w:rPr>
                <w:rFonts w:ascii="Times New Roman" w:eastAsia="楷体" w:hAnsi="Times New Roman" w:cs="Times New Roman"/>
                <w:color w:val="000000" w:themeColor="text1"/>
                <w:sz w:val="24"/>
                <w:szCs w:val="24"/>
              </w:rPr>
              <w:t xml:space="preserve">      </w:t>
            </w:r>
            <w:r>
              <w:rPr>
                <w:rFonts w:ascii="Times New Roman" w:eastAsia="楷体" w:hAnsi="Times New Roman" w:cs="Times New Roman" w:hint="eastAsia"/>
                <w:color w:val="000000" w:themeColor="text1"/>
                <w:sz w:val="24"/>
                <w:szCs w:val="24"/>
              </w:rPr>
              <w:t>输入符号</w:t>
            </w:r>
          </w:p>
          <w:p w14:paraId="36A478A1" w14:textId="77777777" w:rsidR="00555449" w:rsidRPr="00062481" w:rsidRDefault="00555449" w:rsidP="00B2788D">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392" w:type="dxa"/>
            <w:vAlign w:val="center"/>
          </w:tcPr>
          <w:p w14:paraId="5EB4855D" w14:textId="77777777" w:rsidR="00555449" w:rsidRPr="00062481" w:rsidRDefault="00555449" w:rsidP="00B2788D">
            <w:pPr>
              <w:jc w:val="center"/>
              <w:rPr>
                <w:rFonts w:ascii="Times New Roman" w:eastAsia="楷体" w:hAnsi="Times New Roman" w:cs="Times New Roman"/>
                <w:color w:val="000000" w:themeColor="text1"/>
                <w:sz w:val="24"/>
                <w:szCs w:val="24"/>
              </w:rPr>
            </w:pPr>
            <w:r>
              <w:rPr>
                <w:rFonts w:ascii="Times New Roman" w:eastAsia="楷体" w:hAnsi="Times New Roman" w:cs="Times New Roman"/>
                <w:color w:val="000000" w:themeColor="text1"/>
                <w:sz w:val="24"/>
                <w:szCs w:val="24"/>
              </w:rPr>
              <w:t>1</w:t>
            </w:r>
          </w:p>
        </w:tc>
        <w:tc>
          <w:tcPr>
            <w:tcW w:w="1732" w:type="dxa"/>
            <w:vAlign w:val="center"/>
          </w:tcPr>
          <w:p w14:paraId="4E6D288F" w14:textId="77777777" w:rsidR="00555449" w:rsidRPr="009B1AF1" w:rsidRDefault="00555449" w:rsidP="00B2788D">
            <w:pPr>
              <w:jc w:val="center"/>
              <w:rPr>
                <w:rFonts w:ascii="Times New Roman" w:eastAsia="楷体" w:hAnsi="Times New Roman" w:cs="Times New Roman"/>
                <w:iCs/>
                <w:color w:val="000000" w:themeColor="text1"/>
                <w:sz w:val="24"/>
                <w:szCs w:val="24"/>
              </w:rPr>
            </w:pPr>
            <w:r w:rsidRPr="009B1AF1">
              <w:rPr>
                <w:rFonts w:ascii="Times New Roman" w:eastAsia="楷体" w:hAnsi="Times New Roman" w:cs="Times New Roman" w:hint="eastAsia"/>
                <w:iCs/>
                <w:color w:val="000000" w:themeColor="text1"/>
                <w:sz w:val="24"/>
                <w:szCs w:val="24"/>
              </w:rPr>
              <w:t>0</w:t>
            </w:r>
          </w:p>
        </w:tc>
      </w:tr>
      <w:tr w:rsidR="00555449" w:rsidRPr="00062481" w14:paraId="6AF7B7CD" w14:textId="77777777" w:rsidTr="00B2788D">
        <w:trPr>
          <w:trHeight w:val="397"/>
        </w:trPr>
        <w:tc>
          <w:tcPr>
            <w:tcW w:w="2084" w:type="dxa"/>
            <w:vAlign w:val="center"/>
          </w:tcPr>
          <w:p w14:paraId="12AF842A" w14:textId="77777777" w:rsidR="00555449" w:rsidRPr="00062481" w:rsidRDefault="00000000" w:rsidP="00B2788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={A}</m:t>
                </m:r>
              </m:oMath>
            </m:oMathPara>
          </w:p>
        </w:tc>
        <w:tc>
          <w:tcPr>
            <w:tcW w:w="1392" w:type="dxa"/>
            <w:vAlign w:val="center"/>
          </w:tcPr>
          <w:p w14:paraId="726E0670" w14:textId="77777777" w:rsidR="00555449" w:rsidRPr="00062481" w:rsidRDefault="00555449" w:rsidP="00B2788D">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732" w:type="dxa"/>
          </w:tcPr>
          <w:p w14:paraId="01F9E5F6"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555449" w:rsidRPr="00062481" w14:paraId="3F1E22EC" w14:textId="77777777" w:rsidTr="00B2788D">
        <w:trPr>
          <w:trHeight w:val="397"/>
        </w:trPr>
        <w:tc>
          <w:tcPr>
            <w:tcW w:w="2084" w:type="dxa"/>
            <w:vAlign w:val="center"/>
          </w:tcPr>
          <w:p w14:paraId="3C531E79" w14:textId="77777777" w:rsidR="00555449" w:rsidRPr="00062481" w:rsidRDefault="00000000" w:rsidP="00B2788D">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={B}</m:t>
                </m:r>
              </m:oMath>
            </m:oMathPara>
          </w:p>
        </w:tc>
        <w:tc>
          <w:tcPr>
            <w:tcW w:w="1392" w:type="dxa"/>
            <w:vAlign w:val="bottom"/>
          </w:tcPr>
          <w:p w14:paraId="5BC4E132"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732" w:type="dxa"/>
          </w:tcPr>
          <w:p w14:paraId="2B0021D1"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{B,C}</m:t>
                </m:r>
              </m:oMath>
            </m:oMathPara>
          </w:p>
        </w:tc>
      </w:tr>
      <w:tr w:rsidR="00555449" w:rsidRPr="00062481" w14:paraId="1FD8EAF0" w14:textId="77777777" w:rsidTr="00B2788D">
        <w:trPr>
          <w:trHeight w:val="397"/>
        </w:trPr>
        <w:tc>
          <w:tcPr>
            <w:tcW w:w="2084" w:type="dxa"/>
            <w:vAlign w:val="center"/>
          </w:tcPr>
          <w:p w14:paraId="022E82F7" w14:textId="77777777" w:rsidR="00555449" w:rsidRPr="00062481" w:rsidRDefault="00000000" w:rsidP="00B2788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={B,C}</m:t>
                </m:r>
              </m:oMath>
            </m:oMathPara>
          </w:p>
        </w:tc>
        <w:tc>
          <w:tcPr>
            <w:tcW w:w="1392" w:type="dxa"/>
            <w:vAlign w:val="bottom"/>
          </w:tcPr>
          <w:p w14:paraId="4D62FF4B"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{B,C}</m:t>
                </m:r>
              </m:oMath>
            </m:oMathPara>
          </w:p>
        </w:tc>
        <w:tc>
          <w:tcPr>
            <w:tcW w:w="1732" w:type="dxa"/>
          </w:tcPr>
          <w:p w14:paraId="69E8B79D"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{B,D}</m:t>
                </m:r>
              </m:oMath>
            </m:oMathPara>
          </w:p>
        </w:tc>
      </w:tr>
      <w:tr w:rsidR="00555449" w:rsidRPr="00062481" w14:paraId="012009D2" w14:textId="77777777" w:rsidTr="00B2788D">
        <w:trPr>
          <w:trHeight w:val="397"/>
        </w:trPr>
        <w:tc>
          <w:tcPr>
            <w:tcW w:w="2084" w:type="dxa"/>
            <w:vAlign w:val="center"/>
          </w:tcPr>
          <w:p w14:paraId="5FB9B80D" w14:textId="77777777" w:rsidR="00555449" w:rsidRPr="00062481" w:rsidRDefault="00000000" w:rsidP="00B2788D">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={B,D}</m:t>
                </m:r>
              </m:oMath>
            </m:oMathPara>
          </w:p>
        </w:tc>
        <w:tc>
          <w:tcPr>
            <w:tcW w:w="1392" w:type="dxa"/>
            <w:vAlign w:val="bottom"/>
          </w:tcPr>
          <w:p w14:paraId="72D6B3C5"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{B,C,E}</m:t>
                </m:r>
              </m:oMath>
            </m:oMathPara>
          </w:p>
        </w:tc>
        <w:tc>
          <w:tcPr>
            <w:tcW w:w="1732" w:type="dxa"/>
          </w:tcPr>
          <w:p w14:paraId="31BB7FBB"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r>
      <w:tr w:rsidR="00555449" w:rsidRPr="00062481" w14:paraId="291B1D3F" w14:textId="77777777" w:rsidTr="00B2788D">
        <w:trPr>
          <w:trHeight w:val="389"/>
        </w:trPr>
        <w:tc>
          <w:tcPr>
            <w:tcW w:w="2084" w:type="dxa"/>
            <w:vAlign w:val="center"/>
          </w:tcPr>
          <w:p w14:paraId="45256B72" w14:textId="77777777" w:rsidR="00555449" w:rsidRPr="00062481" w:rsidRDefault="00000000" w:rsidP="00B2788D">
            <w:pPr>
              <w:jc w:val="left"/>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={B,C,E}</m:t>
                </m:r>
              </m:oMath>
            </m:oMathPara>
          </w:p>
        </w:tc>
        <w:tc>
          <w:tcPr>
            <w:tcW w:w="1392" w:type="dxa"/>
            <w:vAlign w:val="bottom"/>
          </w:tcPr>
          <w:p w14:paraId="4797CA0F"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{B,C}</m:t>
                </m:r>
              </m:oMath>
            </m:oMathPara>
          </w:p>
        </w:tc>
        <w:tc>
          <w:tcPr>
            <w:tcW w:w="1732" w:type="dxa"/>
          </w:tcPr>
          <w:p w14:paraId="252F77FE"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{B,D}</m:t>
                </m:r>
              </m:oMath>
            </m:oMathPara>
          </w:p>
        </w:tc>
      </w:tr>
    </w:tbl>
    <w:p w14:paraId="103DC8CA" w14:textId="77777777" w:rsidR="00555449" w:rsidRDefault="00555449" w:rsidP="00555449">
      <w:pPr>
        <w:rPr>
          <w:rFonts w:ascii="Times New Roman" w:eastAsia="楷体" w:hAnsi="Times New Roman" w:cs="Times New Roman"/>
          <w:b/>
          <w:bCs/>
          <w:color w:val="000000" w:themeColor="text1"/>
          <w:sz w:val="24"/>
          <w:szCs w:val="24"/>
        </w:rPr>
      </w:pPr>
    </w:p>
    <w:p w14:paraId="2D4CAB20" w14:textId="77777777" w:rsidR="00555449" w:rsidRDefault="00555449" w:rsidP="00555449">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oMath>
    </w:p>
    <w:p w14:paraId="714DB7E0" w14:textId="77777777" w:rsidR="00555449" w:rsidRDefault="00555449" w:rsidP="00555449">
      <w:pPr>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color w:val="000000" w:themeColor="text1"/>
          <w:sz w:val="24"/>
          <w:szCs w:val="24"/>
        </w:rPr>
        <w:t>终态：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4</m:t>
            </m:r>
          </m:sub>
        </m:sSub>
      </m:oMath>
    </w:p>
    <w:p w14:paraId="4D93F0A1" w14:textId="77777777" w:rsidR="00555449" w:rsidRPr="00062481" w:rsidRDefault="00555449" w:rsidP="00555449">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如下为：</w:t>
      </w:r>
    </w:p>
    <w:p w14:paraId="3F832BD4" w14:textId="77777777" w:rsidR="00555449" w:rsidRPr="00062481" w:rsidRDefault="00555449" w:rsidP="00555449">
      <w:pPr>
        <w:rPr>
          <w:rFonts w:ascii="Times New Roman" w:eastAsia="楷体" w:hAnsi="Times New Roman" w:cs="Times New Roman"/>
          <w:b/>
          <w:bCs/>
          <w:color w:val="FF0000"/>
          <w:sz w:val="24"/>
          <w:szCs w:val="24"/>
        </w:rPr>
      </w:pPr>
      <w:r w:rsidRPr="00062481">
        <w:rPr>
          <w:rFonts w:ascii="Times New Roman" w:eastAsia="楷体" w:hAnsi="Times New Roman" w:cs="Times New Roman"/>
          <w:b/>
          <w:bCs/>
          <w:noProof/>
          <w:color w:val="FF0000"/>
          <w:sz w:val="24"/>
          <w:szCs w:val="24"/>
        </w:rPr>
        <w:drawing>
          <wp:inline distT="0" distB="0" distL="0" distR="0" wp14:anchorId="06E484ED" wp14:editId="07CC395D">
            <wp:extent cx="3609549" cy="1407381"/>
            <wp:effectExtent l="0" t="0" r="0" b="0"/>
            <wp:docPr id="71837089" name="图片 7183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2085" cy="1408370"/>
                    </a:xfrm>
                    <a:prstGeom prst="rect">
                      <a:avLst/>
                    </a:prstGeom>
                    <a:noFill/>
                  </pic:spPr>
                </pic:pic>
              </a:graphicData>
            </a:graphic>
          </wp:inline>
        </w:drawing>
      </w:r>
    </w:p>
    <w:p w14:paraId="2635279A" w14:textId="77777777" w:rsidR="00555449" w:rsidRPr="00062481" w:rsidRDefault="00555449" w:rsidP="00555449">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分割法最小化</w:t>
      </w:r>
    </w:p>
    <w:p w14:paraId="603D12A3" w14:textId="77777777" w:rsidR="00555449" w:rsidRPr="00555449" w:rsidRDefault="00555449" w:rsidP="00555449">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hint="eastAsia"/>
                  <w:color w:val="000000" w:themeColor="text1"/>
                  <w:sz w:val="24"/>
                  <w:szCs w:val="24"/>
                </w:rPr>
                <m:t>}</m:t>
              </m:r>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hint="eastAsia"/>
                  <w:color w:val="000000" w:themeColor="text1"/>
                  <w:sz w:val="24"/>
                  <w:szCs w:val="24"/>
                </w:rPr>
                <m:t>}</m:t>
              </m:r>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4</m:t>
                  </m:r>
                </m:sub>
              </m:sSub>
            </m:e>
          </m:d>
        </m:oMath>
      </m:oMathPara>
    </w:p>
    <w:p w14:paraId="5AA70204" w14:textId="77777777" w:rsidR="00555449" w:rsidRDefault="00555449" w:rsidP="00555449">
      <w:pPr>
        <w:rPr>
          <w:rFonts w:ascii="Times New Roman" w:eastAsia="楷体" w:hAnsi="Times New Roman" w:cs="Times New Roman"/>
          <w:color w:val="000000" w:themeColor="text1"/>
          <w:sz w:val="24"/>
          <w:szCs w:val="24"/>
        </w:rPr>
      </w:pPr>
    </w:p>
    <w:p w14:paraId="69AF597D" w14:textId="77777777" w:rsidR="00555449" w:rsidRDefault="00555449" w:rsidP="00555449">
      <w:pPr>
        <w:rPr>
          <w:rFonts w:ascii="Times New Roman" w:eastAsia="楷体" w:hAnsi="Times New Roman" w:cs="Times New Roman"/>
          <w:color w:val="000000" w:themeColor="text1"/>
          <w:sz w:val="24"/>
          <w:szCs w:val="24"/>
        </w:rPr>
      </w:pPr>
    </w:p>
    <w:p w14:paraId="7E7F2EDB" w14:textId="77777777" w:rsidR="00555449" w:rsidRDefault="00555449" w:rsidP="00555449">
      <w:pPr>
        <w:rPr>
          <w:rFonts w:ascii="Times New Roman" w:eastAsia="楷体" w:hAnsi="Times New Roman" w:cs="Times New Roman"/>
          <w:color w:val="000000" w:themeColor="text1"/>
          <w:sz w:val="24"/>
          <w:szCs w:val="24"/>
        </w:rPr>
      </w:pPr>
    </w:p>
    <w:p w14:paraId="35A8BDC9" w14:textId="6FE2BA5E" w:rsidR="00555449" w:rsidRPr="00555449" w:rsidRDefault="00555449" w:rsidP="00555449">
      <w:pPr>
        <w:jc w:val="left"/>
        <w:rPr>
          <w:rFonts w:ascii="楷体" w:eastAsia="楷体" w:hAnsi="楷体" w:cs="Times New Roman"/>
          <w:color w:val="333333"/>
          <w:sz w:val="24"/>
          <w:szCs w:val="24"/>
        </w:rPr>
      </w:pPr>
      <w:r w:rsidRPr="00DF1EE9">
        <w:rPr>
          <w:rFonts w:ascii="楷体" w:eastAsia="楷体" w:hAnsi="楷体" w:cs="Times New Roman"/>
          <w:b/>
          <w:bCs/>
          <w:sz w:val="24"/>
          <w:szCs w:val="24"/>
        </w:rPr>
        <w:lastRenderedPageBreak/>
        <w:t>（</w:t>
      </w:r>
      <w:r>
        <w:rPr>
          <w:rFonts w:ascii="楷体" w:eastAsia="楷体" w:hAnsi="楷体" w:cs="Times New Roman"/>
          <w:b/>
          <w:bCs/>
          <w:sz w:val="24"/>
          <w:szCs w:val="24"/>
        </w:rPr>
        <w:t>2</w:t>
      </w:r>
      <w:r w:rsidRPr="00DF1EE9">
        <w:rPr>
          <w:rFonts w:ascii="楷体" w:eastAsia="楷体" w:hAnsi="楷体" w:cs="Times New Roman"/>
          <w:b/>
          <w:bCs/>
          <w:sz w:val="24"/>
          <w:szCs w:val="24"/>
        </w:rPr>
        <w:t>）</w:t>
      </w:r>
      <w:r>
        <w:rPr>
          <w:rFonts w:ascii="楷体" w:eastAsia="楷体" w:hAnsi="楷体" w:cs="Times New Roman" w:hint="eastAsia"/>
          <w:b/>
          <w:bCs/>
          <w:sz w:val="24"/>
          <w:szCs w:val="24"/>
        </w:rPr>
        <w:t>正规式</w:t>
      </w:r>
      <m:oMath>
        <m:r>
          <m:rPr>
            <m:sty m:val="bi"/>
          </m:rPr>
          <w:rPr>
            <w:rFonts w:ascii="Cambria Math" w:eastAsia="楷体" w:hAnsi="Cambria Math" w:cs="Times New Roman"/>
            <w:sz w:val="24"/>
            <w:szCs w:val="24"/>
          </w:rPr>
          <m:t>1</m:t>
        </m:r>
        <m:sSup>
          <m:sSupPr>
            <m:ctrlPr>
              <w:rPr>
                <w:rFonts w:ascii="Cambria Math" w:eastAsia="楷体" w:hAnsi="Cambria Math" w:cs="Times New Roman"/>
                <w:b/>
                <w:bCs/>
                <w:i/>
                <w:sz w:val="24"/>
                <w:szCs w:val="24"/>
              </w:rPr>
            </m:ctrlPr>
          </m:sSupPr>
          <m:e>
            <m:r>
              <m:rPr>
                <m:sty m:val="bi"/>
              </m:rPr>
              <w:rPr>
                <w:rFonts w:ascii="Cambria Math" w:eastAsia="楷体" w:hAnsi="Cambria Math" w:cs="Times New Roman"/>
                <w:sz w:val="24"/>
                <w:szCs w:val="24"/>
              </w:rPr>
              <m:t>(101</m:t>
            </m:r>
            <m:sSup>
              <m:sSupPr>
                <m:ctrlPr>
                  <w:rPr>
                    <w:rFonts w:ascii="Cambria Math" w:eastAsia="楷体" w:hAnsi="Cambria Math" w:cs="Times New Roman"/>
                    <w:b/>
                    <w:bCs/>
                    <w:i/>
                    <w:sz w:val="24"/>
                    <w:szCs w:val="24"/>
                  </w:rPr>
                </m:ctrlPr>
              </m:sSupPr>
              <m:e>
                <m:r>
                  <m:rPr>
                    <m:sty m:val="bi"/>
                  </m:rPr>
                  <w:rPr>
                    <w:rFonts w:ascii="Cambria Math" w:eastAsia="楷体" w:hAnsi="Cambria Math" w:cs="Times New Roman"/>
                    <w:sz w:val="24"/>
                    <w:szCs w:val="24"/>
                  </w:rPr>
                  <m:t>0</m:t>
                </m:r>
              </m:e>
              <m:sup>
                <m:r>
                  <m:rPr>
                    <m:sty m:val="bi"/>
                  </m:rPr>
                  <w:rPr>
                    <w:rFonts w:ascii="Cambria Math" w:eastAsia="楷体" w:hAnsi="Cambria Math" w:cs="Times New Roman"/>
                    <w:sz w:val="24"/>
                    <w:szCs w:val="24"/>
                  </w:rPr>
                  <m:t>*</m:t>
                </m:r>
              </m:sup>
            </m:sSup>
            <m:r>
              <m:rPr>
                <m:sty m:val="bi"/>
              </m:rPr>
              <w:rPr>
                <w:rFonts w:ascii="Cambria Math" w:eastAsia="楷体" w:hAnsi="Cambria Math" w:cs="Times New Roman"/>
                <w:sz w:val="24"/>
                <w:szCs w:val="24"/>
              </w:rPr>
              <m:t>|1</m:t>
            </m:r>
            <m:sSup>
              <m:sSupPr>
                <m:ctrlPr>
                  <w:rPr>
                    <w:rFonts w:ascii="Cambria Math" w:eastAsia="楷体" w:hAnsi="Cambria Math" w:cs="Times New Roman"/>
                    <w:b/>
                    <w:bCs/>
                    <w:i/>
                    <w:sz w:val="24"/>
                    <w:szCs w:val="24"/>
                  </w:rPr>
                </m:ctrlPr>
              </m:sSupPr>
              <m:e>
                <m:d>
                  <m:dPr>
                    <m:ctrlPr>
                      <w:rPr>
                        <w:rFonts w:ascii="Cambria Math" w:eastAsia="楷体" w:hAnsi="Cambria Math" w:cs="Times New Roman"/>
                        <w:b/>
                        <w:bCs/>
                        <w:i/>
                        <w:sz w:val="24"/>
                        <w:szCs w:val="24"/>
                      </w:rPr>
                    </m:ctrlPr>
                  </m:dPr>
                  <m:e>
                    <m:r>
                      <m:rPr>
                        <m:sty m:val="bi"/>
                      </m:rPr>
                      <w:rPr>
                        <w:rFonts w:ascii="Cambria Math" w:eastAsia="楷体" w:hAnsi="Cambria Math" w:cs="Times New Roman"/>
                        <w:sz w:val="24"/>
                        <w:szCs w:val="24"/>
                      </w:rPr>
                      <m:t>010</m:t>
                    </m:r>
                  </m:e>
                </m:d>
              </m:e>
              <m:sup>
                <m:r>
                  <m:rPr>
                    <m:sty m:val="bi"/>
                  </m:rPr>
                  <w:rPr>
                    <w:rFonts w:ascii="Cambria Math" w:eastAsia="楷体" w:hAnsi="Cambria Math" w:cs="Times New Roman"/>
                    <w:sz w:val="24"/>
                    <w:szCs w:val="24"/>
                  </w:rPr>
                  <m:t>*</m:t>
                </m:r>
              </m:sup>
            </m:sSup>
            <m:r>
              <m:rPr>
                <m:sty m:val="p"/>
              </m:rPr>
              <w:rPr>
                <w:rFonts w:ascii="Cambria Math" w:eastAsia="MS Gothic" w:hAnsi="MS Gothic" w:cs="MS Gothic"/>
                <w:color w:val="333333"/>
                <w:sz w:val="24"/>
                <w:szCs w:val="24"/>
              </w:rPr>
              <m:t>1)</m:t>
            </m:r>
          </m:e>
          <m:sup>
            <m:r>
              <m:rPr>
                <m:sty m:val="bi"/>
              </m:rPr>
              <w:rPr>
                <w:rFonts w:ascii="Cambria Math" w:eastAsia="楷体" w:hAnsi="Cambria Math" w:cs="Times New Roman"/>
                <w:sz w:val="24"/>
                <w:szCs w:val="24"/>
              </w:rPr>
              <m:t>*</m:t>
            </m:r>
          </m:sup>
        </m:sSup>
        <m:r>
          <m:rPr>
            <m:sty m:val="p"/>
          </m:rPr>
          <w:rPr>
            <w:rFonts w:ascii="Cambria Math" w:eastAsia="楷体" w:hAnsi="Cambria Math" w:hint="eastAsia"/>
            <w:color w:val="333333"/>
            <w:sz w:val="24"/>
            <w:szCs w:val="24"/>
          </w:rPr>
          <m:t>0</m:t>
        </m:r>
      </m:oMath>
      <w:r>
        <w:rPr>
          <w:rFonts w:ascii="楷体" w:eastAsia="楷体" w:hAnsi="楷体" w:cs="Times New Roman" w:hint="eastAsia"/>
          <w:color w:val="333333"/>
          <w:sz w:val="24"/>
          <w:szCs w:val="24"/>
        </w:rPr>
        <w:t>对应的NFA如下：</w:t>
      </w:r>
    </w:p>
    <w:p w14:paraId="1F623C9B" w14:textId="16791087" w:rsidR="00555449" w:rsidRDefault="003D344A" w:rsidP="00555449">
      <w:r>
        <w:object w:dxaOrig="5211" w:dyaOrig="4771" w14:anchorId="416D3A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65pt;height:238.9pt" o:ole="">
            <v:imagedata r:id="rId15" o:title=""/>
          </v:shape>
          <o:OLEObject Type="Embed" ProgID="Visio.Drawing.15" ShapeID="_x0000_i1025" DrawAspect="Content" ObjectID="_1745303127" r:id="rId16"/>
        </w:object>
      </w:r>
    </w:p>
    <w:p w14:paraId="1ECBBC04" w14:textId="77777777" w:rsidR="008C210A" w:rsidRPr="00062481" w:rsidRDefault="008C210A" w:rsidP="008C210A">
      <w:pPr>
        <w:jc w:val="left"/>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用子集法将此</w:t>
      </w:r>
      <w:r w:rsidRPr="00062481">
        <w:rPr>
          <w:rFonts w:ascii="Times New Roman" w:eastAsia="楷体" w:hAnsi="Times New Roman" w:cs="Times New Roman" w:hint="eastAsia"/>
          <w:b/>
          <w:bCs/>
          <w:color w:val="000000" w:themeColor="text1"/>
          <w:sz w:val="24"/>
          <w:szCs w:val="24"/>
        </w:rPr>
        <w:t>NFA</w:t>
      </w:r>
      <w:r w:rsidRPr="00062481">
        <w:rPr>
          <w:rFonts w:ascii="Times New Roman" w:eastAsia="楷体" w:hAnsi="Times New Roman" w:cs="Times New Roman" w:hint="eastAsia"/>
          <w:b/>
          <w:bCs/>
          <w:color w:val="000000" w:themeColor="text1"/>
          <w:sz w:val="24"/>
          <w:szCs w:val="24"/>
        </w:rPr>
        <w:t>确定化的状态转换表如下：</w:t>
      </w:r>
    </w:p>
    <w:tbl>
      <w:tblPr>
        <w:tblStyle w:val="a7"/>
        <w:tblW w:w="0" w:type="auto"/>
        <w:tblLook w:val="04A0" w:firstRow="1" w:lastRow="0" w:firstColumn="1" w:lastColumn="0" w:noHBand="0" w:noVBand="1"/>
      </w:tblPr>
      <w:tblGrid>
        <w:gridCol w:w="1788"/>
        <w:gridCol w:w="1225"/>
        <w:gridCol w:w="1793"/>
        <w:gridCol w:w="2586"/>
      </w:tblGrid>
      <w:tr w:rsidR="008C210A" w:rsidRPr="00062481" w14:paraId="1A013A22" w14:textId="035AC557" w:rsidTr="00ED2655">
        <w:tc>
          <w:tcPr>
            <w:tcW w:w="1788" w:type="dxa"/>
            <w:vAlign w:val="center"/>
          </w:tcPr>
          <w:p w14:paraId="08F8AB5D" w14:textId="77777777" w:rsidR="008C210A" w:rsidRPr="00062481" w:rsidRDefault="008C210A" w:rsidP="00ED2655">
            <w:pPr>
              <w:jc w:val="cente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225" w:type="dxa"/>
            <w:vAlign w:val="center"/>
          </w:tcPr>
          <w:p w14:paraId="46D2D452" w14:textId="77777777" w:rsidR="008C210A" w:rsidRPr="00062481" w:rsidRDefault="008C210A" w:rsidP="00ED2655">
            <w:pPr>
              <w:jc w:val="cente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1793" w:type="dxa"/>
            <w:vAlign w:val="center"/>
          </w:tcPr>
          <w:p w14:paraId="212816D9" w14:textId="77777777"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c>
          <w:tcPr>
            <w:tcW w:w="2586" w:type="dxa"/>
            <w:vAlign w:val="center"/>
          </w:tcPr>
          <w:p w14:paraId="4C513B80" w14:textId="0714105D" w:rsidR="008C210A" w:rsidRDefault="008C210A" w:rsidP="00ED2655">
            <w:pPr>
              <w:jc w:val="center"/>
              <w:rPr>
                <w:rFonts w:ascii="楷体" w:eastAsia="楷体" w:hAnsi="楷体" w:cs="宋体"/>
                <w:color w:val="000000" w:themeColor="text1"/>
                <w:sz w:val="24"/>
                <w:szCs w:val="24"/>
              </w:rPr>
            </w:pPr>
            <m:oMathPara>
              <m:oMath>
                <m:r>
                  <w:rPr>
                    <w:rFonts w:ascii="Cambria Math" w:eastAsia="楷体" w:hAnsi="Cambria Math" w:cs="Times New Roman"/>
                    <w:color w:val="000000" w:themeColor="text1"/>
                    <w:sz w:val="24"/>
                    <w:szCs w:val="24"/>
                  </w:rPr>
                  <m:t>ε_closure(Move</m:t>
                </m:r>
                <m:d>
                  <m:dPr>
                    <m:ctrlPr>
                      <w:rPr>
                        <w:rFonts w:ascii="Cambria Math" w:eastAsia="楷体" w:hAnsi="Cambria Math" w:cs="Times New Roman"/>
                        <w:i/>
                        <w:color w:val="000000" w:themeColor="text1"/>
                        <w:sz w:val="24"/>
                        <w:szCs w:val="24"/>
                      </w:rPr>
                    </m:ctrlPr>
                  </m:dPr>
                  <m:e>
                    <m:r>
                      <w:rPr>
                        <w:rFonts w:ascii="Cambria Math" w:eastAsia="楷体" w:hAnsi="Cambria Math" w:cs="Times New Roman"/>
                        <w:color w:val="000000" w:themeColor="text1"/>
                        <w:sz w:val="24"/>
                        <w:szCs w:val="24"/>
                      </w:rPr>
                      <m:t>T,a</m:t>
                    </m:r>
                  </m:e>
                </m:d>
                <m:r>
                  <w:rPr>
                    <w:rFonts w:ascii="Cambria Math" w:eastAsia="楷体" w:hAnsi="Cambria Math" w:cs="Times New Roman"/>
                    <w:color w:val="000000" w:themeColor="text1"/>
                    <w:sz w:val="24"/>
                    <w:szCs w:val="24"/>
                  </w:rPr>
                  <m:t>)</m:t>
                </m:r>
              </m:oMath>
            </m:oMathPara>
          </w:p>
        </w:tc>
      </w:tr>
      <w:tr w:rsidR="008C210A" w:rsidRPr="00062481" w14:paraId="623ECDD6" w14:textId="63646D5F" w:rsidTr="00ED2655">
        <w:tc>
          <w:tcPr>
            <w:tcW w:w="1788" w:type="dxa"/>
            <w:vAlign w:val="center"/>
          </w:tcPr>
          <w:p w14:paraId="3C1FDFC7" w14:textId="6296A818" w:rsidR="008C210A" w:rsidRPr="00062481" w:rsidRDefault="00000000" w:rsidP="00ED2655">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={1}</m:t>
                </m:r>
              </m:oMath>
            </m:oMathPara>
          </w:p>
        </w:tc>
        <w:tc>
          <w:tcPr>
            <w:tcW w:w="1225" w:type="dxa"/>
            <w:vAlign w:val="center"/>
          </w:tcPr>
          <w:p w14:paraId="2DD89C54" w14:textId="5EA98B78"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69F1FD7B" w14:textId="3E63C436"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72CD8383" w14:textId="77777777"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396E945F" w14:textId="06A6738E"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c>
          <w:tcPr>
            <w:tcW w:w="2586" w:type="dxa"/>
            <w:vAlign w:val="center"/>
          </w:tcPr>
          <w:p w14:paraId="3DA3D9F5" w14:textId="77777777"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1EC4C77B" w14:textId="51ED68C4"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r>
      <w:tr w:rsidR="008C210A" w:rsidRPr="00062481" w14:paraId="3398213E" w14:textId="7E2577B9" w:rsidTr="00ED2655">
        <w:tc>
          <w:tcPr>
            <w:tcW w:w="1788" w:type="dxa"/>
            <w:vAlign w:val="center"/>
          </w:tcPr>
          <w:p w14:paraId="1E6B75F8" w14:textId="70660298" w:rsidR="008C210A" w:rsidRPr="00062481" w:rsidRDefault="00000000" w:rsidP="00ED2655">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={2}</m:t>
                </m:r>
              </m:oMath>
            </m:oMathPara>
          </w:p>
        </w:tc>
        <w:tc>
          <w:tcPr>
            <w:tcW w:w="1225" w:type="dxa"/>
            <w:vAlign w:val="center"/>
          </w:tcPr>
          <w:p w14:paraId="5B1F4EB7" w14:textId="77777777"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65637D7E" w14:textId="5B1BB4BF"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79E798E4" w14:textId="1E68459B"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m:t>
                </m:r>
                <m:r>
                  <w:rPr>
                    <w:rFonts w:ascii="Cambria Math" w:eastAsia="楷体" w:hAnsi="Cambria Math" w:cs="Times New Roman"/>
                    <w:color w:val="000000" w:themeColor="text1"/>
                    <w:sz w:val="24"/>
                    <w:szCs w:val="24"/>
                  </w:rPr>
                  <m:t>9</m:t>
                </m:r>
                <m:r>
                  <w:rPr>
                    <w:rFonts w:ascii="Cambria Math" w:eastAsia="楷体" w:hAnsi="Cambria Math" w:cs="Times New Roman" w:hint="eastAsia"/>
                    <w:color w:val="000000" w:themeColor="text1"/>
                    <w:sz w:val="24"/>
                    <w:szCs w:val="24"/>
                  </w:rPr>
                  <m:t>}</m:t>
                </m:r>
              </m:oMath>
            </m:oMathPara>
          </w:p>
          <w:p w14:paraId="025C8CF4" w14:textId="347CECF1"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{3,6}</m:t>
                </m:r>
              </m:oMath>
            </m:oMathPara>
          </w:p>
        </w:tc>
        <w:tc>
          <w:tcPr>
            <w:tcW w:w="2586" w:type="dxa"/>
            <w:vAlign w:val="center"/>
          </w:tcPr>
          <w:p w14:paraId="1BD8FC19" w14:textId="77777777"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m:t>
                </m:r>
                <m:r>
                  <w:rPr>
                    <w:rFonts w:ascii="Cambria Math" w:eastAsia="楷体" w:hAnsi="Cambria Math" w:cs="Times New Roman"/>
                    <w:color w:val="000000" w:themeColor="text1"/>
                    <w:sz w:val="24"/>
                    <w:szCs w:val="24"/>
                  </w:rPr>
                  <m:t>9</m:t>
                </m:r>
                <m:r>
                  <w:rPr>
                    <w:rFonts w:ascii="Cambria Math" w:eastAsia="楷体" w:hAnsi="Cambria Math" w:cs="Times New Roman" w:hint="eastAsia"/>
                    <w:color w:val="000000" w:themeColor="text1"/>
                    <w:sz w:val="24"/>
                    <w:szCs w:val="24"/>
                  </w:rPr>
                  <m:t>}</m:t>
                </m:r>
              </m:oMath>
            </m:oMathPara>
          </w:p>
          <w:p w14:paraId="7E6EDD54" w14:textId="6E4C1D33" w:rsidR="008C210A" w:rsidRPr="008C210A" w:rsidRDefault="008C210A" w:rsidP="00ED2655">
            <w:pPr>
              <w:jc w:val="cente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{3,6}</m:t>
                </m:r>
              </m:oMath>
            </m:oMathPara>
          </w:p>
        </w:tc>
      </w:tr>
      <w:tr w:rsidR="008C210A" w:rsidRPr="00062481" w14:paraId="13C2640E" w14:textId="7E2DD9B8" w:rsidTr="00ED2655">
        <w:tc>
          <w:tcPr>
            <w:tcW w:w="1788" w:type="dxa"/>
            <w:vAlign w:val="center"/>
          </w:tcPr>
          <w:p w14:paraId="6E400EA1" w14:textId="466C0A33" w:rsidR="008C210A" w:rsidRPr="00062481" w:rsidRDefault="00000000" w:rsidP="00ED2655">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={3,6}</m:t>
                </m:r>
              </m:oMath>
            </m:oMathPara>
          </w:p>
        </w:tc>
        <w:tc>
          <w:tcPr>
            <w:tcW w:w="1225" w:type="dxa"/>
            <w:vAlign w:val="center"/>
          </w:tcPr>
          <w:p w14:paraId="69C3AB9C" w14:textId="77777777"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46E27799" w14:textId="129B7B4F"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79131407" w14:textId="0FEF7568"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{4,7}</m:t>
                </m:r>
              </m:oMath>
            </m:oMathPara>
          </w:p>
          <w:p w14:paraId="6BF43C83" w14:textId="2DB25363"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c>
          <w:tcPr>
            <w:tcW w:w="2586" w:type="dxa"/>
            <w:vAlign w:val="center"/>
          </w:tcPr>
          <w:p w14:paraId="68F3E512" w14:textId="77777777" w:rsidR="003D344A" w:rsidRPr="00062481"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{4,7}</m:t>
                </m:r>
              </m:oMath>
            </m:oMathPara>
          </w:p>
          <w:p w14:paraId="400671F0" w14:textId="6FA7C29F" w:rsidR="008C210A" w:rsidRPr="003D344A" w:rsidRDefault="003D344A" w:rsidP="00ED2655">
            <w:pPr>
              <w:jc w:val="cente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r>
      <w:tr w:rsidR="008C210A" w:rsidRPr="00062481" w14:paraId="6DD148AC" w14:textId="77777777" w:rsidTr="00ED2655">
        <w:tc>
          <w:tcPr>
            <w:tcW w:w="1788" w:type="dxa"/>
            <w:vAlign w:val="center"/>
          </w:tcPr>
          <w:p w14:paraId="2D123962" w14:textId="5797BD4A" w:rsidR="008C210A" w:rsidRPr="003D344A" w:rsidRDefault="00000000" w:rsidP="00ED2655">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={4,7}</m:t>
                </m:r>
              </m:oMath>
            </m:oMathPara>
          </w:p>
        </w:tc>
        <w:tc>
          <w:tcPr>
            <w:tcW w:w="1225" w:type="dxa"/>
            <w:vAlign w:val="center"/>
          </w:tcPr>
          <w:p w14:paraId="2E76EEBD" w14:textId="77777777" w:rsidR="008C210A" w:rsidRPr="00062481"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2F301FB9" w14:textId="4D40AED9"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49E1506A" w14:textId="77777777"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643DBBBF" w14:textId="14E3F873" w:rsidR="008C210A" w:rsidRPr="008C210A" w:rsidRDefault="008C210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{5,8</m:t>
                </m:r>
                <m:r>
                  <w:rPr>
                    <w:rFonts w:ascii="Cambria Math" w:eastAsia="楷体" w:hAnsi="Cambria Math" w:cs="Times New Roman" w:hint="eastAsia"/>
                    <w:color w:val="000000" w:themeColor="text1"/>
                    <w:sz w:val="24"/>
                    <w:szCs w:val="24"/>
                  </w:rPr>
                  <m:t>}</m:t>
                </m:r>
              </m:oMath>
            </m:oMathPara>
          </w:p>
        </w:tc>
        <w:tc>
          <w:tcPr>
            <w:tcW w:w="2586" w:type="dxa"/>
            <w:vAlign w:val="center"/>
          </w:tcPr>
          <w:p w14:paraId="0D75461C" w14:textId="77777777" w:rsidR="003D344A" w:rsidRPr="008C210A"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2F58696D" w14:textId="600FB26D" w:rsidR="008C210A" w:rsidRPr="003D344A" w:rsidRDefault="005344CE" w:rsidP="00ED2655">
            <w:pPr>
              <w:jc w:val="cente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{2,5,8</m:t>
                </m:r>
                <m:r>
                  <w:rPr>
                    <w:rFonts w:ascii="Cambria Math" w:eastAsia="楷体" w:hAnsi="Cambria Math" w:cs="Times New Roman" w:hint="eastAsia"/>
                    <w:color w:val="000000" w:themeColor="text1"/>
                    <w:sz w:val="24"/>
                    <w:szCs w:val="24"/>
                  </w:rPr>
                  <m:t>}</m:t>
                </m:r>
              </m:oMath>
            </m:oMathPara>
          </w:p>
        </w:tc>
      </w:tr>
      <w:tr w:rsidR="003D344A" w:rsidRPr="00062481" w14:paraId="4C1330A9" w14:textId="77777777" w:rsidTr="00ED2655">
        <w:tc>
          <w:tcPr>
            <w:tcW w:w="1788" w:type="dxa"/>
            <w:vAlign w:val="center"/>
          </w:tcPr>
          <w:p w14:paraId="7EB811BD" w14:textId="00FE5AB0" w:rsidR="003D344A" w:rsidRPr="00ED2655" w:rsidRDefault="00000000" w:rsidP="00ED2655">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={2,5,8</m:t>
                </m:r>
                <m:r>
                  <w:rPr>
                    <w:rFonts w:ascii="Cambria Math" w:eastAsia="楷体" w:hAnsi="Cambria Math" w:cs="Times New Roman" w:hint="eastAsia"/>
                    <w:color w:val="000000" w:themeColor="text1"/>
                    <w:sz w:val="24"/>
                    <w:szCs w:val="24"/>
                  </w:rPr>
                  <m:t>}</m:t>
                </m:r>
              </m:oMath>
            </m:oMathPara>
          </w:p>
        </w:tc>
        <w:tc>
          <w:tcPr>
            <w:tcW w:w="1225" w:type="dxa"/>
            <w:vAlign w:val="center"/>
          </w:tcPr>
          <w:p w14:paraId="2128A171" w14:textId="77777777" w:rsidR="003D344A" w:rsidRPr="00062481"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768D864E" w14:textId="2EC63D6D" w:rsidR="003D344A" w:rsidRPr="003D344A" w:rsidRDefault="003D344A" w:rsidP="00ED2655">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7D72C6E8" w14:textId="5A30F146" w:rsidR="003D344A" w:rsidRPr="00ED2655"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{3,8,9</m:t>
                </m:r>
                <m:r>
                  <w:rPr>
                    <w:rFonts w:ascii="Cambria Math" w:eastAsia="楷体" w:hAnsi="Cambria Math" w:cs="Times New Roman" w:hint="eastAsia"/>
                    <w:color w:val="000000" w:themeColor="text1"/>
                    <w:sz w:val="24"/>
                    <w:szCs w:val="24"/>
                  </w:rPr>
                  <m:t>}</m:t>
                </m:r>
              </m:oMath>
            </m:oMathPara>
          </w:p>
          <w:p w14:paraId="2E665ED7" w14:textId="283F6BD4" w:rsidR="003D344A" w:rsidRPr="00ED2655"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{3,6</m:t>
                </m:r>
                <m:r>
                  <w:rPr>
                    <w:rFonts w:ascii="Cambria Math" w:eastAsia="楷体" w:hAnsi="Cambria Math" w:cs="Times New Roman" w:hint="eastAsia"/>
                    <w:color w:val="000000" w:themeColor="text1"/>
                    <w:sz w:val="24"/>
                    <w:szCs w:val="24"/>
                  </w:rPr>
                  <m:t>}</m:t>
                </m:r>
              </m:oMath>
            </m:oMathPara>
          </w:p>
        </w:tc>
        <w:tc>
          <w:tcPr>
            <w:tcW w:w="2586" w:type="dxa"/>
            <w:vAlign w:val="center"/>
          </w:tcPr>
          <w:p w14:paraId="385B3B6C" w14:textId="6230CD70" w:rsidR="003D344A" w:rsidRPr="00ED2655"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{2,3,8,9</m:t>
                </m:r>
                <m:r>
                  <w:rPr>
                    <w:rFonts w:ascii="Cambria Math" w:eastAsia="楷体" w:hAnsi="Cambria Math" w:cs="Times New Roman" w:hint="eastAsia"/>
                    <w:color w:val="000000" w:themeColor="text1"/>
                    <w:sz w:val="24"/>
                    <w:szCs w:val="24"/>
                  </w:rPr>
                  <m:t>}</m:t>
                </m:r>
              </m:oMath>
            </m:oMathPara>
          </w:p>
          <w:p w14:paraId="2851255D" w14:textId="58EB702F" w:rsidR="003D344A" w:rsidRPr="00ED2655" w:rsidRDefault="003D344A" w:rsidP="00ED2655">
            <w:pPr>
              <w:jc w:val="cente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{3,6</m:t>
                </m:r>
                <m:r>
                  <w:rPr>
                    <w:rFonts w:ascii="Cambria Math" w:eastAsia="楷体" w:hAnsi="Cambria Math" w:cs="Times New Roman" w:hint="eastAsia"/>
                    <w:color w:val="000000" w:themeColor="text1"/>
                    <w:sz w:val="24"/>
                    <w:szCs w:val="24"/>
                  </w:rPr>
                  <m:t>}</m:t>
                </m:r>
              </m:oMath>
            </m:oMathPara>
          </w:p>
        </w:tc>
      </w:tr>
      <w:tr w:rsidR="003D344A" w:rsidRPr="00062481" w14:paraId="4741684F" w14:textId="77777777" w:rsidTr="00ED2655">
        <w:tc>
          <w:tcPr>
            <w:tcW w:w="1788" w:type="dxa"/>
            <w:vAlign w:val="center"/>
          </w:tcPr>
          <w:p w14:paraId="45D5F8B9" w14:textId="78A3C392" w:rsidR="003D344A" w:rsidRPr="00ED2655" w:rsidRDefault="00000000" w:rsidP="00ED2655">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5</m:t>
                    </m:r>
                  </m:sub>
                </m:sSub>
                <m:r>
                  <w:rPr>
                    <w:rFonts w:ascii="Cambria Math" w:eastAsia="楷体" w:hAnsi="Cambria Math" w:cs="Times New Roman"/>
                    <w:color w:val="000000" w:themeColor="text1"/>
                    <w:sz w:val="24"/>
                    <w:szCs w:val="24"/>
                  </w:rPr>
                  <m:t>={2,3,8,9</m:t>
                </m:r>
                <m:r>
                  <w:rPr>
                    <w:rFonts w:ascii="Cambria Math" w:eastAsia="楷体" w:hAnsi="Cambria Math" w:cs="Times New Roman" w:hint="eastAsia"/>
                    <w:color w:val="000000" w:themeColor="text1"/>
                    <w:sz w:val="24"/>
                    <w:szCs w:val="24"/>
                  </w:rPr>
                  <m:t>}</m:t>
                </m:r>
              </m:oMath>
            </m:oMathPara>
          </w:p>
        </w:tc>
        <w:tc>
          <w:tcPr>
            <w:tcW w:w="1225" w:type="dxa"/>
            <w:vAlign w:val="center"/>
          </w:tcPr>
          <w:p w14:paraId="062F3C1E" w14:textId="77777777" w:rsidR="003D344A" w:rsidRPr="00062481"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3CB3AD12" w14:textId="5D22033E" w:rsidR="003D344A" w:rsidRPr="003D344A" w:rsidRDefault="003D344A" w:rsidP="00ED2655">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3C46F001" w14:textId="20AD012F" w:rsidR="003D344A" w:rsidRPr="00ED2655"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{4,8,9</m:t>
                </m:r>
                <m:r>
                  <w:rPr>
                    <w:rFonts w:ascii="Cambria Math" w:eastAsia="楷体" w:hAnsi="Cambria Math" w:cs="Times New Roman" w:hint="eastAsia"/>
                    <w:color w:val="000000" w:themeColor="text1"/>
                    <w:sz w:val="24"/>
                    <w:szCs w:val="24"/>
                  </w:rPr>
                  <m:t>}</m:t>
                </m:r>
              </m:oMath>
            </m:oMathPara>
          </w:p>
          <w:p w14:paraId="5403598A" w14:textId="0D3940C2" w:rsidR="003D344A" w:rsidRPr="00ED2655" w:rsidRDefault="009C347B"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{2,3,6</m:t>
                </m:r>
                <m:r>
                  <w:rPr>
                    <w:rFonts w:ascii="Cambria Math" w:eastAsia="楷体" w:hAnsi="Cambria Math" w:cs="Times New Roman" w:hint="eastAsia"/>
                    <w:color w:val="000000" w:themeColor="text1"/>
                    <w:sz w:val="24"/>
                    <w:szCs w:val="24"/>
                  </w:rPr>
                  <m:t>}</m:t>
                </m:r>
              </m:oMath>
            </m:oMathPara>
          </w:p>
        </w:tc>
        <w:tc>
          <w:tcPr>
            <w:tcW w:w="2586" w:type="dxa"/>
            <w:vAlign w:val="center"/>
          </w:tcPr>
          <w:p w14:paraId="07041735" w14:textId="2FCD3627" w:rsidR="003D344A" w:rsidRPr="00ED2655"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{2,4,8,9</m:t>
                </m:r>
                <m:r>
                  <w:rPr>
                    <w:rFonts w:ascii="Cambria Math" w:eastAsia="楷体" w:hAnsi="Cambria Math" w:cs="Times New Roman" w:hint="eastAsia"/>
                    <w:color w:val="000000" w:themeColor="text1"/>
                    <w:sz w:val="24"/>
                    <w:szCs w:val="24"/>
                  </w:rPr>
                  <m:t>}</m:t>
                </m:r>
              </m:oMath>
            </m:oMathPara>
          </w:p>
          <w:p w14:paraId="1F8EE059" w14:textId="70E27936" w:rsidR="003D344A" w:rsidRPr="00ED2655" w:rsidRDefault="009C347B" w:rsidP="00ED2655">
            <w:pPr>
              <w:jc w:val="cente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{2,3,6</m:t>
                </m:r>
                <m:r>
                  <w:rPr>
                    <w:rFonts w:ascii="Cambria Math" w:eastAsia="楷体" w:hAnsi="Cambria Math" w:cs="Times New Roman" w:hint="eastAsia"/>
                    <w:color w:val="000000" w:themeColor="text1"/>
                    <w:sz w:val="24"/>
                    <w:szCs w:val="24"/>
                  </w:rPr>
                  <m:t>}</m:t>
                </m:r>
              </m:oMath>
            </m:oMathPara>
          </w:p>
        </w:tc>
      </w:tr>
      <w:tr w:rsidR="003D344A" w:rsidRPr="00062481" w14:paraId="077BC49E" w14:textId="77777777" w:rsidTr="00ED2655">
        <w:tc>
          <w:tcPr>
            <w:tcW w:w="1788" w:type="dxa"/>
            <w:vAlign w:val="center"/>
          </w:tcPr>
          <w:p w14:paraId="3053B397" w14:textId="3E01134F" w:rsidR="003D344A" w:rsidRPr="00ED2655" w:rsidRDefault="00000000" w:rsidP="00ED2655">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6</m:t>
                    </m:r>
                  </m:sub>
                </m:sSub>
                <m:r>
                  <w:rPr>
                    <w:rFonts w:ascii="Cambria Math" w:eastAsia="楷体" w:hAnsi="Cambria Math" w:cs="Times New Roman"/>
                    <w:color w:val="000000" w:themeColor="text1"/>
                    <w:sz w:val="24"/>
                    <w:szCs w:val="24"/>
                  </w:rPr>
                  <m:t>={2,4,8,9</m:t>
                </m:r>
                <m:r>
                  <w:rPr>
                    <w:rFonts w:ascii="Cambria Math" w:eastAsia="楷体" w:hAnsi="Cambria Math" w:cs="Times New Roman" w:hint="eastAsia"/>
                    <w:color w:val="000000" w:themeColor="text1"/>
                    <w:sz w:val="24"/>
                    <w:szCs w:val="24"/>
                  </w:rPr>
                  <m:t>}</m:t>
                </m:r>
              </m:oMath>
            </m:oMathPara>
          </w:p>
        </w:tc>
        <w:tc>
          <w:tcPr>
            <w:tcW w:w="1225" w:type="dxa"/>
            <w:vAlign w:val="center"/>
          </w:tcPr>
          <w:p w14:paraId="7CE35223" w14:textId="77777777" w:rsidR="003D344A" w:rsidRPr="00062481" w:rsidRDefault="003D344A"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161D6A3F" w14:textId="37D30925" w:rsidR="003D344A" w:rsidRPr="003D344A" w:rsidRDefault="003D344A" w:rsidP="00ED2655">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663A497F" w14:textId="77777777" w:rsidR="003D344A" w:rsidRPr="00ED2655" w:rsidRDefault="009C347B" w:rsidP="00ED2655">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{8,9</m:t>
                </m:r>
                <m:r>
                  <w:rPr>
                    <w:rFonts w:ascii="Cambria Math" w:eastAsia="楷体" w:hAnsi="Cambria Math" w:cs="Times New Roman" w:hint="eastAsia"/>
                    <w:color w:val="000000" w:themeColor="text1"/>
                    <w:sz w:val="24"/>
                    <w:szCs w:val="24"/>
                  </w:rPr>
                  <m:t>}</m:t>
                </m:r>
              </m:oMath>
            </m:oMathPara>
          </w:p>
          <w:p w14:paraId="0181A3D2" w14:textId="024B5033" w:rsidR="005344CE" w:rsidRPr="00ED2655" w:rsidRDefault="005344CE" w:rsidP="00ED2655">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{3,5,6</m:t>
                </m:r>
                <m:r>
                  <w:rPr>
                    <w:rFonts w:ascii="Cambria Math" w:eastAsia="楷体" w:hAnsi="Cambria Math" w:cs="Times New Roman" w:hint="eastAsia"/>
                    <w:color w:val="000000" w:themeColor="text1"/>
                    <w:sz w:val="24"/>
                    <w:szCs w:val="24"/>
                  </w:rPr>
                  <m:t>}</m:t>
                </m:r>
              </m:oMath>
            </m:oMathPara>
          </w:p>
        </w:tc>
        <w:tc>
          <w:tcPr>
            <w:tcW w:w="2586" w:type="dxa"/>
            <w:vAlign w:val="center"/>
          </w:tcPr>
          <w:p w14:paraId="3466BA0D" w14:textId="60AE0F8C" w:rsidR="009C347B" w:rsidRPr="00ED2655" w:rsidRDefault="009C347B" w:rsidP="00ED2655">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{2,8,9</m:t>
                </m:r>
                <m:r>
                  <w:rPr>
                    <w:rFonts w:ascii="Cambria Math" w:eastAsia="楷体" w:hAnsi="Cambria Math" w:cs="Times New Roman" w:hint="eastAsia"/>
                    <w:color w:val="000000" w:themeColor="text1"/>
                    <w:sz w:val="24"/>
                    <w:szCs w:val="24"/>
                  </w:rPr>
                  <m:t>}</m:t>
                </m:r>
              </m:oMath>
            </m:oMathPara>
          </w:p>
          <w:p w14:paraId="657653DA" w14:textId="3D9546A0" w:rsidR="003D344A" w:rsidRPr="00ED2655" w:rsidRDefault="005344CE" w:rsidP="00ED2655">
            <w:pPr>
              <w:jc w:val="cente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{3,5,6</m:t>
                </m:r>
                <m:r>
                  <w:rPr>
                    <w:rFonts w:ascii="Cambria Math" w:eastAsia="楷体" w:hAnsi="Cambria Math" w:cs="Times New Roman" w:hint="eastAsia"/>
                    <w:color w:val="000000" w:themeColor="text1"/>
                    <w:sz w:val="24"/>
                    <w:szCs w:val="24"/>
                  </w:rPr>
                  <m:t>}</m:t>
                </m:r>
              </m:oMath>
            </m:oMathPara>
          </w:p>
        </w:tc>
      </w:tr>
      <w:tr w:rsidR="00797E6C" w:rsidRPr="00062481" w14:paraId="6F7C2BB3" w14:textId="77777777" w:rsidTr="00ED2655">
        <w:tc>
          <w:tcPr>
            <w:tcW w:w="1788" w:type="dxa"/>
            <w:vAlign w:val="center"/>
          </w:tcPr>
          <w:p w14:paraId="13BD0936" w14:textId="41175BA2" w:rsidR="00797E6C" w:rsidRPr="00797E6C"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7</m:t>
                    </m:r>
                  </m:sub>
                </m:sSub>
                <m:r>
                  <w:rPr>
                    <w:rFonts w:ascii="Cambria Math" w:eastAsia="楷体" w:hAnsi="Cambria Math" w:cs="Times New Roman"/>
                    <w:color w:val="000000" w:themeColor="text1"/>
                    <w:sz w:val="24"/>
                    <w:szCs w:val="24"/>
                  </w:rPr>
                  <m:t>={2,8,9</m:t>
                </m:r>
                <m:r>
                  <w:rPr>
                    <w:rFonts w:ascii="Cambria Math" w:eastAsia="楷体" w:hAnsi="Cambria Math" w:cs="Times New Roman" w:hint="eastAsia"/>
                    <w:color w:val="000000" w:themeColor="text1"/>
                    <w:sz w:val="24"/>
                    <w:szCs w:val="24"/>
                  </w:rPr>
                  <m:t>}</m:t>
                </m:r>
              </m:oMath>
            </m:oMathPara>
          </w:p>
        </w:tc>
        <w:tc>
          <w:tcPr>
            <w:tcW w:w="1225" w:type="dxa"/>
            <w:vAlign w:val="center"/>
          </w:tcPr>
          <w:p w14:paraId="7E0855B5"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56171BC8" w14:textId="20CD04B4" w:rsidR="00797E6C" w:rsidRPr="00797E6C"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743A4248" w14:textId="77777777" w:rsidR="00797E6C" w:rsidRPr="00ED2655" w:rsidRDefault="00797E6C" w:rsidP="00797E6C">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{8,9</m:t>
                </m:r>
                <m:r>
                  <w:rPr>
                    <w:rFonts w:ascii="Cambria Math" w:eastAsia="楷体" w:hAnsi="Cambria Math" w:cs="Times New Roman" w:hint="eastAsia"/>
                    <w:color w:val="000000" w:themeColor="text1"/>
                    <w:sz w:val="24"/>
                    <w:szCs w:val="24"/>
                  </w:rPr>
                  <m:t>}</m:t>
                </m:r>
              </m:oMath>
            </m:oMathPara>
          </w:p>
          <w:p w14:paraId="4F91A637" w14:textId="645C8987" w:rsidR="00797E6C" w:rsidRPr="00797E6C" w:rsidRDefault="00797E6C" w:rsidP="00797E6C">
            <w:pP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{3,6</m:t>
                </m:r>
                <m:r>
                  <w:rPr>
                    <w:rFonts w:ascii="Cambria Math" w:eastAsia="楷体" w:hAnsi="Cambria Math" w:cs="Times New Roman" w:hint="eastAsia"/>
                    <w:color w:val="000000" w:themeColor="text1"/>
                    <w:sz w:val="24"/>
                    <w:szCs w:val="24"/>
                  </w:rPr>
                  <m:t>}</m:t>
                </m:r>
              </m:oMath>
            </m:oMathPara>
          </w:p>
        </w:tc>
        <w:tc>
          <w:tcPr>
            <w:tcW w:w="2586" w:type="dxa"/>
            <w:vAlign w:val="center"/>
          </w:tcPr>
          <w:p w14:paraId="7C0ABC69" w14:textId="77777777" w:rsidR="00797E6C" w:rsidRPr="00ED2655"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{2,8,9</m:t>
                </m:r>
                <m:r>
                  <w:rPr>
                    <w:rFonts w:ascii="Cambria Math" w:eastAsia="楷体" w:hAnsi="Cambria Math" w:cs="Times New Roman" w:hint="eastAsia"/>
                    <w:color w:val="000000" w:themeColor="text1"/>
                    <w:sz w:val="24"/>
                    <w:szCs w:val="24"/>
                  </w:rPr>
                  <m:t>}</m:t>
                </m:r>
              </m:oMath>
            </m:oMathPara>
          </w:p>
          <w:p w14:paraId="21A26EAA" w14:textId="35A9913F" w:rsidR="00797E6C" w:rsidRPr="00797E6C"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{3,6</m:t>
                </m:r>
                <m:r>
                  <w:rPr>
                    <w:rFonts w:ascii="Cambria Math" w:eastAsia="楷体" w:hAnsi="Cambria Math" w:cs="Times New Roman" w:hint="eastAsia"/>
                    <w:color w:val="000000" w:themeColor="text1"/>
                    <w:sz w:val="24"/>
                    <w:szCs w:val="24"/>
                  </w:rPr>
                  <m:t>}</m:t>
                </m:r>
              </m:oMath>
            </m:oMathPara>
          </w:p>
        </w:tc>
      </w:tr>
      <w:tr w:rsidR="00797E6C" w:rsidRPr="00062481" w14:paraId="3A5B09D7" w14:textId="77777777" w:rsidTr="00ED2655">
        <w:tc>
          <w:tcPr>
            <w:tcW w:w="1788" w:type="dxa"/>
            <w:vAlign w:val="center"/>
          </w:tcPr>
          <w:p w14:paraId="29E41B5B" w14:textId="37991A1B"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8</m:t>
                    </m:r>
                  </m:sub>
                </m:sSub>
                <m:r>
                  <w:rPr>
                    <w:rFonts w:ascii="Cambria Math" w:eastAsia="楷体" w:hAnsi="Cambria Math" w:cs="Times New Roman"/>
                    <w:color w:val="000000" w:themeColor="text1"/>
                    <w:sz w:val="24"/>
                    <w:szCs w:val="24"/>
                  </w:rPr>
                  <m:t>={2,3,6</m:t>
                </m:r>
                <m:r>
                  <w:rPr>
                    <w:rFonts w:ascii="Cambria Math" w:eastAsia="楷体" w:hAnsi="Cambria Math" w:cs="Times New Roman" w:hint="eastAsia"/>
                    <w:color w:val="000000" w:themeColor="text1"/>
                    <w:sz w:val="24"/>
                    <w:szCs w:val="24"/>
                  </w:rPr>
                  <m:t>}</m:t>
                </m:r>
              </m:oMath>
            </m:oMathPara>
          </w:p>
        </w:tc>
        <w:tc>
          <w:tcPr>
            <w:tcW w:w="1225" w:type="dxa"/>
            <w:vAlign w:val="center"/>
          </w:tcPr>
          <w:p w14:paraId="2A62E1C5"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2EFA2F5A" w14:textId="2E7C1524"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22364D19" w14:textId="77777777" w:rsidR="00797E6C" w:rsidRPr="00ED2655" w:rsidRDefault="00797E6C" w:rsidP="00797E6C">
            <w:pP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{4,7,9</m:t>
                </m:r>
                <m:r>
                  <w:rPr>
                    <w:rFonts w:ascii="Cambria Math" w:eastAsia="楷体" w:hAnsi="Cambria Math" w:cs="Times New Roman" w:hint="eastAsia"/>
                    <w:color w:val="000000" w:themeColor="text1"/>
                    <w:sz w:val="24"/>
                    <w:szCs w:val="24"/>
                  </w:rPr>
                  <m:t>}</m:t>
                </m:r>
              </m:oMath>
            </m:oMathPara>
          </w:p>
          <w:p w14:paraId="4EF75980" w14:textId="7268F85B" w:rsidR="00797E6C" w:rsidRPr="00ED2655" w:rsidRDefault="00797E6C" w:rsidP="00797E6C">
            <w:pP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{2,3,6</m:t>
                </m:r>
                <m:r>
                  <w:rPr>
                    <w:rFonts w:ascii="Cambria Math" w:eastAsia="楷体" w:hAnsi="Cambria Math" w:cs="Times New Roman" w:hint="eastAsia"/>
                    <w:color w:val="000000" w:themeColor="text1"/>
                    <w:sz w:val="24"/>
                    <w:szCs w:val="24"/>
                  </w:rPr>
                  <m:t>}</m:t>
                </m:r>
              </m:oMath>
            </m:oMathPara>
          </w:p>
        </w:tc>
        <w:tc>
          <w:tcPr>
            <w:tcW w:w="2586" w:type="dxa"/>
            <w:vAlign w:val="center"/>
          </w:tcPr>
          <w:p w14:paraId="68CB9B71" w14:textId="77777777" w:rsidR="00797E6C" w:rsidRPr="00ED2655"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{4,7,9</m:t>
                </m:r>
                <m:r>
                  <w:rPr>
                    <w:rFonts w:ascii="Cambria Math" w:eastAsia="楷体" w:hAnsi="Cambria Math" w:cs="Times New Roman" w:hint="eastAsia"/>
                    <w:color w:val="000000" w:themeColor="text1"/>
                    <w:sz w:val="24"/>
                    <w:szCs w:val="24"/>
                  </w:rPr>
                  <m:t>}</m:t>
                </m:r>
              </m:oMath>
            </m:oMathPara>
          </w:p>
          <w:p w14:paraId="02315A1F" w14:textId="661719FC"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{2,3,6</m:t>
                </m:r>
                <m:r>
                  <w:rPr>
                    <w:rFonts w:ascii="Cambria Math" w:eastAsia="楷体" w:hAnsi="Cambria Math" w:cs="Times New Roman" w:hint="eastAsia"/>
                    <w:color w:val="000000" w:themeColor="text1"/>
                    <w:sz w:val="24"/>
                    <w:szCs w:val="24"/>
                  </w:rPr>
                  <m:t>}</m:t>
                </m:r>
              </m:oMath>
            </m:oMathPara>
          </w:p>
        </w:tc>
      </w:tr>
      <w:tr w:rsidR="00797E6C" w:rsidRPr="00062481" w14:paraId="295094A7" w14:textId="77777777" w:rsidTr="00ED2655">
        <w:tc>
          <w:tcPr>
            <w:tcW w:w="1788" w:type="dxa"/>
            <w:vAlign w:val="center"/>
          </w:tcPr>
          <w:p w14:paraId="18B6BD5A" w14:textId="0521CA56"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9</m:t>
                    </m:r>
                  </m:sub>
                </m:sSub>
                <m:r>
                  <w:rPr>
                    <w:rFonts w:ascii="Cambria Math" w:eastAsia="楷体" w:hAnsi="Cambria Math" w:cs="Times New Roman"/>
                    <w:color w:val="000000" w:themeColor="text1"/>
                    <w:sz w:val="24"/>
                    <w:szCs w:val="24"/>
                  </w:rPr>
                  <m:t>={3,5,6</m:t>
                </m:r>
                <m:r>
                  <w:rPr>
                    <w:rFonts w:ascii="Cambria Math" w:eastAsia="楷体" w:hAnsi="Cambria Math" w:cs="Times New Roman" w:hint="eastAsia"/>
                    <w:color w:val="000000" w:themeColor="text1"/>
                    <w:sz w:val="24"/>
                    <w:szCs w:val="24"/>
                  </w:rPr>
                  <m:t>}</m:t>
                </m:r>
              </m:oMath>
            </m:oMathPara>
          </w:p>
        </w:tc>
        <w:tc>
          <w:tcPr>
            <w:tcW w:w="1225" w:type="dxa"/>
            <w:vAlign w:val="center"/>
          </w:tcPr>
          <w:p w14:paraId="6943BFFF"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358AE922" w14:textId="67298322"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4EC77807" w14:textId="61CDFC49"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{3,4,7</m:t>
                </m:r>
                <m:r>
                  <w:rPr>
                    <w:rFonts w:ascii="Cambria Math" w:eastAsia="楷体" w:hAnsi="Cambria Math" w:cs="Times New Roman" w:hint="eastAsia"/>
                    <w:color w:val="000000" w:themeColor="text1"/>
                    <w:sz w:val="24"/>
                    <w:szCs w:val="24"/>
                  </w:rPr>
                  <m:t>}</m:t>
                </m:r>
              </m:oMath>
            </m:oMathPara>
          </w:p>
          <w:p w14:paraId="2D1E831C" w14:textId="4587DFA4"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c>
          <w:tcPr>
            <w:tcW w:w="2586" w:type="dxa"/>
            <w:vAlign w:val="center"/>
          </w:tcPr>
          <w:p w14:paraId="1F4CD3E2" w14:textId="77777777" w:rsidR="00797E6C" w:rsidRPr="00ED2655"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{3,4,7</m:t>
                </m:r>
                <m:r>
                  <w:rPr>
                    <w:rFonts w:ascii="Cambria Math" w:eastAsia="楷体" w:hAnsi="Cambria Math" w:cs="Times New Roman" w:hint="eastAsia"/>
                    <w:color w:val="000000" w:themeColor="text1"/>
                    <w:sz w:val="24"/>
                    <w:szCs w:val="24"/>
                  </w:rPr>
                  <m:t>}</m:t>
                </m:r>
              </m:oMath>
            </m:oMathPara>
          </w:p>
          <w:p w14:paraId="0698A723" w14:textId="616937D4"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r>
      <w:tr w:rsidR="00797E6C" w:rsidRPr="00062481" w14:paraId="541DB356" w14:textId="77777777" w:rsidTr="00ED2655">
        <w:tc>
          <w:tcPr>
            <w:tcW w:w="1788" w:type="dxa"/>
            <w:vAlign w:val="center"/>
          </w:tcPr>
          <w:p w14:paraId="5B376BC7" w14:textId="507BAE89"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10</m:t>
                    </m:r>
                  </m:sub>
                </m:sSub>
                <m:r>
                  <w:rPr>
                    <w:rFonts w:ascii="Cambria Math" w:eastAsia="楷体" w:hAnsi="Cambria Math" w:cs="Times New Roman"/>
                    <w:color w:val="000000" w:themeColor="text1"/>
                    <w:sz w:val="24"/>
                    <w:szCs w:val="24"/>
                  </w:rPr>
                  <m:t>={4,7,9</m:t>
                </m:r>
                <m:r>
                  <w:rPr>
                    <w:rFonts w:ascii="Cambria Math" w:eastAsia="楷体" w:hAnsi="Cambria Math" w:cs="Times New Roman" w:hint="eastAsia"/>
                    <w:color w:val="000000" w:themeColor="text1"/>
                    <w:sz w:val="24"/>
                    <w:szCs w:val="24"/>
                  </w:rPr>
                  <m:t>}</m:t>
                </m:r>
              </m:oMath>
            </m:oMathPara>
          </w:p>
        </w:tc>
        <w:tc>
          <w:tcPr>
            <w:tcW w:w="1225" w:type="dxa"/>
            <w:vAlign w:val="center"/>
          </w:tcPr>
          <w:p w14:paraId="3E98A5F7"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782E8B34" w14:textId="0123BCD1"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6C6BD322" w14:textId="0776A5CF"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2C9F48E5" w14:textId="4C62BA87"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{5,8</m:t>
                </m:r>
                <m:r>
                  <w:rPr>
                    <w:rFonts w:ascii="Cambria Math" w:eastAsia="楷体" w:hAnsi="Cambria Math" w:cs="Times New Roman" w:hint="eastAsia"/>
                    <w:color w:val="000000" w:themeColor="text1"/>
                    <w:sz w:val="24"/>
                    <w:szCs w:val="24"/>
                  </w:rPr>
                  <m:t>}</m:t>
                </m:r>
              </m:oMath>
            </m:oMathPara>
          </w:p>
        </w:tc>
        <w:tc>
          <w:tcPr>
            <w:tcW w:w="2586" w:type="dxa"/>
            <w:vAlign w:val="center"/>
          </w:tcPr>
          <w:p w14:paraId="6A052438" w14:textId="786F4A08"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75BC4E88" w14:textId="3CF746C0"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{5,8,2</m:t>
                </m:r>
                <m:r>
                  <w:rPr>
                    <w:rFonts w:ascii="Cambria Math" w:eastAsia="楷体" w:hAnsi="Cambria Math" w:cs="Times New Roman" w:hint="eastAsia"/>
                    <w:color w:val="000000" w:themeColor="text1"/>
                    <w:sz w:val="24"/>
                    <w:szCs w:val="24"/>
                  </w:rPr>
                  <m:t>}</m:t>
                </m:r>
              </m:oMath>
            </m:oMathPara>
          </w:p>
        </w:tc>
      </w:tr>
      <w:tr w:rsidR="00797E6C" w:rsidRPr="00062481" w14:paraId="72D3D4C5" w14:textId="77777777" w:rsidTr="00ED2655">
        <w:tc>
          <w:tcPr>
            <w:tcW w:w="1788" w:type="dxa"/>
            <w:vAlign w:val="center"/>
          </w:tcPr>
          <w:p w14:paraId="064642C8" w14:textId="3BC65E28"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11</m:t>
                    </m:r>
                  </m:sub>
                </m:sSub>
                <m:r>
                  <w:rPr>
                    <w:rFonts w:ascii="Cambria Math" w:eastAsia="楷体" w:hAnsi="Cambria Math" w:cs="Times New Roman"/>
                    <w:color w:val="000000" w:themeColor="text1"/>
                    <w:sz w:val="24"/>
                    <w:szCs w:val="24"/>
                  </w:rPr>
                  <m:t>={3,4,7</m:t>
                </m:r>
                <m:r>
                  <w:rPr>
                    <w:rFonts w:ascii="Cambria Math" w:eastAsia="楷体" w:hAnsi="Cambria Math" w:cs="Times New Roman" w:hint="eastAsia"/>
                    <w:color w:val="000000" w:themeColor="text1"/>
                    <w:sz w:val="24"/>
                    <w:szCs w:val="24"/>
                  </w:rPr>
                  <m:t>}</m:t>
                </m:r>
              </m:oMath>
            </m:oMathPara>
          </w:p>
        </w:tc>
        <w:tc>
          <w:tcPr>
            <w:tcW w:w="1225" w:type="dxa"/>
            <w:vAlign w:val="center"/>
          </w:tcPr>
          <w:p w14:paraId="2541FF56"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507C9E30" w14:textId="6FED4781"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2390554D" w14:textId="77777777"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m:t>
                </m:r>
              </m:oMath>
            </m:oMathPara>
          </w:p>
          <w:p w14:paraId="57CD85BB" w14:textId="6EBD13D0"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{2,5,8</m:t>
                </m:r>
                <m:r>
                  <w:rPr>
                    <w:rFonts w:ascii="Cambria Math" w:eastAsia="楷体" w:hAnsi="Cambria Math" w:cs="Times New Roman" w:hint="eastAsia"/>
                    <w:color w:val="000000" w:themeColor="text1"/>
                    <w:sz w:val="24"/>
                    <w:szCs w:val="24"/>
                  </w:rPr>
                  <m:t>}</m:t>
                </m:r>
              </m:oMath>
            </m:oMathPara>
          </w:p>
        </w:tc>
        <w:tc>
          <w:tcPr>
            <w:tcW w:w="2586" w:type="dxa"/>
            <w:vAlign w:val="center"/>
          </w:tcPr>
          <w:p w14:paraId="275B4D0F" w14:textId="77777777" w:rsidR="00797E6C" w:rsidRPr="00ED2655"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m:t>
                </m:r>
              </m:oMath>
            </m:oMathPara>
          </w:p>
          <w:p w14:paraId="02903F2A" w14:textId="74A7F91C"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{2,5,8</m:t>
                </m:r>
                <m:r>
                  <w:rPr>
                    <w:rFonts w:ascii="Cambria Math" w:eastAsia="楷体" w:hAnsi="Cambria Math" w:cs="Times New Roman" w:hint="eastAsia"/>
                    <w:color w:val="000000" w:themeColor="text1"/>
                    <w:sz w:val="24"/>
                    <w:szCs w:val="24"/>
                  </w:rPr>
                  <m:t>}</m:t>
                </m:r>
              </m:oMath>
            </m:oMathPara>
          </w:p>
        </w:tc>
      </w:tr>
      <w:tr w:rsidR="00797E6C" w:rsidRPr="00062481" w14:paraId="31054E53" w14:textId="77777777" w:rsidTr="00ED2655">
        <w:tc>
          <w:tcPr>
            <w:tcW w:w="1788" w:type="dxa"/>
            <w:vAlign w:val="center"/>
          </w:tcPr>
          <w:p w14:paraId="7680B73A" w14:textId="40E4574A"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12</m:t>
                    </m:r>
                  </m:sub>
                </m:sSub>
                <m:r>
                  <w:rPr>
                    <w:rFonts w:ascii="Cambria Math" w:eastAsia="楷体" w:hAnsi="Cambria Math" w:cs="Times New Roman"/>
                    <w:color w:val="000000" w:themeColor="text1"/>
                    <w:sz w:val="24"/>
                    <w:szCs w:val="24"/>
                  </w:rPr>
                  <m:t>={4}</m:t>
                </m:r>
              </m:oMath>
            </m:oMathPara>
          </w:p>
        </w:tc>
        <w:tc>
          <w:tcPr>
            <w:tcW w:w="1225" w:type="dxa"/>
            <w:vAlign w:val="center"/>
          </w:tcPr>
          <w:p w14:paraId="6E3B914E"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430212F2" w14:textId="7E424A81"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w:lastRenderedPageBreak/>
                  <m:t>1</m:t>
                </m:r>
              </m:oMath>
            </m:oMathPara>
          </w:p>
        </w:tc>
        <w:tc>
          <w:tcPr>
            <w:tcW w:w="1793" w:type="dxa"/>
            <w:vAlign w:val="center"/>
          </w:tcPr>
          <w:p w14:paraId="5A5C8521" w14:textId="77777777"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w:lastRenderedPageBreak/>
                  <m:t>∅</m:t>
                </m:r>
              </m:oMath>
            </m:oMathPara>
          </w:p>
          <w:p w14:paraId="419DB6E4" w14:textId="0FAA54FC"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w:lastRenderedPageBreak/>
                  <m:t>{5</m:t>
                </m:r>
                <m:r>
                  <w:rPr>
                    <w:rFonts w:ascii="Cambria Math" w:eastAsia="楷体" w:hAnsi="Cambria Math" w:cs="Times New Roman" w:hint="eastAsia"/>
                    <w:color w:val="000000" w:themeColor="text1"/>
                    <w:sz w:val="24"/>
                    <w:szCs w:val="24"/>
                  </w:rPr>
                  <m:t>}</m:t>
                </m:r>
              </m:oMath>
            </m:oMathPara>
          </w:p>
        </w:tc>
        <w:tc>
          <w:tcPr>
            <w:tcW w:w="2586" w:type="dxa"/>
            <w:vAlign w:val="center"/>
          </w:tcPr>
          <w:p w14:paraId="5A7810A5" w14:textId="77777777" w:rsidR="00797E6C" w:rsidRPr="00ED2655"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w:lastRenderedPageBreak/>
                  <m:t>∅</m:t>
                </m:r>
              </m:oMath>
            </m:oMathPara>
          </w:p>
          <w:p w14:paraId="5A7E0EA9" w14:textId="4B238340"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w:lastRenderedPageBreak/>
                  <m:t>{5</m:t>
                </m:r>
                <m:r>
                  <w:rPr>
                    <w:rFonts w:ascii="Cambria Math" w:eastAsia="楷体" w:hAnsi="Cambria Math" w:cs="Times New Roman" w:hint="eastAsia"/>
                    <w:color w:val="000000" w:themeColor="text1"/>
                    <w:sz w:val="24"/>
                    <w:szCs w:val="24"/>
                  </w:rPr>
                  <m:t>}</m:t>
                </m:r>
              </m:oMath>
            </m:oMathPara>
          </w:p>
        </w:tc>
      </w:tr>
      <w:tr w:rsidR="00797E6C" w:rsidRPr="00062481" w14:paraId="71D5A306" w14:textId="77777777" w:rsidTr="00ED2655">
        <w:tc>
          <w:tcPr>
            <w:tcW w:w="1788" w:type="dxa"/>
            <w:vAlign w:val="center"/>
          </w:tcPr>
          <w:p w14:paraId="4FC0AB19" w14:textId="6E7FE696"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13</m:t>
                    </m:r>
                  </m:sub>
                </m:sSub>
                <m:r>
                  <w:rPr>
                    <w:rFonts w:ascii="Cambria Math" w:eastAsia="楷体" w:hAnsi="Cambria Math" w:cs="Times New Roman"/>
                    <w:color w:val="000000" w:themeColor="text1"/>
                    <w:sz w:val="24"/>
                    <w:szCs w:val="24"/>
                  </w:rPr>
                  <m:t>={5}</m:t>
                </m:r>
              </m:oMath>
            </m:oMathPara>
          </w:p>
        </w:tc>
        <w:tc>
          <w:tcPr>
            <w:tcW w:w="1225" w:type="dxa"/>
            <w:vAlign w:val="center"/>
          </w:tcPr>
          <w:p w14:paraId="7E3A554A"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2D70BDC4" w14:textId="1EE6EECC"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259A16C2" w14:textId="77777777" w:rsidR="00797E6C" w:rsidRPr="00ED2655" w:rsidRDefault="00797E6C" w:rsidP="00797E6C">
            <w:pP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m:t>
                </m:r>
                <m:r>
                  <w:rPr>
                    <w:rFonts w:ascii="Cambria Math" w:eastAsia="楷体" w:hAnsi="Cambria Math" w:cs="Times New Roman" w:hint="eastAsia"/>
                    <w:color w:val="000000" w:themeColor="text1"/>
                    <w:sz w:val="24"/>
                    <w:szCs w:val="24"/>
                  </w:rPr>
                  <m:t>}</m:t>
                </m:r>
              </m:oMath>
            </m:oMathPara>
          </w:p>
          <w:p w14:paraId="592CE051" w14:textId="1F1A8F13" w:rsidR="00797E6C" w:rsidRPr="00ED2655" w:rsidRDefault="00797E6C" w:rsidP="00797E6C">
            <w:pP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c>
          <w:tcPr>
            <w:tcW w:w="2586" w:type="dxa"/>
            <w:vAlign w:val="center"/>
          </w:tcPr>
          <w:p w14:paraId="2C6F0B03" w14:textId="77777777" w:rsidR="00797E6C" w:rsidRPr="00ED2655"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m:t>
                </m:r>
                <m:r>
                  <w:rPr>
                    <w:rFonts w:ascii="Cambria Math" w:eastAsia="楷体" w:hAnsi="Cambria Math" w:cs="Times New Roman" w:hint="eastAsia"/>
                    <w:color w:val="000000" w:themeColor="text1"/>
                    <w:sz w:val="24"/>
                    <w:szCs w:val="24"/>
                  </w:rPr>
                  <m:t>}</m:t>
                </m:r>
              </m:oMath>
            </m:oMathPara>
          </w:p>
          <w:p w14:paraId="29A674A5" w14:textId="3B0646FC" w:rsidR="00797E6C" w:rsidRPr="00ED2655"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797E6C" w:rsidRPr="00062481" w14:paraId="7103DEF8" w14:textId="77777777" w:rsidTr="00ED2655">
        <w:tc>
          <w:tcPr>
            <w:tcW w:w="1788" w:type="dxa"/>
            <w:vAlign w:val="center"/>
          </w:tcPr>
          <w:p w14:paraId="11C3E448" w14:textId="036EF147" w:rsidR="00797E6C" w:rsidRPr="00ED2655" w:rsidRDefault="00000000" w:rsidP="00797E6C">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14</m:t>
                    </m:r>
                  </m:sub>
                </m:sSub>
                <m:r>
                  <w:rPr>
                    <w:rFonts w:ascii="Cambria Math" w:eastAsia="楷体" w:hAnsi="Cambria Math" w:cs="Times New Roman"/>
                    <w:color w:val="000000" w:themeColor="text1"/>
                    <w:sz w:val="24"/>
                    <w:szCs w:val="24"/>
                  </w:rPr>
                  <m:t>={3}</m:t>
                </m:r>
              </m:oMath>
            </m:oMathPara>
          </w:p>
        </w:tc>
        <w:tc>
          <w:tcPr>
            <w:tcW w:w="1225" w:type="dxa"/>
            <w:vAlign w:val="center"/>
          </w:tcPr>
          <w:p w14:paraId="12B622DE" w14:textId="77777777" w:rsidR="00797E6C" w:rsidRPr="00062481"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23196783" w14:textId="70645FC2"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0986C456" w14:textId="77777777"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m:t>
                </m:r>
              </m:oMath>
            </m:oMathPara>
          </w:p>
          <w:p w14:paraId="20A4DFC3" w14:textId="26E005F6"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c>
          <w:tcPr>
            <w:tcW w:w="2586" w:type="dxa"/>
            <w:vAlign w:val="center"/>
          </w:tcPr>
          <w:p w14:paraId="7ADE03AA" w14:textId="77777777" w:rsidR="00797E6C" w:rsidRPr="00ED2655" w:rsidRDefault="00797E6C" w:rsidP="00797E6C">
            <w:pPr>
              <w:jc w:val="cente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m:t>
                </m:r>
              </m:oMath>
            </m:oMathPara>
          </w:p>
          <w:p w14:paraId="70290724" w14:textId="323F93F5" w:rsidR="00797E6C" w:rsidRPr="00ED2655" w:rsidRDefault="00797E6C" w:rsidP="00797E6C">
            <w:pPr>
              <w:jc w:val="cente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r>
      <w:tr w:rsidR="00797E6C" w:rsidRPr="00062481" w14:paraId="532BAC0C" w14:textId="77777777" w:rsidTr="00ED2655">
        <w:tc>
          <w:tcPr>
            <w:tcW w:w="1788" w:type="dxa"/>
            <w:vAlign w:val="center"/>
          </w:tcPr>
          <w:p w14:paraId="262B3B88" w14:textId="53A08FEF" w:rsidR="00797E6C" w:rsidRPr="00BE2AD9" w:rsidRDefault="00000000" w:rsidP="00797E6C">
            <w:pPr>
              <w:jc w:val="left"/>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15</m:t>
                    </m:r>
                  </m:sub>
                </m:sSub>
                <m:r>
                  <w:rPr>
                    <w:rFonts w:ascii="Cambria Math" w:eastAsia="楷体" w:hAnsi="Cambria Math" w:cs="Times New Roman"/>
                    <w:color w:val="000000" w:themeColor="text1"/>
                    <w:sz w:val="24"/>
                    <w:szCs w:val="24"/>
                  </w:rPr>
                  <m:t>={9}</m:t>
                </m:r>
              </m:oMath>
            </m:oMathPara>
          </w:p>
        </w:tc>
        <w:tc>
          <w:tcPr>
            <w:tcW w:w="1225" w:type="dxa"/>
            <w:vAlign w:val="center"/>
          </w:tcPr>
          <w:p w14:paraId="33726EE0" w14:textId="77777777" w:rsidR="00797E6C" w:rsidRPr="00062481" w:rsidRDefault="00797E6C" w:rsidP="00797E6C">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63979A6F" w14:textId="481458BF" w:rsidR="00797E6C" w:rsidRPr="00BE2AD9"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1793" w:type="dxa"/>
            <w:vAlign w:val="center"/>
          </w:tcPr>
          <w:p w14:paraId="037D4DF9" w14:textId="77777777" w:rsidR="00797E6C" w:rsidRPr="00BE2AD9"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4A0C7FD9" w14:textId="3BB8314C" w:rsidR="00797E6C" w:rsidRPr="00BE2AD9"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c>
          <w:tcPr>
            <w:tcW w:w="2586" w:type="dxa"/>
            <w:vAlign w:val="center"/>
          </w:tcPr>
          <w:p w14:paraId="35EFC2AB" w14:textId="77777777" w:rsidR="00797E6C" w:rsidRPr="00BE2AD9"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5C917468" w14:textId="4A0BE0B4" w:rsidR="00797E6C" w:rsidRPr="00BE2AD9" w:rsidRDefault="00797E6C" w:rsidP="00797E6C">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bl>
    <w:p w14:paraId="157872C8" w14:textId="77777777" w:rsidR="00797E6C" w:rsidRDefault="00797E6C" w:rsidP="00555449">
      <w:pPr>
        <w:rPr>
          <w:rFonts w:ascii="Times New Roman" w:eastAsia="楷体" w:hAnsi="Times New Roman" w:cs="Times New Roman"/>
          <w:b/>
          <w:bCs/>
          <w:color w:val="000000" w:themeColor="text1"/>
          <w:sz w:val="24"/>
          <w:szCs w:val="24"/>
        </w:rPr>
      </w:pPr>
    </w:p>
    <w:p w14:paraId="362F7949" w14:textId="2B5A84D5" w:rsidR="00797E6C" w:rsidRDefault="00797E6C" w:rsidP="00797E6C">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p>
    <w:p w14:paraId="564CC234" w14:textId="0C365A28" w:rsidR="00797E6C" w:rsidRPr="00797E6C" w:rsidRDefault="00797E6C" w:rsidP="00797E6C">
      <w:pPr>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color w:val="000000" w:themeColor="text1"/>
          <w:sz w:val="24"/>
          <w:szCs w:val="24"/>
        </w:rPr>
        <w:t>终态：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5</m:t>
            </m:r>
          </m:sub>
        </m:sSub>
      </m:oMath>
      <w:r>
        <w:rPr>
          <w:rFonts w:ascii="Times New Roman" w:eastAsia="楷体" w:hAnsi="Times New Roman" w:cs="Times New Roman"/>
          <w:color w:val="000000" w:themeColor="text1"/>
          <w:sz w:val="24"/>
          <w:szCs w:val="24"/>
        </w:rPr>
        <w:t>,</w:t>
      </w:r>
      <w:r w:rsidRPr="00797E6C">
        <w:rPr>
          <w:rFonts w:ascii="Cambria Math" w:eastAsia="楷体" w:hAnsi="Cambria Math" w:cs="Times New Roman"/>
          <w:i/>
          <w:color w:val="000000" w:themeColor="text1"/>
          <w:sz w:val="24"/>
          <w:szCs w:val="24"/>
        </w:rPr>
        <w:t xml:space="preserve"> </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6</m:t>
            </m:r>
          </m:sub>
        </m:sSub>
      </m:oMath>
      <w:r>
        <w:rPr>
          <w:rFonts w:ascii="Times New Roman" w:eastAsia="楷体" w:hAnsi="Times New Roman" w:cs="Times New Roman"/>
          <w:color w:val="000000" w:themeColor="text1"/>
          <w:sz w:val="24"/>
          <w:szCs w:val="24"/>
        </w:rPr>
        <w:t>,</w:t>
      </w:r>
      <w:r w:rsidRPr="00797E6C">
        <w:rPr>
          <w:rFonts w:ascii="Cambria Math" w:eastAsia="楷体" w:hAnsi="Cambria Math" w:cs="Times New Roman"/>
          <w:i/>
          <w:color w:val="000000" w:themeColor="text1"/>
          <w:sz w:val="24"/>
          <w:szCs w:val="24"/>
        </w:rPr>
        <w:t xml:space="preserve"> </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7</m:t>
            </m:r>
          </m:sub>
        </m:sSub>
      </m:oMath>
      <w:r>
        <w:rPr>
          <w:rFonts w:ascii="Times New Roman" w:eastAsia="楷体" w:hAnsi="Times New Roman" w:cs="Times New Roman"/>
          <w:color w:val="000000" w:themeColor="text1"/>
          <w:sz w:val="24"/>
          <w:szCs w:val="24"/>
        </w:rPr>
        <w:t>,</w:t>
      </w:r>
      <w:r w:rsidRPr="00797E6C">
        <w:rPr>
          <w:rFonts w:ascii="Cambria Math" w:eastAsia="楷体" w:hAnsi="Cambria Math" w:cs="Times New Roman"/>
          <w:i/>
          <w:color w:val="000000" w:themeColor="text1"/>
          <w:sz w:val="24"/>
          <w:szCs w:val="24"/>
        </w:rPr>
        <w:t xml:space="preserve"> </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10</m:t>
            </m:r>
          </m:sub>
        </m:sSub>
      </m:oMath>
      <w:r>
        <w:rPr>
          <w:rFonts w:ascii="Times New Roman" w:eastAsia="楷体" w:hAnsi="Times New Roman" w:cs="Times New Roman"/>
          <w:color w:val="000000" w:themeColor="text1"/>
          <w:sz w:val="24"/>
          <w:szCs w:val="24"/>
        </w:rPr>
        <w:t>,</w:t>
      </w:r>
      <w:r w:rsidRPr="00797E6C">
        <w:rPr>
          <w:rFonts w:ascii="Cambria Math" w:eastAsia="楷体" w:hAnsi="Cambria Math" w:cs="Times New Roman"/>
          <w:i/>
          <w:color w:val="000000" w:themeColor="text1"/>
          <w:sz w:val="24"/>
          <w:szCs w:val="24"/>
        </w:rPr>
        <w:t xml:space="preserve"> </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15</m:t>
            </m:r>
          </m:sub>
        </m:sSub>
      </m:oMath>
    </w:p>
    <w:p w14:paraId="2588DD29" w14:textId="77777777" w:rsidR="00797E6C" w:rsidRDefault="00797E6C" w:rsidP="00555449">
      <w:pPr>
        <w:rPr>
          <w:rFonts w:ascii="Times New Roman" w:eastAsia="楷体" w:hAnsi="Times New Roman" w:cs="Times New Roman"/>
          <w:b/>
          <w:bCs/>
          <w:color w:val="000000" w:themeColor="text1"/>
          <w:sz w:val="24"/>
          <w:szCs w:val="24"/>
        </w:rPr>
      </w:pPr>
    </w:p>
    <w:p w14:paraId="06B5A85F" w14:textId="430492F3" w:rsidR="008C210A" w:rsidRDefault="008C210A" w:rsidP="00555449">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如下为：</w:t>
      </w:r>
      <w:r w:rsidR="005B5232">
        <w:rPr>
          <w:rFonts w:ascii="Times New Roman" w:eastAsia="楷体" w:hAnsi="Times New Roman" w:cs="Times New Roman" w:hint="eastAsia"/>
          <w:b/>
          <w:bCs/>
          <w:color w:val="000000" w:themeColor="text1"/>
          <w:sz w:val="24"/>
          <w:szCs w:val="24"/>
        </w:rPr>
        <w:t>（图略）</w:t>
      </w:r>
    </w:p>
    <w:p w14:paraId="2A867475" w14:textId="77777777" w:rsidR="008C210A" w:rsidRDefault="008C210A" w:rsidP="00555449"/>
    <w:p w14:paraId="29C273B5" w14:textId="77777777" w:rsidR="008C210A" w:rsidRPr="00062481" w:rsidRDefault="008C210A" w:rsidP="00555449">
      <w:pPr>
        <w:rPr>
          <w:rFonts w:ascii="Times New Roman" w:eastAsia="楷体" w:hAnsi="Times New Roman" w:cs="Times New Roman"/>
          <w:color w:val="000000" w:themeColor="text1"/>
          <w:sz w:val="24"/>
          <w:szCs w:val="24"/>
        </w:rPr>
      </w:pPr>
    </w:p>
    <w:p w14:paraId="2200F34C" w14:textId="77777777" w:rsidR="00555449" w:rsidRPr="00062481" w:rsidRDefault="00555449" w:rsidP="00555449">
      <w:pPr>
        <w:ind w:left="151"/>
        <w:jc w:val="left"/>
        <w:rPr>
          <w:rFonts w:ascii="Times New Roman" w:eastAsia="楷体" w:hAnsi="Times New Roman" w:cs="Times New Roman"/>
          <w:b/>
          <w:color w:val="000000" w:themeColor="text1"/>
          <w:sz w:val="24"/>
          <w:szCs w:val="24"/>
        </w:rPr>
      </w:pPr>
      <w:r w:rsidRPr="00062481">
        <w:rPr>
          <w:rFonts w:ascii="Times New Roman" w:eastAsia="楷体" w:hAnsi="Times New Roman" w:cs="Times New Roman" w:hint="eastAsia"/>
          <w:b/>
          <w:color w:val="000000" w:themeColor="text1"/>
          <w:sz w:val="24"/>
          <w:szCs w:val="24"/>
        </w:rPr>
        <w:t>(</w:t>
      </w:r>
      <w:r w:rsidRPr="00062481">
        <w:rPr>
          <w:rFonts w:ascii="Times New Roman" w:eastAsia="楷体" w:hAnsi="Times New Roman" w:cs="Times New Roman"/>
          <w:b/>
          <w:color w:val="000000" w:themeColor="text1"/>
          <w:sz w:val="24"/>
          <w:szCs w:val="24"/>
        </w:rPr>
        <w:t>3</w:t>
      </w:r>
      <w:r w:rsidRPr="00062481">
        <w:rPr>
          <w:rFonts w:ascii="Times New Roman" w:eastAsia="楷体" w:hAnsi="Times New Roman" w:cs="Times New Roman" w:hint="eastAsia"/>
          <w:b/>
          <w:color w:val="000000" w:themeColor="text1"/>
          <w:sz w:val="24"/>
          <w:szCs w:val="24"/>
        </w:rPr>
        <w:t>)</w:t>
      </w:r>
      <w:r w:rsidRPr="00062481">
        <w:rPr>
          <w:rFonts w:ascii="Times New Roman" w:eastAsia="楷体" w:hAnsi="Times New Roman" w:cs="Times New Roman" w:hint="eastAsia"/>
          <w:b/>
          <w:color w:val="000000" w:themeColor="text1"/>
          <w:sz w:val="24"/>
          <w:szCs w:val="24"/>
        </w:rPr>
        <w:t>正规式</w:t>
      </w:r>
      <m:oMath>
        <m:r>
          <m:rPr>
            <m:sty m:val="bi"/>
          </m:rPr>
          <w:rPr>
            <w:rFonts w:ascii="Cambria Math" w:eastAsia="楷体" w:hAnsi="Cambria Math" w:cs="Times New Roman"/>
            <w:color w:val="000000" w:themeColor="text1"/>
            <w:sz w:val="24"/>
            <w:szCs w:val="24"/>
          </w:rPr>
          <m:t>a</m:t>
        </m:r>
        <m:sSup>
          <m:sSupPr>
            <m:ctrlPr>
              <w:rPr>
                <w:rFonts w:ascii="Cambria Math" w:eastAsia="楷体" w:hAnsi="Cambria Math" w:cs="Times New Roman"/>
                <w:b/>
                <w:bCs/>
                <w:i/>
                <w:color w:val="000000" w:themeColor="text1"/>
                <w:sz w:val="24"/>
                <w:szCs w:val="24"/>
              </w:rPr>
            </m:ctrlPr>
          </m:sSupPr>
          <m:e>
            <m:r>
              <m:rPr>
                <m:sty m:val="bi"/>
              </m:rPr>
              <w:rPr>
                <w:rFonts w:ascii="Cambria Math" w:eastAsia="楷体" w:hAnsi="Cambria Math" w:cs="Times New Roman"/>
                <w:color w:val="000000" w:themeColor="text1"/>
                <w:sz w:val="24"/>
                <w:szCs w:val="24"/>
              </w:rPr>
              <m:t>(</m:t>
            </m:r>
            <m:sSup>
              <m:sSupPr>
                <m:ctrlPr>
                  <w:rPr>
                    <w:rFonts w:ascii="Cambria Math" w:eastAsia="楷体" w:hAnsi="Cambria Math" w:cs="Times New Roman"/>
                    <w:b/>
                    <w:bCs/>
                    <w:i/>
                    <w:color w:val="000000" w:themeColor="text1"/>
                    <w:sz w:val="24"/>
                    <w:szCs w:val="24"/>
                  </w:rPr>
                </m:ctrlPr>
              </m:sSupPr>
              <m:e>
                <m:d>
                  <m:dPr>
                    <m:ctrlPr>
                      <w:rPr>
                        <w:rFonts w:ascii="Cambria Math" w:eastAsia="楷体" w:hAnsi="Cambria Math" w:cs="Times New Roman"/>
                        <w:b/>
                        <w:bCs/>
                        <w:i/>
                        <w:color w:val="000000" w:themeColor="text1"/>
                        <w:sz w:val="24"/>
                        <w:szCs w:val="24"/>
                      </w:rPr>
                    </m:ctrlPr>
                  </m:dPr>
                  <m:e>
                    <m:r>
                      <m:rPr>
                        <m:sty m:val="bi"/>
                      </m:rPr>
                      <w:rPr>
                        <w:rFonts w:ascii="Cambria Math" w:eastAsia="楷体" w:hAnsi="Cambria Math" w:cs="Times New Roman"/>
                        <w:color w:val="000000" w:themeColor="text1"/>
                        <w:sz w:val="24"/>
                        <w:szCs w:val="24"/>
                      </w:rPr>
                      <m:t>a</m:t>
                    </m:r>
                  </m:e>
                  <m:e>
                    <m:r>
                      <m:rPr>
                        <m:sty m:val="bi"/>
                      </m:rPr>
                      <w:rPr>
                        <w:rFonts w:ascii="Cambria Math" w:eastAsia="楷体" w:hAnsi="Cambria Math" w:cs="Times New Roman"/>
                        <w:color w:val="000000" w:themeColor="text1"/>
                        <w:sz w:val="24"/>
                        <w:szCs w:val="24"/>
                      </w:rPr>
                      <m:t>b</m:t>
                    </m:r>
                  </m:e>
                </m:d>
              </m:e>
              <m:sup>
                <m:r>
                  <m:rPr>
                    <m:sty m:val="bi"/>
                  </m:rPr>
                  <w:rPr>
                    <w:rFonts w:ascii="Cambria Math" w:eastAsia="楷体" w:hAnsi="Cambria Math" w:cs="Times New Roman"/>
                    <w:color w:val="000000" w:themeColor="text1"/>
                    <w:sz w:val="24"/>
                    <w:szCs w:val="24"/>
                  </w:rPr>
                  <m:t>*</m:t>
                </m:r>
              </m:sup>
            </m:sSup>
            <m:r>
              <m:rPr>
                <m:sty m:val="bi"/>
              </m:rPr>
              <w:rPr>
                <w:rFonts w:ascii="Cambria Math" w:eastAsia="楷体" w:hAnsi="Cambria Math" w:cs="Times New Roman"/>
                <w:color w:val="000000" w:themeColor="text1"/>
                <w:sz w:val="24"/>
                <w:szCs w:val="24"/>
              </w:rPr>
              <m:t>|a</m:t>
            </m:r>
            <m:sSup>
              <m:sSupPr>
                <m:ctrlPr>
                  <w:rPr>
                    <w:rFonts w:ascii="Cambria Math" w:eastAsia="楷体" w:hAnsi="Cambria Math" w:cs="Times New Roman"/>
                    <w:b/>
                    <w:bCs/>
                    <w:i/>
                    <w:color w:val="000000" w:themeColor="text1"/>
                    <w:sz w:val="24"/>
                    <w:szCs w:val="24"/>
                  </w:rPr>
                </m:ctrlPr>
              </m:sSupPr>
              <m:e>
                <m:r>
                  <m:rPr>
                    <m:sty m:val="bi"/>
                  </m:rPr>
                  <w:rPr>
                    <w:rFonts w:ascii="Cambria Math" w:eastAsia="楷体" w:hAnsi="Cambria Math" w:cs="Times New Roman"/>
                    <w:color w:val="000000" w:themeColor="text1"/>
                    <w:sz w:val="24"/>
                    <w:szCs w:val="24"/>
                  </w:rPr>
                  <m:t>b</m:t>
                </m:r>
              </m:e>
              <m:sup>
                <m:r>
                  <m:rPr>
                    <m:sty m:val="bi"/>
                  </m:rPr>
                  <w:rPr>
                    <w:rFonts w:ascii="Cambria Math" w:eastAsia="楷体" w:hAnsi="Cambria Math" w:cs="Times New Roman"/>
                    <w:color w:val="000000" w:themeColor="text1"/>
                    <w:sz w:val="24"/>
                    <w:szCs w:val="24"/>
                  </w:rPr>
                  <m:t>*</m:t>
                </m:r>
              </m:sup>
            </m:sSup>
            <m:r>
              <m:rPr>
                <m:sty m:val="bi"/>
              </m:rPr>
              <w:rPr>
                <w:rFonts w:ascii="Cambria Math" w:eastAsia="楷体" w:hAnsi="Cambria Math" w:cs="Times New Roman"/>
                <w:color w:val="000000" w:themeColor="text1"/>
                <w:sz w:val="24"/>
                <w:szCs w:val="24"/>
              </w:rPr>
              <m:t>a)</m:t>
            </m:r>
          </m:e>
          <m:sup>
            <m:r>
              <m:rPr>
                <m:sty m:val="bi"/>
              </m:rPr>
              <w:rPr>
                <w:rFonts w:ascii="Cambria Math" w:eastAsia="楷体" w:hAnsi="Cambria Math" w:cs="Times New Roman"/>
                <w:color w:val="000000" w:themeColor="text1"/>
                <w:sz w:val="24"/>
                <w:szCs w:val="24"/>
              </w:rPr>
              <m:t>*</m:t>
            </m:r>
          </m:sup>
        </m:sSup>
        <m:r>
          <m:rPr>
            <m:sty m:val="bi"/>
          </m:rPr>
          <w:rPr>
            <w:rFonts w:ascii="Cambria Math" w:eastAsia="楷体" w:hAnsi="Cambria Math" w:cs="Times New Roman"/>
            <w:color w:val="000000" w:themeColor="text1"/>
            <w:sz w:val="24"/>
            <w:szCs w:val="24"/>
          </w:rPr>
          <m:t>b</m:t>
        </m:r>
      </m:oMath>
      <w:r w:rsidRPr="00062481">
        <w:rPr>
          <w:rFonts w:ascii="Times New Roman" w:eastAsia="楷体" w:hAnsi="Times New Roman" w:cs="Times New Roman"/>
          <w:b/>
          <w:color w:val="000000" w:themeColor="text1"/>
          <w:sz w:val="24"/>
          <w:szCs w:val="24"/>
        </w:rPr>
        <w:t>对应的</w:t>
      </w:r>
      <w:r w:rsidRPr="00062481">
        <w:rPr>
          <w:rFonts w:ascii="Times New Roman" w:eastAsia="楷体" w:hAnsi="Times New Roman" w:cs="Times New Roman" w:hint="eastAsia"/>
          <w:b/>
          <w:color w:val="000000" w:themeColor="text1"/>
          <w:sz w:val="24"/>
          <w:szCs w:val="24"/>
        </w:rPr>
        <w:t>NFA</w:t>
      </w:r>
      <w:r w:rsidRPr="00062481">
        <w:rPr>
          <w:rFonts w:ascii="Times New Roman" w:eastAsia="楷体" w:hAnsi="Times New Roman" w:cs="Times New Roman" w:hint="eastAsia"/>
          <w:b/>
          <w:color w:val="000000" w:themeColor="text1"/>
          <w:sz w:val="24"/>
          <w:szCs w:val="24"/>
        </w:rPr>
        <w:t>如下：</w:t>
      </w:r>
    </w:p>
    <w:p w14:paraId="19827CA9" w14:textId="77777777" w:rsidR="00555449" w:rsidRPr="00062481" w:rsidRDefault="00555449" w:rsidP="00555449">
      <w:pPr>
        <w:ind w:left="151"/>
        <w:jc w:val="left"/>
        <w:rPr>
          <w:rFonts w:ascii="Times New Roman" w:eastAsia="楷体" w:hAnsi="Times New Roman" w:cs="Times New Roman"/>
          <w:b/>
          <w:color w:val="000000" w:themeColor="text1"/>
          <w:sz w:val="24"/>
          <w:szCs w:val="24"/>
        </w:rPr>
      </w:pPr>
      <w:r w:rsidRPr="00062481">
        <w:rPr>
          <w:rFonts w:ascii="Times New Roman" w:eastAsia="楷体" w:hAnsi="Times New Roman" w:cs="Times New Roman"/>
          <w:b/>
          <w:noProof/>
          <w:color w:val="000000" w:themeColor="text1"/>
          <w:sz w:val="24"/>
          <w:szCs w:val="24"/>
        </w:rPr>
        <w:drawing>
          <wp:inline distT="0" distB="0" distL="0" distR="0" wp14:anchorId="40C16047" wp14:editId="5597662C">
            <wp:extent cx="2122999" cy="13049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2721" cy="1304814"/>
                    </a:xfrm>
                    <a:prstGeom prst="rect">
                      <a:avLst/>
                    </a:prstGeom>
                    <a:noFill/>
                  </pic:spPr>
                </pic:pic>
              </a:graphicData>
            </a:graphic>
          </wp:inline>
        </w:drawing>
      </w:r>
    </w:p>
    <w:p w14:paraId="3DF50EE6" w14:textId="77777777" w:rsidR="00555449" w:rsidRPr="00062481" w:rsidRDefault="00555449" w:rsidP="00555449">
      <w:pPr>
        <w:jc w:val="left"/>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用子集法将此</w:t>
      </w:r>
      <w:r w:rsidRPr="00062481">
        <w:rPr>
          <w:rFonts w:ascii="Times New Roman" w:eastAsia="楷体" w:hAnsi="Times New Roman" w:cs="Times New Roman" w:hint="eastAsia"/>
          <w:b/>
          <w:bCs/>
          <w:color w:val="000000" w:themeColor="text1"/>
          <w:sz w:val="24"/>
          <w:szCs w:val="24"/>
        </w:rPr>
        <w:t>NFA</w:t>
      </w:r>
      <w:r w:rsidRPr="00062481">
        <w:rPr>
          <w:rFonts w:ascii="Times New Roman" w:eastAsia="楷体" w:hAnsi="Times New Roman" w:cs="Times New Roman" w:hint="eastAsia"/>
          <w:b/>
          <w:bCs/>
          <w:color w:val="000000" w:themeColor="text1"/>
          <w:sz w:val="24"/>
          <w:szCs w:val="24"/>
        </w:rPr>
        <w:t>确定化的状态转换表如下：</w:t>
      </w:r>
    </w:p>
    <w:tbl>
      <w:tblPr>
        <w:tblStyle w:val="a7"/>
        <w:tblW w:w="0" w:type="auto"/>
        <w:tblInd w:w="151" w:type="dxa"/>
        <w:tblLook w:val="04A0" w:firstRow="1" w:lastRow="0" w:firstColumn="1" w:lastColumn="0" w:noHBand="0" w:noVBand="1"/>
      </w:tblPr>
      <w:tblGrid>
        <w:gridCol w:w="1971"/>
        <w:gridCol w:w="1417"/>
        <w:gridCol w:w="2835"/>
      </w:tblGrid>
      <w:tr w:rsidR="00555449" w:rsidRPr="00062481" w14:paraId="2413D934" w14:textId="77777777" w:rsidTr="00B2788D">
        <w:tc>
          <w:tcPr>
            <w:tcW w:w="1971" w:type="dxa"/>
            <w:vAlign w:val="center"/>
          </w:tcPr>
          <w:p w14:paraId="7D496D89" w14:textId="77777777" w:rsidR="00555449" w:rsidRPr="00062481" w:rsidRDefault="00555449" w:rsidP="00B2788D">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417" w:type="dxa"/>
          </w:tcPr>
          <w:p w14:paraId="04FC14C3" w14:textId="77777777" w:rsidR="00555449" w:rsidRPr="00062481" w:rsidRDefault="00555449" w:rsidP="00B2788D">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2835" w:type="dxa"/>
          </w:tcPr>
          <w:p w14:paraId="55B53735"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r>
      <w:tr w:rsidR="00555449" w:rsidRPr="00062481" w14:paraId="66D847F9" w14:textId="77777777" w:rsidTr="00B2788D">
        <w:tc>
          <w:tcPr>
            <w:tcW w:w="1971" w:type="dxa"/>
            <w:vAlign w:val="center"/>
          </w:tcPr>
          <w:p w14:paraId="2880576A" w14:textId="77777777" w:rsidR="00555449" w:rsidRPr="00062481" w:rsidRDefault="00000000" w:rsidP="00B2788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={A}</m:t>
                </m:r>
              </m:oMath>
            </m:oMathPara>
          </w:p>
        </w:tc>
        <w:tc>
          <w:tcPr>
            <w:tcW w:w="1417" w:type="dxa"/>
            <w:vAlign w:val="center"/>
          </w:tcPr>
          <w:p w14:paraId="5EA647D6" w14:textId="77777777" w:rsidR="00555449" w:rsidRPr="00062481" w:rsidRDefault="00555449" w:rsidP="00B2788D">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2C1EBDC7" w14:textId="77777777" w:rsidR="00555449" w:rsidRPr="00062481" w:rsidRDefault="00555449" w:rsidP="00B2788D">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b</m:t>
                </m:r>
              </m:oMath>
            </m:oMathPara>
          </w:p>
        </w:tc>
        <w:tc>
          <w:tcPr>
            <w:tcW w:w="2835" w:type="dxa"/>
          </w:tcPr>
          <w:p w14:paraId="32633763"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p w14:paraId="23509E5E"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555449" w:rsidRPr="00062481" w14:paraId="5D19A111" w14:textId="77777777" w:rsidTr="00B2788D">
        <w:tc>
          <w:tcPr>
            <w:tcW w:w="1971" w:type="dxa"/>
            <w:vAlign w:val="center"/>
          </w:tcPr>
          <w:p w14:paraId="124E14C5" w14:textId="77777777" w:rsidR="00555449" w:rsidRPr="00062481" w:rsidRDefault="00000000" w:rsidP="00B2788D">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={B}</m:t>
                </m:r>
              </m:oMath>
            </m:oMathPara>
          </w:p>
        </w:tc>
        <w:tc>
          <w:tcPr>
            <w:tcW w:w="1417" w:type="dxa"/>
            <w:vAlign w:val="bottom"/>
          </w:tcPr>
          <w:p w14:paraId="587F7FF7"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2E5CFBA0"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b</m:t>
                </m:r>
              </m:oMath>
            </m:oMathPara>
          </w:p>
        </w:tc>
        <w:tc>
          <w:tcPr>
            <w:tcW w:w="2835" w:type="dxa"/>
          </w:tcPr>
          <w:p w14:paraId="402DFB3F"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p w14:paraId="3F0C7CB9"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{B,C}</m:t>
                </m:r>
              </m:oMath>
            </m:oMathPara>
          </w:p>
        </w:tc>
      </w:tr>
      <w:tr w:rsidR="00555449" w:rsidRPr="00062481" w14:paraId="40F99497" w14:textId="77777777" w:rsidTr="00B2788D">
        <w:tc>
          <w:tcPr>
            <w:tcW w:w="1971" w:type="dxa"/>
            <w:vAlign w:val="center"/>
          </w:tcPr>
          <w:p w14:paraId="3B44FD8A" w14:textId="77777777" w:rsidR="00555449" w:rsidRPr="00062481" w:rsidRDefault="00000000" w:rsidP="00B2788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={B,C}</m:t>
                </m:r>
              </m:oMath>
            </m:oMathPara>
          </w:p>
        </w:tc>
        <w:tc>
          <w:tcPr>
            <w:tcW w:w="1417" w:type="dxa"/>
            <w:vAlign w:val="bottom"/>
          </w:tcPr>
          <w:p w14:paraId="60BF7458"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2BDF2C50"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2BB3B276"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p w14:paraId="27D21197" w14:textId="77777777" w:rsidR="00555449" w:rsidRPr="00062481" w:rsidRDefault="00555449"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{B,C}</m:t>
                </m:r>
              </m:oMath>
            </m:oMathPara>
          </w:p>
        </w:tc>
      </w:tr>
    </w:tbl>
    <w:p w14:paraId="41C62A50" w14:textId="77777777" w:rsidR="00555449" w:rsidRPr="00062481" w:rsidRDefault="00555449" w:rsidP="00555449">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如下为：</w:t>
      </w:r>
    </w:p>
    <w:p w14:paraId="6A522783" w14:textId="77777777" w:rsidR="00555449" w:rsidRPr="00062481" w:rsidRDefault="00555449" w:rsidP="00555449">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noProof/>
          <w:color w:val="000000" w:themeColor="text1"/>
          <w:sz w:val="24"/>
          <w:szCs w:val="24"/>
        </w:rPr>
        <w:drawing>
          <wp:inline distT="0" distB="0" distL="0" distR="0" wp14:anchorId="2C3792C8" wp14:editId="6B06D29A">
            <wp:extent cx="2409245" cy="141155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042" cy="1411438"/>
                    </a:xfrm>
                    <a:prstGeom prst="rect">
                      <a:avLst/>
                    </a:prstGeom>
                    <a:noFill/>
                  </pic:spPr>
                </pic:pic>
              </a:graphicData>
            </a:graphic>
          </wp:inline>
        </w:drawing>
      </w:r>
    </w:p>
    <w:p w14:paraId="6CC2AE5E" w14:textId="77777777" w:rsidR="00555449" w:rsidRPr="00062481" w:rsidRDefault="00555449" w:rsidP="00555449">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分割法最小化</w:t>
      </w:r>
    </w:p>
    <w:p w14:paraId="03A84DEE" w14:textId="77777777" w:rsidR="00555449" w:rsidRPr="00062481" w:rsidRDefault="00555449" w:rsidP="00555449">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hint="eastAsia"/>
                  <w:color w:val="000000" w:themeColor="text1"/>
                  <w:sz w:val="24"/>
                  <w:szCs w:val="24"/>
                </w:rPr>
                <m:t>}</m:t>
              </m:r>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e>
          </m:d>
        </m:oMath>
      </m:oMathPara>
    </w:p>
    <w:p w14:paraId="6AC247A6" w14:textId="77777777" w:rsidR="00555449" w:rsidRDefault="00555449" w:rsidP="00555449">
      <w:pPr>
        <w:rPr>
          <w:rFonts w:ascii="Times New Roman" w:eastAsia="楷体" w:hAnsi="Times New Roman" w:cs="Times New Roman"/>
          <w:color w:val="000000" w:themeColor="text1"/>
          <w:sz w:val="24"/>
          <w:szCs w:val="24"/>
        </w:rPr>
      </w:pPr>
    </w:p>
    <w:p w14:paraId="5C716169" w14:textId="77777777" w:rsidR="00555449" w:rsidRDefault="00555449" w:rsidP="0002668E">
      <w:pPr>
        <w:jc w:val="left"/>
        <w:rPr>
          <w:rFonts w:ascii="楷体" w:eastAsia="楷体" w:hAnsi="楷体" w:cs="Times New Roman"/>
          <w:b/>
          <w:bCs/>
          <w:sz w:val="24"/>
          <w:szCs w:val="24"/>
        </w:rPr>
      </w:pPr>
    </w:p>
    <w:p w14:paraId="3DB3A2E5" w14:textId="77777777" w:rsidR="00FA11DC" w:rsidRDefault="00FA11DC" w:rsidP="0002668E">
      <w:pPr>
        <w:jc w:val="left"/>
        <w:rPr>
          <w:rFonts w:ascii="楷体" w:eastAsia="楷体" w:hAnsi="楷体" w:cs="Times New Roman"/>
          <w:b/>
          <w:bCs/>
          <w:sz w:val="24"/>
          <w:szCs w:val="24"/>
        </w:rPr>
      </w:pPr>
    </w:p>
    <w:p w14:paraId="44F0DD8D" w14:textId="796D8189" w:rsidR="00BE3437" w:rsidRDefault="00BE3437" w:rsidP="00BE3437">
      <w:pPr>
        <w:jc w:val="left"/>
        <w:rPr>
          <w:rFonts w:ascii="楷体" w:eastAsia="楷体" w:hAnsi="楷体"/>
          <w:color w:val="333333"/>
          <w:sz w:val="24"/>
          <w:szCs w:val="24"/>
        </w:rPr>
      </w:pPr>
      <w:r w:rsidRPr="00DF1EE9">
        <w:rPr>
          <w:rFonts w:ascii="楷体" w:eastAsia="楷体" w:hAnsi="楷体" w:cs="Times New Roman"/>
          <w:b/>
          <w:bCs/>
          <w:sz w:val="24"/>
          <w:szCs w:val="24"/>
        </w:rPr>
        <w:lastRenderedPageBreak/>
        <w:t>（</w:t>
      </w:r>
      <w:r>
        <w:rPr>
          <w:rFonts w:ascii="楷体" w:eastAsia="楷体" w:hAnsi="楷体" w:cs="Times New Roman"/>
          <w:b/>
          <w:bCs/>
          <w:sz w:val="24"/>
          <w:szCs w:val="24"/>
        </w:rPr>
        <w:t>4</w:t>
      </w:r>
      <w:r w:rsidRPr="00DF1EE9">
        <w:rPr>
          <w:rFonts w:ascii="楷体" w:eastAsia="楷体" w:hAnsi="楷体" w:cs="Times New Roman"/>
          <w:b/>
          <w:bCs/>
          <w:sz w:val="24"/>
          <w:szCs w:val="24"/>
        </w:rPr>
        <w:t>）</w:t>
      </w:r>
      <w:r>
        <w:rPr>
          <w:rFonts w:ascii="楷体" w:eastAsia="楷体" w:hAnsi="楷体" w:cs="Times New Roman" w:hint="eastAsia"/>
          <w:b/>
          <w:bCs/>
          <w:sz w:val="24"/>
          <w:szCs w:val="24"/>
        </w:rPr>
        <w:t>正规式</w:t>
      </w:r>
      <m:oMath>
        <m:r>
          <m:rPr>
            <m:sty m:val="bi"/>
          </m:rPr>
          <w:rPr>
            <w:rFonts w:ascii="Cambria Math" w:eastAsia="楷体" w:hAnsi="Cambria Math" w:cs="Times New Roman"/>
            <w:sz w:val="24"/>
            <w:szCs w:val="24"/>
          </w:rPr>
          <m:t>b</m:t>
        </m:r>
        <m:sSup>
          <m:sSupPr>
            <m:ctrlPr>
              <w:rPr>
                <w:rFonts w:ascii="Cambria Math" w:eastAsia="楷体" w:hAnsi="Cambria Math"/>
                <w:color w:val="333333"/>
                <w:sz w:val="24"/>
                <w:szCs w:val="24"/>
              </w:rPr>
            </m:ctrlPr>
          </m:sSupPr>
          <m:e>
            <m:sSup>
              <m:sSupPr>
                <m:ctrlPr>
                  <w:rPr>
                    <w:rFonts w:ascii="Cambria Math" w:eastAsia="楷体" w:hAnsi="Cambria Math" w:cs="Times New Roman"/>
                    <w:b/>
                    <w:bCs/>
                    <w:i/>
                    <w:sz w:val="24"/>
                    <w:szCs w:val="24"/>
                  </w:rPr>
                </m:ctrlPr>
              </m:sSupPr>
              <m:e>
                <m:r>
                  <m:rPr>
                    <m:sty m:val="bi"/>
                  </m:rPr>
                  <w:rPr>
                    <w:rFonts w:ascii="Cambria Math" w:eastAsia="楷体" w:hAnsi="Cambria Math" w:cs="Times New Roman"/>
                    <w:sz w:val="24"/>
                    <w:szCs w:val="24"/>
                  </w:rPr>
                  <m:t>((ab)</m:t>
                </m:r>
              </m:e>
              <m:sup>
                <m:r>
                  <m:rPr>
                    <m:sty m:val="bi"/>
                  </m:rPr>
                  <w:rPr>
                    <w:rFonts w:ascii="Cambria Math" w:eastAsia="楷体" w:hAnsi="Cambria Math" w:cs="Times New Roman"/>
                    <w:sz w:val="24"/>
                    <w:szCs w:val="24"/>
                  </w:rPr>
                  <m:t>*</m:t>
                </m:r>
              </m:sup>
            </m:sSup>
            <m:r>
              <m:rPr>
                <m:sty m:val="p"/>
              </m:rPr>
              <w:rPr>
                <w:rFonts w:ascii="Cambria Math" w:eastAsia="楷体" w:hAnsi="Cambria Math"/>
                <w:color w:val="333333"/>
                <w:sz w:val="24"/>
                <w:szCs w:val="24"/>
              </w:rPr>
              <m:t>|bb)</m:t>
            </m:r>
          </m:e>
          <m:sup>
            <m:r>
              <w:rPr>
                <w:rFonts w:ascii="Cambria Math" w:eastAsia="楷体" w:hAnsi="Cambria Math"/>
                <w:color w:val="333333"/>
                <w:sz w:val="24"/>
                <w:szCs w:val="24"/>
              </w:rPr>
              <m:t>*</m:t>
            </m:r>
          </m:sup>
        </m:sSup>
        <m:r>
          <m:rPr>
            <m:sty m:val="p"/>
          </m:rPr>
          <w:rPr>
            <w:rFonts w:ascii="Cambria Math" w:eastAsia="楷体" w:hAnsi="Cambria Math"/>
            <w:color w:val="333333"/>
            <w:sz w:val="24"/>
            <w:szCs w:val="24"/>
          </w:rPr>
          <m:t>ab</m:t>
        </m:r>
      </m:oMath>
      <w:r>
        <w:rPr>
          <w:rFonts w:ascii="楷体" w:eastAsia="楷体" w:hAnsi="楷体" w:cs="Times New Roman" w:hint="eastAsia"/>
          <w:color w:val="333333"/>
          <w:sz w:val="24"/>
          <w:szCs w:val="24"/>
        </w:rPr>
        <w:t>对应的NFA为：</w:t>
      </w:r>
    </w:p>
    <w:p w14:paraId="69ACDBC9" w14:textId="77777777" w:rsidR="00FA11DC" w:rsidRDefault="00FA11DC" w:rsidP="0002668E">
      <w:pPr>
        <w:jc w:val="left"/>
        <w:rPr>
          <w:rFonts w:ascii="楷体" w:eastAsia="楷体" w:hAnsi="楷体" w:cs="Times New Roman"/>
          <w:b/>
          <w:bCs/>
          <w:sz w:val="24"/>
          <w:szCs w:val="24"/>
        </w:rPr>
      </w:pPr>
    </w:p>
    <w:p w14:paraId="56D58B06" w14:textId="7CA111FF" w:rsidR="00FA11DC" w:rsidRDefault="004204DA" w:rsidP="0002668E">
      <w:pPr>
        <w:jc w:val="left"/>
      </w:pPr>
      <w:r>
        <w:object w:dxaOrig="6520" w:dyaOrig="2650" w14:anchorId="1B1AAC09">
          <v:shape id="_x0000_i1026" type="#_x0000_t75" style="width:325.9pt;height:132pt" o:ole="">
            <v:imagedata r:id="rId19" o:title=""/>
          </v:shape>
          <o:OLEObject Type="Embed" ProgID="Visio.Drawing.15" ShapeID="_x0000_i1026" DrawAspect="Content" ObjectID="_1745303128" r:id="rId20"/>
        </w:object>
      </w:r>
    </w:p>
    <w:p w14:paraId="646B9760" w14:textId="77777777" w:rsidR="00FA11DC" w:rsidRDefault="00FA11DC" w:rsidP="0002668E">
      <w:pPr>
        <w:jc w:val="left"/>
      </w:pPr>
    </w:p>
    <w:tbl>
      <w:tblPr>
        <w:tblStyle w:val="a7"/>
        <w:tblW w:w="0" w:type="auto"/>
        <w:tblInd w:w="151" w:type="dxa"/>
        <w:tblLook w:val="04A0" w:firstRow="1" w:lastRow="0" w:firstColumn="1" w:lastColumn="0" w:noHBand="0" w:noVBand="1"/>
      </w:tblPr>
      <w:tblGrid>
        <w:gridCol w:w="2084"/>
        <w:gridCol w:w="1392"/>
        <w:gridCol w:w="1732"/>
      </w:tblGrid>
      <w:tr w:rsidR="00FA11DC" w:rsidRPr="00062481" w14:paraId="109C74B5" w14:textId="77777777" w:rsidTr="00B2788D">
        <w:trPr>
          <w:trHeight w:val="397"/>
        </w:trPr>
        <w:tc>
          <w:tcPr>
            <w:tcW w:w="2084" w:type="dxa"/>
            <w:tcBorders>
              <w:tl2br w:val="single" w:sz="6" w:space="0" w:color="auto"/>
            </w:tcBorders>
            <w:vAlign w:val="center"/>
          </w:tcPr>
          <w:p w14:paraId="1A034622" w14:textId="77777777" w:rsidR="00FA11DC" w:rsidRDefault="00FA11DC" w:rsidP="00B2788D">
            <w:pPr>
              <w:jc w:val="left"/>
              <w:rPr>
                <w:rFonts w:ascii="Times New Roman" w:eastAsia="楷体" w:hAnsi="Times New Roman" w:cs="Times New Roman"/>
                <w:color w:val="000000" w:themeColor="text1"/>
                <w:sz w:val="24"/>
                <w:szCs w:val="24"/>
              </w:rPr>
            </w:pPr>
            <w:r>
              <w:rPr>
                <w:rFonts w:ascii="Times New Roman" w:eastAsia="楷体" w:hAnsi="Times New Roman" w:cs="Times New Roman" w:hint="eastAsia"/>
                <w:color w:val="000000" w:themeColor="text1"/>
                <w:sz w:val="24"/>
                <w:szCs w:val="24"/>
              </w:rPr>
              <w:t xml:space="preserve"> </w:t>
            </w:r>
            <w:r>
              <w:rPr>
                <w:rFonts w:ascii="Times New Roman" w:eastAsia="楷体" w:hAnsi="Times New Roman" w:cs="Times New Roman"/>
                <w:color w:val="000000" w:themeColor="text1"/>
                <w:sz w:val="24"/>
                <w:szCs w:val="24"/>
              </w:rPr>
              <w:t xml:space="preserve">      </w:t>
            </w:r>
            <w:r>
              <w:rPr>
                <w:rFonts w:ascii="Times New Roman" w:eastAsia="楷体" w:hAnsi="Times New Roman" w:cs="Times New Roman" w:hint="eastAsia"/>
                <w:color w:val="000000" w:themeColor="text1"/>
                <w:sz w:val="24"/>
                <w:szCs w:val="24"/>
              </w:rPr>
              <w:t>输入符号</w:t>
            </w:r>
          </w:p>
          <w:p w14:paraId="0AA64E83" w14:textId="77777777" w:rsidR="00FA11DC" w:rsidRPr="00062481" w:rsidRDefault="00FA11DC" w:rsidP="00B2788D">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392" w:type="dxa"/>
            <w:vAlign w:val="center"/>
          </w:tcPr>
          <w:p w14:paraId="291EA7FF" w14:textId="2AE05963" w:rsidR="00FA11DC" w:rsidRPr="00062481" w:rsidRDefault="00FA11DC" w:rsidP="00B2788D">
            <w:pPr>
              <w:jc w:val="center"/>
              <w:rPr>
                <w:rFonts w:ascii="Times New Roman" w:eastAsia="楷体" w:hAnsi="Times New Roman" w:cs="Times New Roman"/>
                <w:color w:val="000000" w:themeColor="text1"/>
                <w:sz w:val="24"/>
                <w:szCs w:val="24"/>
              </w:rPr>
            </w:pPr>
            <w:r>
              <w:rPr>
                <w:rFonts w:ascii="Times New Roman" w:eastAsia="楷体" w:hAnsi="Times New Roman" w:cs="Times New Roman" w:hint="eastAsia"/>
                <w:color w:val="000000" w:themeColor="text1"/>
                <w:sz w:val="24"/>
                <w:szCs w:val="24"/>
              </w:rPr>
              <w:t>a</w:t>
            </w:r>
          </w:p>
        </w:tc>
        <w:tc>
          <w:tcPr>
            <w:tcW w:w="1732" w:type="dxa"/>
            <w:vAlign w:val="center"/>
          </w:tcPr>
          <w:p w14:paraId="181FA227" w14:textId="3E15BDCD" w:rsidR="00FA11DC" w:rsidRPr="009B1AF1" w:rsidRDefault="00FA11DC" w:rsidP="00B2788D">
            <w:pPr>
              <w:jc w:val="center"/>
              <w:rPr>
                <w:rFonts w:ascii="Times New Roman" w:eastAsia="楷体" w:hAnsi="Times New Roman" w:cs="Times New Roman"/>
                <w:iCs/>
                <w:color w:val="000000" w:themeColor="text1"/>
                <w:sz w:val="24"/>
                <w:szCs w:val="24"/>
              </w:rPr>
            </w:pPr>
            <w:r>
              <w:rPr>
                <w:rFonts w:ascii="Times New Roman" w:eastAsia="楷体" w:hAnsi="Times New Roman" w:cs="Times New Roman"/>
                <w:iCs/>
                <w:color w:val="000000" w:themeColor="text1"/>
                <w:sz w:val="24"/>
                <w:szCs w:val="24"/>
              </w:rPr>
              <w:t>b</w:t>
            </w:r>
          </w:p>
        </w:tc>
      </w:tr>
      <w:tr w:rsidR="00FA11DC" w:rsidRPr="00062481" w14:paraId="5051C6A6" w14:textId="77777777" w:rsidTr="00B2788D">
        <w:trPr>
          <w:trHeight w:val="397"/>
        </w:trPr>
        <w:tc>
          <w:tcPr>
            <w:tcW w:w="2084" w:type="dxa"/>
            <w:vAlign w:val="center"/>
          </w:tcPr>
          <w:p w14:paraId="5D36029E" w14:textId="3D6B48E7" w:rsidR="00FA11DC" w:rsidRPr="00062481" w:rsidRDefault="00000000" w:rsidP="00B2788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={1}</m:t>
                </m:r>
              </m:oMath>
            </m:oMathPara>
          </w:p>
        </w:tc>
        <w:tc>
          <w:tcPr>
            <w:tcW w:w="1392" w:type="dxa"/>
            <w:vAlign w:val="center"/>
          </w:tcPr>
          <w:p w14:paraId="7C0F5072" w14:textId="35E4854B" w:rsidR="00FA11DC" w:rsidRPr="00062481" w:rsidRDefault="00FA11DC" w:rsidP="00B2788D">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c>
          <w:tcPr>
            <w:tcW w:w="1732" w:type="dxa"/>
          </w:tcPr>
          <w:p w14:paraId="728E1893" w14:textId="492556A9"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r>
      <w:tr w:rsidR="00FA11DC" w:rsidRPr="00062481" w14:paraId="52647E21" w14:textId="77777777" w:rsidTr="00B2788D">
        <w:trPr>
          <w:trHeight w:val="397"/>
        </w:trPr>
        <w:tc>
          <w:tcPr>
            <w:tcW w:w="2084" w:type="dxa"/>
            <w:vAlign w:val="center"/>
          </w:tcPr>
          <w:p w14:paraId="6C3EA2E5" w14:textId="4E78CB8D" w:rsidR="00FA11DC" w:rsidRPr="00062481" w:rsidRDefault="00000000" w:rsidP="00B2788D">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={2}</m:t>
                </m:r>
              </m:oMath>
            </m:oMathPara>
          </w:p>
        </w:tc>
        <w:tc>
          <w:tcPr>
            <w:tcW w:w="1392" w:type="dxa"/>
            <w:vAlign w:val="bottom"/>
          </w:tcPr>
          <w:p w14:paraId="39FC2E2B" w14:textId="0B786DB7"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{3,5}</m:t>
                </m:r>
              </m:oMath>
            </m:oMathPara>
          </w:p>
        </w:tc>
        <w:tc>
          <w:tcPr>
            <w:tcW w:w="1732" w:type="dxa"/>
          </w:tcPr>
          <w:p w14:paraId="1A83EE95" w14:textId="2BF4EEB3"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m:t>
                </m:r>
              </m:oMath>
            </m:oMathPara>
          </w:p>
        </w:tc>
      </w:tr>
      <w:tr w:rsidR="00FA11DC" w:rsidRPr="00062481" w14:paraId="0A2E1AE7" w14:textId="77777777" w:rsidTr="00B2788D">
        <w:trPr>
          <w:trHeight w:val="397"/>
        </w:trPr>
        <w:tc>
          <w:tcPr>
            <w:tcW w:w="2084" w:type="dxa"/>
            <w:vAlign w:val="center"/>
          </w:tcPr>
          <w:p w14:paraId="74479413" w14:textId="4577CC92" w:rsidR="00FA11DC" w:rsidRPr="00062481" w:rsidRDefault="00000000" w:rsidP="00B2788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={3,5}</m:t>
                </m:r>
              </m:oMath>
            </m:oMathPara>
          </w:p>
        </w:tc>
        <w:tc>
          <w:tcPr>
            <w:tcW w:w="1392" w:type="dxa"/>
            <w:vAlign w:val="bottom"/>
          </w:tcPr>
          <w:p w14:paraId="79087FCE" w14:textId="53747CC4"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c>
          <w:tcPr>
            <w:tcW w:w="1732" w:type="dxa"/>
          </w:tcPr>
          <w:p w14:paraId="561BF90C" w14:textId="4E5B4FB0"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{2,6}</m:t>
                </m:r>
              </m:oMath>
            </m:oMathPara>
          </w:p>
        </w:tc>
      </w:tr>
      <w:tr w:rsidR="00FA11DC" w:rsidRPr="00062481" w14:paraId="2A46AADC" w14:textId="77777777" w:rsidTr="00B2788D">
        <w:trPr>
          <w:trHeight w:val="397"/>
        </w:trPr>
        <w:tc>
          <w:tcPr>
            <w:tcW w:w="2084" w:type="dxa"/>
            <w:vAlign w:val="center"/>
          </w:tcPr>
          <w:p w14:paraId="25CAC5B8" w14:textId="2A1B2905" w:rsidR="00FA11DC" w:rsidRPr="00062481" w:rsidRDefault="00000000" w:rsidP="00B2788D">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={4}</m:t>
                </m:r>
              </m:oMath>
            </m:oMathPara>
          </w:p>
        </w:tc>
        <w:tc>
          <w:tcPr>
            <w:tcW w:w="1392" w:type="dxa"/>
            <w:vAlign w:val="bottom"/>
          </w:tcPr>
          <w:p w14:paraId="6F0FE75A" w14:textId="295002EC"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c>
          <w:tcPr>
            <w:tcW w:w="1732" w:type="dxa"/>
          </w:tcPr>
          <w:p w14:paraId="502B5AC9" w14:textId="2490654C"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{2}</m:t>
                </m:r>
              </m:oMath>
            </m:oMathPara>
          </w:p>
        </w:tc>
      </w:tr>
      <w:tr w:rsidR="00FA11DC" w:rsidRPr="00062481" w14:paraId="7C473040" w14:textId="77777777" w:rsidTr="00B2788D">
        <w:trPr>
          <w:trHeight w:val="389"/>
        </w:trPr>
        <w:tc>
          <w:tcPr>
            <w:tcW w:w="2084" w:type="dxa"/>
            <w:vAlign w:val="center"/>
          </w:tcPr>
          <w:p w14:paraId="74158B97" w14:textId="3186C187" w:rsidR="00FA11DC" w:rsidRPr="00062481" w:rsidRDefault="00000000" w:rsidP="00B2788D">
            <w:pPr>
              <w:jc w:val="left"/>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={2,6}</m:t>
                </m:r>
              </m:oMath>
            </m:oMathPara>
          </w:p>
        </w:tc>
        <w:tc>
          <w:tcPr>
            <w:tcW w:w="1392" w:type="dxa"/>
            <w:vAlign w:val="bottom"/>
          </w:tcPr>
          <w:p w14:paraId="79991F9B" w14:textId="3AE05A85"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{3,5}</m:t>
                </m:r>
              </m:oMath>
            </m:oMathPara>
          </w:p>
        </w:tc>
        <w:tc>
          <w:tcPr>
            <w:tcW w:w="1732" w:type="dxa"/>
          </w:tcPr>
          <w:p w14:paraId="025E71FA" w14:textId="5483B661" w:rsidR="00FA11DC" w:rsidRPr="00062481" w:rsidRDefault="00FA11DC" w:rsidP="00B2788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{4}</m:t>
                </m:r>
              </m:oMath>
            </m:oMathPara>
          </w:p>
        </w:tc>
      </w:tr>
    </w:tbl>
    <w:p w14:paraId="4C9EE06E" w14:textId="77777777" w:rsidR="004204DA" w:rsidRDefault="004204DA" w:rsidP="0002668E">
      <w:pPr>
        <w:jc w:val="left"/>
        <w:rPr>
          <w:rFonts w:ascii="楷体" w:eastAsia="楷体" w:hAnsi="楷体"/>
        </w:rPr>
      </w:pPr>
    </w:p>
    <w:p w14:paraId="6F459503" w14:textId="722145B5" w:rsidR="00FA11DC" w:rsidRPr="004204DA" w:rsidRDefault="004204DA" w:rsidP="0002668E">
      <w:pPr>
        <w:jc w:val="left"/>
        <w:rPr>
          <w:rFonts w:ascii="楷体" w:eastAsia="楷体" w:hAnsi="楷体"/>
        </w:rPr>
      </w:pPr>
      <w:r w:rsidRPr="004204DA">
        <w:rPr>
          <w:rFonts w:ascii="楷体" w:eastAsia="楷体" w:hAnsi="楷体" w:hint="eastAsia"/>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oMath>
    </w:p>
    <w:p w14:paraId="0787F52A" w14:textId="347533F2" w:rsidR="004204DA" w:rsidRPr="004204DA" w:rsidRDefault="004204DA" w:rsidP="0002668E">
      <w:pPr>
        <w:jc w:val="left"/>
        <w:rPr>
          <w:rFonts w:ascii="楷体" w:eastAsia="楷体" w:hAnsi="楷体"/>
        </w:rPr>
      </w:pPr>
      <w:r w:rsidRPr="004204DA">
        <w:rPr>
          <w:rFonts w:ascii="楷体" w:eastAsia="楷体" w:hAnsi="楷体" w:hint="eastAsia"/>
        </w:rPr>
        <w:t>终态：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4</m:t>
            </m:r>
          </m:sub>
        </m:sSub>
      </m:oMath>
    </w:p>
    <w:p w14:paraId="536113D1" w14:textId="77777777" w:rsidR="004204DA" w:rsidRDefault="004204DA" w:rsidP="004204DA">
      <w:pPr>
        <w:rPr>
          <w:rFonts w:ascii="楷体" w:eastAsia="楷体" w:hAnsi="楷体" w:cs="Times New Roman"/>
          <w:b/>
          <w:bCs/>
          <w:color w:val="000000" w:themeColor="text1"/>
          <w:sz w:val="24"/>
          <w:szCs w:val="24"/>
        </w:rPr>
      </w:pPr>
      <w:r w:rsidRPr="004204DA">
        <w:rPr>
          <w:rFonts w:ascii="楷体" w:eastAsia="楷体" w:hAnsi="楷体" w:cs="Times New Roman" w:hint="eastAsia"/>
          <w:b/>
          <w:bCs/>
          <w:color w:val="000000" w:themeColor="text1"/>
          <w:sz w:val="24"/>
          <w:szCs w:val="24"/>
        </w:rPr>
        <w:t>分割法最小化</w:t>
      </w:r>
    </w:p>
    <w:p w14:paraId="6624FE0E" w14:textId="31F7EA2E" w:rsidR="00C2689E" w:rsidRPr="004204DA" w:rsidRDefault="00000000" w:rsidP="004204DA">
      <w:pPr>
        <w:rPr>
          <w:rFonts w:ascii="楷体" w:eastAsia="楷体" w:hAnsi="楷体" w:cs="Times New Roman"/>
          <w:b/>
          <w:bCs/>
          <w:color w:val="000000" w:themeColor="text1"/>
          <w:sz w:val="24"/>
          <w:szCs w:val="24"/>
        </w:rPr>
      </w:p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oMath>
      <w:r w:rsidR="00C2689E">
        <w:rPr>
          <w:rFonts w:ascii="楷体" w:eastAsia="楷体" w:hAnsi="楷体" w:cs="Times New Roman" w:hint="eastAsia"/>
          <w:color w:val="000000" w:themeColor="text1"/>
          <w:sz w:val="24"/>
          <w:szCs w:val="24"/>
        </w:rPr>
        <w:t>和</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3</m:t>
            </m:r>
          </m:sub>
        </m:sSub>
      </m:oMath>
      <w:r w:rsidR="00C2689E">
        <w:rPr>
          <w:rFonts w:ascii="楷体" w:eastAsia="楷体" w:hAnsi="楷体" w:cs="Times New Roman" w:hint="eastAsia"/>
          <w:color w:val="000000" w:themeColor="text1"/>
          <w:sz w:val="24"/>
          <w:szCs w:val="24"/>
        </w:rPr>
        <w:t>等价</w:t>
      </w:r>
    </w:p>
    <w:p w14:paraId="531AB0BD" w14:textId="74501544" w:rsidR="00FA11DC" w:rsidRPr="00C2689E" w:rsidRDefault="004204DA" w:rsidP="00C2689E">
      <w:pP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e>
          </m:d>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4</m:t>
              </m:r>
            </m:sub>
          </m:sSub>
          <m:r>
            <w:rPr>
              <w:rFonts w:ascii="Cambria Math" w:eastAsia="楷体" w:hAnsi="Cambria Math" w:cs="Times New Roman" w:hint="eastAsia"/>
              <w:color w:val="000000" w:themeColor="text1"/>
              <w:sz w:val="24"/>
              <w:szCs w:val="24"/>
            </w:rPr>
            <m:t>}</m:t>
          </m:r>
        </m:oMath>
      </m:oMathPara>
    </w:p>
    <w:p w14:paraId="447F884C" w14:textId="61080E87" w:rsidR="00D811CB" w:rsidRPr="00D811CB" w:rsidRDefault="00D811CB" w:rsidP="00D811CB">
      <w:pPr>
        <w:rPr>
          <w:rFonts w:ascii="Times New Roman" w:eastAsia="楷体" w:hAnsi="Times New Roman" w:cs="Times New Roman"/>
          <w:b/>
          <w:bCs/>
          <w:color w:val="000000" w:themeColor="text1"/>
          <w:sz w:val="24"/>
          <w:szCs w:val="24"/>
        </w:rPr>
      </w:pPr>
      <w:r>
        <w:rPr>
          <w:rFonts w:ascii="楷体" w:eastAsia="楷体" w:hAnsi="楷体" w:cs="Times New Roman" w:hint="eastAsia"/>
          <w:color w:val="000000" w:themeColor="text1"/>
          <w:sz w:val="24"/>
          <w:szCs w:val="24"/>
        </w:rPr>
        <w:t>令:</w:t>
      </w:r>
      <m:oMath>
        <m:r>
          <w:rPr>
            <w:rFonts w:ascii="Cambria Math" w:eastAsia="楷体" w:hAnsi="Cambria Math" w:cs="Times New Roman" w:hint="eastAsia"/>
            <w:color w:val="000000" w:themeColor="text1"/>
            <w:sz w:val="24"/>
            <w:szCs w:val="24"/>
          </w:rPr>
          <m:t>S</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0</m:t>
                </m:r>
              </m:sub>
            </m:sSub>
          </m:e>
        </m:d>
        <m:r>
          <w:rPr>
            <w:rFonts w:ascii="Cambria Math" w:eastAsia="楷体" w:hAnsi="Cambria Math" w:cs="Times New Roman"/>
            <w:color w:val="000000" w:themeColor="text1"/>
            <w:sz w:val="24"/>
            <w:szCs w:val="24"/>
          </w:rPr>
          <m:t>,A=</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,B=</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,C=</m:t>
        </m:r>
        <m:r>
          <w:rPr>
            <w:rFonts w:ascii="Cambria Math" w:eastAsia="楷体" w:hAnsi="Cambria Math" w:cs="Times New Roman" w:hint="eastAsia"/>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S</m:t>
            </m:r>
          </m:e>
          <m:sub>
            <m:r>
              <w:rPr>
                <w:rFonts w:ascii="Cambria Math" w:eastAsia="楷体" w:hAnsi="Cambria Math" w:cs="Times New Roman"/>
                <w:color w:val="000000" w:themeColor="text1"/>
                <w:sz w:val="24"/>
                <w:szCs w:val="24"/>
              </w:rPr>
              <m:t>4</m:t>
            </m:r>
          </m:sub>
        </m:sSub>
        <m:r>
          <w:rPr>
            <w:rFonts w:ascii="Cambria Math" w:eastAsia="楷体" w:hAnsi="Cambria Math" w:cs="Times New Roman" w:hint="eastAsia"/>
            <w:color w:val="000000" w:themeColor="text1"/>
            <w:sz w:val="24"/>
            <w:szCs w:val="24"/>
          </w:rPr>
          <m:t>}</m:t>
        </m:r>
      </m:oMath>
    </w:p>
    <w:p w14:paraId="750A384B" w14:textId="77777777" w:rsidR="00D811CB" w:rsidRDefault="00D811CB" w:rsidP="00D811CB">
      <w:pPr>
        <w:rPr>
          <w:rFonts w:ascii="Times New Roman" w:eastAsia="楷体" w:hAnsi="Times New Roman" w:cs="Times New Roman"/>
          <w:b/>
          <w:bCs/>
          <w:color w:val="000000" w:themeColor="text1"/>
          <w:sz w:val="24"/>
          <w:szCs w:val="24"/>
        </w:rPr>
      </w:pPr>
    </w:p>
    <w:p w14:paraId="7373486C" w14:textId="0D2239A5" w:rsidR="00D811CB" w:rsidRPr="00062481" w:rsidRDefault="00D811CB" w:rsidP="00D811CB">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如下为：</w:t>
      </w:r>
    </w:p>
    <w:p w14:paraId="52FB27EA" w14:textId="77777777" w:rsidR="00C2689E" w:rsidRDefault="00C2689E" w:rsidP="00C2689E">
      <w:pPr>
        <w:rPr>
          <w:rFonts w:ascii="楷体" w:eastAsia="楷体" w:hAnsi="楷体" w:cs="Times New Roman"/>
          <w:color w:val="000000" w:themeColor="text1"/>
          <w:sz w:val="24"/>
          <w:szCs w:val="24"/>
        </w:rPr>
      </w:pPr>
    </w:p>
    <w:p w14:paraId="114A266D" w14:textId="57B89E37" w:rsidR="00D811CB" w:rsidRDefault="00D811CB" w:rsidP="00C2689E">
      <w:pPr>
        <w:rPr>
          <w:rFonts w:ascii="楷体" w:eastAsia="楷体" w:hAnsi="楷体" w:cs="Times New Roman"/>
          <w:color w:val="000000" w:themeColor="text1"/>
          <w:sz w:val="24"/>
          <w:szCs w:val="24"/>
        </w:rPr>
      </w:pPr>
      <w:r>
        <w:object w:dxaOrig="6520" w:dyaOrig="1810" w14:anchorId="2A995758">
          <v:shape id="_x0000_i1027" type="#_x0000_t75" style="width:325.9pt;height:91.15pt" o:ole="">
            <v:imagedata r:id="rId21" o:title=""/>
          </v:shape>
          <o:OLEObject Type="Embed" ProgID="Visio.Drawing.15" ShapeID="_x0000_i1027" DrawAspect="Content" ObjectID="_1745303129" r:id="rId22"/>
        </w:object>
      </w:r>
    </w:p>
    <w:p w14:paraId="564670E8" w14:textId="77777777" w:rsidR="00D811CB" w:rsidRPr="00C2689E" w:rsidRDefault="00D811CB" w:rsidP="00C2689E">
      <w:pPr>
        <w:rPr>
          <w:rFonts w:ascii="楷体" w:eastAsia="楷体" w:hAnsi="楷体" w:cs="Times New Roman"/>
          <w:b/>
          <w:bCs/>
          <w:sz w:val="24"/>
          <w:szCs w:val="24"/>
        </w:rPr>
      </w:pPr>
    </w:p>
    <w:p w14:paraId="408CF967" w14:textId="7FF7AA56" w:rsidR="00BC6AE6" w:rsidRPr="00DF1EE9" w:rsidRDefault="00FC7BC7" w:rsidP="00FC7BC7">
      <w:pPr>
        <w:pStyle w:val="a4"/>
        <w:shd w:val="clear" w:color="auto" w:fill="FFFFFF"/>
        <w:spacing w:before="0" w:beforeAutospacing="0" w:after="0" w:afterAutospacing="0"/>
        <w:rPr>
          <w:rFonts w:ascii="微软雅黑" w:eastAsia="微软雅黑" w:hAnsi="微软雅黑"/>
          <w:color w:val="333333"/>
        </w:rPr>
      </w:pPr>
      <w:r>
        <w:rPr>
          <w:rFonts w:ascii="楷体" w:eastAsia="楷体" w:hAnsi="楷体" w:hint="eastAsia"/>
          <w:color w:val="333333"/>
        </w:rPr>
        <w:t>4</w:t>
      </w:r>
      <w:r>
        <w:rPr>
          <w:rFonts w:ascii="楷体" w:eastAsia="楷体" w:hAnsi="楷体"/>
          <w:color w:val="333333"/>
        </w:rPr>
        <w:t>.</w:t>
      </w:r>
      <w:r w:rsidR="00BC6AE6" w:rsidRPr="00DF1EE9">
        <w:rPr>
          <w:rFonts w:ascii="楷体" w:eastAsia="楷体" w:hAnsi="楷体" w:hint="eastAsia"/>
          <w:color w:val="333333"/>
        </w:rPr>
        <w:t xml:space="preserve">把图3.17(a)和(b)中的NFA分别确定化和最小化。 </w:t>
      </w:r>
    </w:p>
    <w:p w14:paraId="632FA55D" w14:textId="6ADA8CD3" w:rsidR="0002668E" w:rsidRDefault="0002668E" w:rsidP="0002668E">
      <w:pPr>
        <w:pStyle w:val="a4"/>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noProof/>
          <w:color w:val="333333"/>
        </w:rPr>
        <w:lastRenderedPageBreak/>
        <w:drawing>
          <wp:inline distT="0" distB="0" distL="0" distR="0" wp14:anchorId="5D597921" wp14:editId="0F8717D8">
            <wp:extent cx="5274310" cy="2211070"/>
            <wp:effectExtent l="0" t="0" r="254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11070"/>
                    </a:xfrm>
                    <a:prstGeom prst="rect">
                      <a:avLst/>
                    </a:prstGeom>
                    <a:noFill/>
                    <a:ln>
                      <a:noFill/>
                    </a:ln>
                  </pic:spPr>
                </pic:pic>
              </a:graphicData>
            </a:graphic>
          </wp:inline>
        </w:drawing>
      </w:r>
    </w:p>
    <w:p w14:paraId="1BB0BCD6" w14:textId="0E081C02" w:rsidR="002B0919" w:rsidRPr="00062481" w:rsidRDefault="002B0919" w:rsidP="002B0919">
      <w:pPr>
        <w:jc w:val="left"/>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b/>
          <w:bCs/>
          <w:color w:val="000000" w:themeColor="text1"/>
          <w:sz w:val="24"/>
          <w:szCs w:val="24"/>
        </w:rPr>
        <w:t>（</w:t>
      </w:r>
      <w:r>
        <w:rPr>
          <w:rFonts w:ascii="Times New Roman" w:eastAsia="楷体" w:hAnsi="Times New Roman" w:cs="Times New Roman" w:hint="eastAsia"/>
          <w:b/>
          <w:bCs/>
          <w:color w:val="000000" w:themeColor="text1"/>
          <w:sz w:val="24"/>
          <w:szCs w:val="24"/>
        </w:rPr>
        <w:t>a</w:t>
      </w:r>
      <w:r>
        <w:rPr>
          <w:rFonts w:ascii="Times New Roman" w:eastAsia="楷体" w:hAnsi="Times New Roman" w:cs="Times New Roman" w:hint="eastAsia"/>
          <w:b/>
          <w:bCs/>
          <w:color w:val="000000" w:themeColor="text1"/>
          <w:sz w:val="24"/>
          <w:szCs w:val="24"/>
        </w:rPr>
        <w:t>）</w:t>
      </w:r>
      <w:r w:rsidRPr="00062481">
        <w:rPr>
          <w:rFonts w:ascii="Times New Roman" w:eastAsia="楷体" w:hAnsi="Times New Roman" w:cs="Times New Roman" w:hint="eastAsia"/>
          <w:b/>
          <w:bCs/>
          <w:color w:val="000000" w:themeColor="text1"/>
          <w:sz w:val="24"/>
          <w:szCs w:val="24"/>
        </w:rPr>
        <w:t>用子集法将此</w:t>
      </w:r>
      <w:r w:rsidRPr="00062481">
        <w:rPr>
          <w:rFonts w:ascii="Times New Roman" w:eastAsia="楷体" w:hAnsi="Times New Roman" w:cs="Times New Roman" w:hint="eastAsia"/>
          <w:b/>
          <w:bCs/>
          <w:color w:val="000000" w:themeColor="text1"/>
          <w:sz w:val="24"/>
          <w:szCs w:val="24"/>
        </w:rPr>
        <w:t>NFA</w:t>
      </w:r>
      <w:r w:rsidRPr="00062481">
        <w:rPr>
          <w:rFonts w:ascii="Times New Roman" w:eastAsia="楷体" w:hAnsi="Times New Roman" w:cs="Times New Roman" w:hint="eastAsia"/>
          <w:b/>
          <w:bCs/>
          <w:color w:val="000000" w:themeColor="text1"/>
          <w:sz w:val="24"/>
          <w:szCs w:val="24"/>
        </w:rPr>
        <w:t>确定化的状态转换表如下：</w:t>
      </w:r>
    </w:p>
    <w:tbl>
      <w:tblPr>
        <w:tblStyle w:val="a7"/>
        <w:tblW w:w="0" w:type="auto"/>
        <w:tblInd w:w="151" w:type="dxa"/>
        <w:tblLook w:val="04A0" w:firstRow="1" w:lastRow="0" w:firstColumn="1" w:lastColumn="0" w:noHBand="0" w:noVBand="1"/>
      </w:tblPr>
      <w:tblGrid>
        <w:gridCol w:w="1971"/>
        <w:gridCol w:w="1417"/>
        <w:gridCol w:w="2835"/>
      </w:tblGrid>
      <w:tr w:rsidR="002B0919" w:rsidRPr="00062481" w14:paraId="3F2C3092" w14:textId="77777777" w:rsidTr="005A4DA7">
        <w:tc>
          <w:tcPr>
            <w:tcW w:w="1971" w:type="dxa"/>
            <w:vAlign w:val="center"/>
          </w:tcPr>
          <w:p w14:paraId="66492E5D" w14:textId="77777777" w:rsidR="002B0919" w:rsidRPr="00062481" w:rsidRDefault="002B0919" w:rsidP="005A4DA7">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417" w:type="dxa"/>
          </w:tcPr>
          <w:p w14:paraId="208490B6" w14:textId="77777777" w:rsidR="002B0919" w:rsidRPr="00062481" w:rsidRDefault="002B0919" w:rsidP="005A4DA7">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2835" w:type="dxa"/>
          </w:tcPr>
          <w:p w14:paraId="18B05150" w14:textId="77777777"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r>
      <w:tr w:rsidR="002B0919" w:rsidRPr="00062481" w14:paraId="1E6AB1F5" w14:textId="77777777" w:rsidTr="005A4DA7">
        <w:tc>
          <w:tcPr>
            <w:tcW w:w="1971" w:type="dxa"/>
            <w:vAlign w:val="center"/>
          </w:tcPr>
          <w:p w14:paraId="1D5027F5" w14:textId="0DAD1038" w:rsidR="002B0919" w:rsidRPr="00062481" w:rsidRDefault="00000000" w:rsidP="005A4DA7">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={0}</m:t>
                </m:r>
              </m:oMath>
            </m:oMathPara>
          </w:p>
        </w:tc>
        <w:tc>
          <w:tcPr>
            <w:tcW w:w="1417" w:type="dxa"/>
            <w:vAlign w:val="center"/>
          </w:tcPr>
          <w:p w14:paraId="2719B075" w14:textId="77777777" w:rsidR="002B0919" w:rsidRPr="00062481" w:rsidRDefault="002B0919" w:rsidP="005A4DA7">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1F9332CD" w14:textId="77777777" w:rsidR="002B0919" w:rsidRPr="00062481" w:rsidRDefault="002B0919" w:rsidP="005A4DA7">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b</m:t>
                </m:r>
              </m:oMath>
            </m:oMathPara>
          </w:p>
        </w:tc>
        <w:tc>
          <w:tcPr>
            <w:tcW w:w="2835" w:type="dxa"/>
          </w:tcPr>
          <w:p w14:paraId="6D10A216" w14:textId="2EF562F6"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m:t>
                </m:r>
              </m:oMath>
            </m:oMathPara>
          </w:p>
          <w:p w14:paraId="32270800" w14:textId="4F0BC7A9"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r>
      <w:tr w:rsidR="002B0919" w:rsidRPr="00062481" w14:paraId="008ED5B4" w14:textId="77777777" w:rsidTr="005A4DA7">
        <w:tc>
          <w:tcPr>
            <w:tcW w:w="1971" w:type="dxa"/>
            <w:vAlign w:val="center"/>
          </w:tcPr>
          <w:p w14:paraId="7E39C231" w14:textId="570ED389" w:rsidR="002B0919" w:rsidRPr="00062481" w:rsidRDefault="00000000" w:rsidP="005A4DA7">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={1}</m:t>
                </m:r>
              </m:oMath>
            </m:oMathPara>
          </w:p>
        </w:tc>
        <w:tc>
          <w:tcPr>
            <w:tcW w:w="1417" w:type="dxa"/>
            <w:vAlign w:val="bottom"/>
          </w:tcPr>
          <w:p w14:paraId="08DBC8DE" w14:textId="77777777"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72B591E3" w14:textId="77777777"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b</m:t>
                </m:r>
              </m:oMath>
            </m:oMathPara>
          </w:p>
        </w:tc>
        <w:tc>
          <w:tcPr>
            <w:tcW w:w="2835" w:type="dxa"/>
          </w:tcPr>
          <w:p w14:paraId="3AAA95DF" w14:textId="323D15D7"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3D444EC6" w14:textId="06E4430D"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2B0919" w:rsidRPr="00062481" w14:paraId="7FF14C98" w14:textId="77777777" w:rsidTr="005A4DA7">
        <w:tc>
          <w:tcPr>
            <w:tcW w:w="1971" w:type="dxa"/>
            <w:vAlign w:val="center"/>
          </w:tcPr>
          <w:p w14:paraId="02A910B8" w14:textId="7F2603BB" w:rsidR="002B0919" w:rsidRPr="00062481" w:rsidRDefault="00000000" w:rsidP="005A4DA7">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={0,1}</m:t>
                </m:r>
              </m:oMath>
            </m:oMathPara>
          </w:p>
        </w:tc>
        <w:tc>
          <w:tcPr>
            <w:tcW w:w="1417" w:type="dxa"/>
            <w:vAlign w:val="bottom"/>
          </w:tcPr>
          <w:p w14:paraId="2AF30A69" w14:textId="77777777"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48E31986" w14:textId="77777777"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1235E6EC" w14:textId="77777777" w:rsidR="002B0919" w:rsidRPr="00062481" w:rsidRDefault="002B0919" w:rsidP="002B0919">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m:t>
                </m:r>
              </m:oMath>
            </m:oMathPara>
          </w:p>
          <w:p w14:paraId="6352F0EB" w14:textId="4D7E9FD1" w:rsidR="002B0919" w:rsidRPr="00062481" w:rsidRDefault="002B0919"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r>
    </w:tbl>
    <w:p w14:paraId="1F404A5A" w14:textId="77777777" w:rsidR="002B0919" w:rsidRDefault="002B0919" w:rsidP="002B0919">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p>
    <w:p w14:paraId="0071279B" w14:textId="7D206A0F" w:rsidR="002B0919" w:rsidRDefault="002B0919" w:rsidP="002B0919">
      <w:pPr>
        <w:rPr>
          <w:rFonts w:ascii="Cambria Math" w:eastAsia="楷体" w:hAnsi="Cambria Math" w:cs="Times New Roman"/>
          <w:i/>
          <w:color w:val="000000" w:themeColor="text1"/>
          <w:sz w:val="24"/>
          <w:szCs w:val="24"/>
        </w:rPr>
      </w:pPr>
      <w:r>
        <w:rPr>
          <w:rFonts w:ascii="Times New Roman" w:eastAsia="楷体" w:hAnsi="Times New Roman" w:cs="Times New Roman" w:hint="eastAsia"/>
          <w:color w:val="000000" w:themeColor="text1"/>
          <w:sz w:val="24"/>
          <w:szCs w:val="24"/>
        </w:rPr>
        <w:t>终态：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r>
        <w:rPr>
          <w:rFonts w:ascii="Times New Roman" w:eastAsia="楷体" w:hAnsi="Times New Roman" w:cs="Times New Roman"/>
          <w:color w:val="000000" w:themeColor="text1"/>
          <w:sz w:val="24"/>
          <w:szCs w:val="24"/>
        </w:rPr>
        <w:t>,</w:t>
      </w:r>
      <w:r w:rsidRPr="00797E6C">
        <w:rPr>
          <w:rFonts w:ascii="Cambria Math" w:eastAsia="楷体" w:hAnsi="Cambria Math" w:cs="Times New Roman"/>
          <w:i/>
          <w:color w:val="000000" w:themeColor="text1"/>
          <w:sz w:val="24"/>
          <w:szCs w:val="24"/>
        </w:rPr>
        <w:t xml:space="preserve"> </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2</m:t>
            </m:r>
          </m:sub>
        </m:sSub>
      </m:oMath>
    </w:p>
    <w:p w14:paraId="57868CC9" w14:textId="77777777" w:rsidR="00652E4C" w:rsidRDefault="00652E4C" w:rsidP="00652E4C">
      <w:pPr>
        <w:rPr>
          <w:rFonts w:ascii="楷体" w:eastAsia="楷体" w:hAnsi="楷体" w:cs="Times New Roman"/>
          <w:b/>
          <w:bCs/>
          <w:color w:val="000000" w:themeColor="text1"/>
          <w:sz w:val="24"/>
          <w:szCs w:val="24"/>
        </w:rPr>
      </w:pPr>
    </w:p>
    <w:p w14:paraId="2BE29028" w14:textId="65F3DD88" w:rsidR="00652E4C" w:rsidRDefault="00652E4C" w:rsidP="00652E4C">
      <w:pPr>
        <w:rPr>
          <w:rFonts w:ascii="楷体" w:eastAsia="楷体" w:hAnsi="楷体" w:cs="Times New Roman"/>
          <w:b/>
          <w:bCs/>
          <w:color w:val="000000" w:themeColor="text1"/>
          <w:sz w:val="24"/>
          <w:szCs w:val="24"/>
        </w:rPr>
      </w:pPr>
      <w:r w:rsidRPr="004204DA">
        <w:rPr>
          <w:rFonts w:ascii="楷体" w:eastAsia="楷体" w:hAnsi="楷体" w:cs="Times New Roman" w:hint="eastAsia"/>
          <w:b/>
          <w:bCs/>
          <w:color w:val="000000" w:themeColor="text1"/>
          <w:sz w:val="24"/>
          <w:szCs w:val="24"/>
        </w:rPr>
        <w:t>分割法最小化</w:t>
      </w:r>
    </w:p>
    <w:p w14:paraId="2DC12BAB" w14:textId="747A9F9E" w:rsidR="00652E4C" w:rsidRPr="00987D7A" w:rsidRDefault="00000000" w:rsidP="00652E4C">
      <w:pPr>
        <w:rPr>
          <w:rFonts w:ascii="楷体" w:eastAsia="楷体" w:hAnsi="楷体" w:cs="Times New Roman"/>
          <w:b/>
          <w:bCs/>
          <w:i/>
          <w:color w:val="000000" w:themeColor="text1"/>
          <w:sz w:val="24"/>
          <w:szCs w:val="24"/>
        </w:rPr>
      </w:p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r w:rsidR="00652E4C">
        <w:rPr>
          <w:rFonts w:ascii="楷体" w:eastAsia="楷体" w:hAnsi="楷体" w:cs="Times New Roman" w:hint="eastAsia"/>
          <w:color w:val="000000" w:themeColor="text1"/>
          <w:sz w:val="24"/>
          <w:szCs w:val="24"/>
        </w:rPr>
        <w:t>和</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2</m:t>
            </m:r>
          </m:sub>
        </m:sSub>
      </m:oMath>
      <w:r w:rsidR="00652E4C">
        <w:rPr>
          <w:rFonts w:ascii="楷体" w:eastAsia="楷体" w:hAnsi="楷体" w:cs="Times New Roman" w:hint="eastAsia"/>
          <w:color w:val="000000" w:themeColor="text1"/>
          <w:sz w:val="24"/>
          <w:szCs w:val="24"/>
        </w:rPr>
        <w:t>等价</w:t>
      </w:r>
      <w:r w:rsidR="00987D7A">
        <w:rPr>
          <w:rFonts w:ascii="楷体" w:eastAsia="楷体" w:hAnsi="楷体" w:cs="Times New Roman" w:hint="eastAsia"/>
          <w:color w:val="000000" w:themeColor="text1"/>
          <w:sz w:val="24"/>
          <w:szCs w:val="24"/>
        </w:rPr>
        <w:t>,删掉</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2</m:t>
            </m:r>
          </m:sub>
        </m:sSub>
      </m:oMath>
      <w:r w:rsidR="00987D7A">
        <w:rPr>
          <w:rFonts w:ascii="楷体" w:eastAsia="楷体" w:hAnsi="楷体" w:cs="Times New Roman" w:hint="eastAsia"/>
          <w:color w:val="000000" w:themeColor="text1"/>
          <w:sz w:val="24"/>
          <w:szCs w:val="24"/>
        </w:rPr>
        <w:t>用</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r w:rsidR="00987D7A">
        <w:rPr>
          <w:rFonts w:ascii="楷体" w:eastAsia="楷体" w:hAnsi="楷体" w:cs="Times New Roman" w:hint="eastAsia"/>
          <w:color w:val="000000" w:themeColor="text1"/>
          <w:sz w:val="24"/>
          <w:szCs w:val="24"/>
        </w:rPr>
        <w:t>代替出现</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2</m:t>
            </m:r>
          </m:sub>
        </m:sSub>
      </m:oMath>
      <w:r w:rsidR="00987D7A">
        <w:rPr>
          <w:rFonts w:ascii="楷体" w:eastAsia="楷体" w:hAnsi="楷体" w:cs="Times New Roman" w:hint="eastAsia"/>
          <w:color w:val="000000" w:themeColor="text1"/>
          <w:sz w:val="24"/>
          <w:szCs w:val="24"/>
        </w:rPr>
        <w:t>的位置。</w:t>
      </w:r>
    </w:p>
    <w:p w14:paraId="3DEEBB52" w14:textId="77777777" w:rsidR="00572960" w:rsidRPr="00652E4C" w:rsidRDefault="00572960" w:rsidP="002B0919">
      <w:pPr>
        <w:rPr>
          <w:rFonts w:ascii="Times New Roman" w:eastAsia="楷体" w:hAnsi="Times New Roman" w:cs="Times New Roman"/>
          <w:b/>
          <w:bCs/>
          <w:color w:val="000000" w:themeColor="text1"/>
          <w:sz w:val="24"/>
          <w:szCs w:val="24"/>
        </w:rPr>
      </w:pPr>
    </w:p>
    <w:p w14:paraId="5F7E9C69" w14:textId="77777777" w:rsidR="002B0919" w:rsidRDefault="002B0919" w:rsidP="002B0919">
      <w:pPr>
        <w:rPr>
          <w:rFonts w:ascii="Times New Roman" w:eastAsia="楷体" w:hAnsi="Times New Roman" w:cs="Times New Roman"/>
          <w:b/>
          <w:bCs/>
          <w:color w:val="000000" w:themeColor="text1"/>
          <w:sz w:val="24"/>
          <w:szCs w:val="24"/>
        </w:rPr>
      </w:pPr>
    </w:p>
    <w:p w14:paraId="671472A1" w14:textId="3DE9965D" w:rsidR="002B0919" w:rsidRPr="00062481" w:rsidRDefault="002B0919" w:rsidP="002B0919">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w:proofErr w:type="gramStart"/>
      <w:r w:rsidR="007E7ACC">
        <w:rPr>
          <w:rFonts w:ascii="Times New Roman" w:eastAsia="楷体" w:hAnsi="Times New Roman" w:cs="Times New Roman" w:hint="eastAsia"/>
          <w:b/>
          <w:bCs/>
          <w:color w:val="000000" w:themeColor="text1"/>
          <w:sz w:val="24"/>
          <w:szCs w:val="24"/>
        </w:rPr>
        <w:t>最</w:t>
      </w:r>
      <w:proofErr w:type="gramEnd"/>
      <w:r w:rsidR="007E7ACC">
        <w:rPr>
          <w:rFonts w:ascii="Times New Roman" w:eastAsia="楷体" w:hAnsi="Times New Roman" w:cs="Times New Roman" w:hint="eastAsia"/>
          <w:b/>
          <w:bCs/>
          <w:color w:val="000000" w:themeColor="text1"/>
          <w:sz w:val="24"/>
          <w:szCs w:val="24"/>
        </w:rPr>
        <w:t>简</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如下为：</w:t>
      </w:r>
    </w:p>
    <w:p w14:paraId="2A669036" w14:textId="4A90911D" w:rsidR="002B0919" w:rsidRDefault="007E7ACC" w:rsidP="00F24810">
      <w:pPr>
        <w:pStyle w:val="a4"/>
        <w:shd w:val="clear" w:color="auto" w:fill="FFFFFF"/>
        <w:spacing w:before="0" w:beforeAutospacing="0" w:afterLines="50" w:after="156" w:afterAutospacing="0"/>
        <w:rPr>
          <w:rFonts w:ascii="楷体" w:eastAsia="楷体" w:hAnsi="楷体"/>
          <w:color w:val="333333"/>
        </w:rPr>
      </w:pPr>
      <w:r>
        <w:object w:dxaOrig="7935" w:dyaOrig="2873" w14:anchorId="4B7D909D">
          <v:shape id="_x0000_i1028" type="#_x0000_t75" style="width:324.4pt;height:117.75pt" o:ole="">
            <v:imagedata r:id="rId24" o:title=""/>
          </v:shape>
          <o:OLEObject Type="Embed" ProgID="Visio.Drawing.15" ShapeID="_x0000_i1028" DrawAspect="Content" ObjectID="_1745303130" r:id="rId25"/>
        </w:object>
      </w:r>
    </w:p>
    <w:p w14:paraId="0F35E4B2" w14:textId="28FBF70C" w:rsidR="002B0919" w:rsidRPr="00062481" w:rsidRDefault="002B0919" w:rsidP="00AC079A">
      <w:pPr>
        <w:jc w:val="left"/>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b/>
          <w:bCs/>
          <w:color w:val="000000" w:themeColor="text1"/>
          <w:sz w:val="24"/>
          <w:szCs w:val="24"/>
        </w:rPr>
        <w:t>（</w:t>
      </w:r>
      <w:r>
        <w:rPr>
          <w:rFonts w:ascii="Times New Roman" w:eastAsia="楷体" w:hAnsi="Times New Roman" w:cs="Times New Roman" w:hint="eastAsia"/>
          <w:b/>
          <w:bCs/>
          <w:color w:val="000000" w:themeColor="text1"/>
          <w:sz w:val="24"/>
          <w:szCs w:val="24"/>
        </w:rPr>
        <w:t>b</w:t>
      </w:r>
      <w:r>
        <w:rPr>
          <w:rFonts w:ascii="Times New Roman" w:eastAsia="楷体" w:hAnsi="Times New Roman" w:cs="Times New Roman" w:hint="eastAsia"/>
          <w:b/>
          <w:bCs/>
          <w:color w:val="000000" w:themeColor="text1"/>
          <w:sz w:val="24"/>
          <w:szCs w:val="24"/>
        </w:rPr>
        <w:t>）</w:t>
      </w:r>
      <w:r w:rsidR="00775AF0">
        <w:rPr>
          <w:rFonts w:ascii="Times New Roman" w:eastAsia="楷体" w:hAnsi="Times New Roman" w:cs="Times New Roman" w:hint="eastAsia"/>
          <w:b/>
          <w:bCs/>
          <w:color w:val="000000" w:themeColor="text1"/>
          <w:sz w:val="24"/>
          <w:szCs w:val="24"/>
        </w:rPr>
        <w:t>此</w:t>
      </w:r>
      <w:r w:rsidR="00775AF0">
        <w:rPr>
          <w:rFonts w:ascii="Times New Roman" w:eastAsia="楷体" w:hAnsi="Times New Roman" w:cs="Times New Roman" w:hint="eastAsia"/>
          <w:b/>
          <w:bCs/>
          <w:color w:val="000000" w:themeColor="text1"/>
          <w:sz w:val="24"/>
          <w:szCs w:val="24"/>
        </w:rPr>
        <w:t>FA</w:t>
      </w:r>
      <w:r w:rsidR="00775AF0">
        <w:rPr>
          <w:rFonts w:ascii="Times New Roman" w:eastAsia="楷体" w:hAnsi="Times New Roman" w:cs="Times New Roman" w:hint="eastAsia"/>
          <w:b/>
          <w:bCs/>
          <w:color w:val="000000" w:themeColor="text1"/>
          <w:sz w:val="24"/>
          <w:szCs w:val="24"/>
        </w:rPr>
        <w:t>是</w:t>
      </w:r>
      <w:r w:rsidR="00775AF0">
        <w:rPr>
          <w:rFonts w:ascii="Times New Roman" w:eastAsia="楷体" w:hAnsi="Times New Roman" w:cs="Times New Roman" w:hint="eastAsia"/>
          <w:b/>
          <w:bCs/>
          <w:color w:val="000000" w:themeColor="text1"/>
          <w:sz w:val="24"/>
          <w:szCs w:val="24"/>
        </w:rPr>
        <w:t>DFA</w:t>
      </w:r>
      <w:r w:rsidR="00775AF0">
        <w:rPr>
          <w:rFonts w:ascii="Times New Roman" w:eastAsia="楷体" w:hAnsi="Times New Roman" w:cs="Times New Roman" w:hint="eastAsia"/>
          <w:b/>
          <w:bCs/>
          <w:color w:val="000000" w:themeColor="text1"/>
          <w:sz w:val="24"/>
          <w:szCs w:val="24"/>
        </w:rPr>
        <w:t>。</w:t>
      </w:r>
    </w:p>
    <w:p w14:paraId="6EC3617D" w14:textId="5C3E8395" w:rsidR="002B0919"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采用分割法进行最小化：</w:t>
      </w:r>
    </w:p>
    <w:p w14:paraId="0541786B" w14:textId="70B3C88A"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第一次分割</w:t>
      </w:r>
      <m:oMath>
        <m:r>
          <w:rPr>
            <w:rFonts w:ascii="Cambria Math" w:eastAsia="楷体" w:hAnsi="Cambria Math"/>
            <w:color w:val="333333"/>
          </w:rPr>
          <m:t>π</m:t>
        </m:r>
      </m:oMath>
      <w:r>
        <w:rPr>
          <w:rFonts w:ascii="楷体" w:eastAsia="楷体" w:hAnsi="楷体" w:hint="eastAsia"/>
          <w:color w:val="333333"/>
        </w:rPr>
        <w:t>：{</w:t>
      </w:r>
      <w:r>
        <w:rPr>
          <w:rFonts w:ascii="楷体" w:eastAsia="楷体" w:hAnsi="楷体"/>
          <w:color w:val="333333"/>
        </w:rPr>
        <w:t>1,2,3,4,5</w:t>
      </w:r>
      <w:r>
        <w:rPr>
          <w:rFonts w:ascii="楷体" w:eastAsia="楷体" w:hAnsi="楷体" w:hint="eastAsia"/>
          <w:color w:val="333333"/>
        </w:rPr>
        <w:t xml:space="preserve">} </w:t>
      </w:r>
      <w:r>
        <w:rPr>
          <w:rFonts w:ascii="楷体" w:eastAsia="楷体" w:hAnsi="楷体"/>
          <w:color w:val="333333"/>
        </w:rPr>
        <w:t>{0}</w:t>
      </w:r>
    </w:p>
    <w:p w14:paraId="12832464" w14:textId="334541C6"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状态4输入为a时结果为0，将状态4分割出去。</w:t>
      </w:r>
    </w:p>
    <w:p w14:paraId="2750B86D" w14:textId="1446057C"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第二次分割：{</w:t>
      </w:r>
      <w:r>
        <w:rPr>
          <w:rFonts w:ascii="楷体" w:eastAsia="楷体" w:hAnsi="楷体"/>
          <w:color w:val="333333"/>
        </w:rPr>
        <w:t>1,2,3,5</w:t>
      </w:r>
      <w:r>
        <w:rPr>
          <w:rFonts w:ascii="楷体" w:eastAsia="楷体" w:hAnsi="楷体" w:hint="eastAsia"/>
          <w:color w:val="333333"/>
        </w:rPr>
        <w:t>}{</w:t>
      </w:r>
      <w:r>
        <w:rPr>
          <w:rFonts w:ascii="楷体" w:eastAsia="楷体" w:hAnsi="楷体"/>
          <w:color w:val="333333"/>
        </w:rPr>
        <w:t>4</w:t>
      </w:r>
      <w:r>
        <w:rPr>
          <w:rFonts w:ascii="楷体" w:eastAsia="楷体" w:hAnsi="楷体" w:hint="eastAsia"/>
          <w:color w:val="333333"/>
        </w:rPr>
        <w:t>}</w:t>
      </w:r>
      <w:r>
        <w:rPr>
          <w:rFonts w:ascii="楷体" w:eastAsia="楷体" w:hAnsi="楷体"/>
          <w:color w:val="333333"/>
        </w:rPr>
        <w:t>{0}</w:t>
      </w:r>
    </w:p>
    <w:p w14:paraId="65A9769C" w14:textId="03816D0A"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对于划分{</w:t>
      </w:r>
      <w:r>
        <w:rPr>
          <w:rFonts w:ascii="楷体" w:eastAsia="楷体" w:hAnsi="楷体"/>
          <w:color w:val="333333"/>
        </w:rPr>
        <w:t>1,2,3,5</w:t>
      </w:r>
      <w:r>
        <w:rPr>
          <w:rFonts w:ascii="楷体" w:eastAsia="楷体" w:hAnsi="楷体" w:hint="eastAsia"/>
          <w:color w:val="333333"/>
        </w:rPr>
        <w:t>}输入为b时将其划分为{</w:t>
      </w:r>
      <w:r>
        <w:rPr>
          <w:rFonts w:ascii="楷体" w:eastAsia="楷体" w:hAnsi="楷体"/>
          <w:color w:val="333333"/>
        </w:rPr>
        <w:t>1,5</w:t>
      </w:r>
      <w:r>
        <w:rPr>
          <w:rFonts w:ascii="楷体" w:eastAsia="楷体" w:hAnsi="楷体" w:hint="eastAsia"/>
          <w:color w:val="333333"/>
        </w:rPr>
        <w:t>}</w:t>
      </w:r>
      <w:r>
        <w:rPr>
          <w:rFonts w:ascii="楷体" w:eastAsia="楷体" w:hAnsi="楷体"/>
          <w:color w:val="333333"/>
        </w:rPr>
        <w:t>{2,3}</w:t>
      </w:r>
    </w:p>
    <w:p w14:paraId="2B3F4738" w14:textId="428BFABD"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lastRenderedPageBreak/>
        <w:t>第三次分割：{</w:t>
      </w:r>
      <w:r>
        <w:rPr>
          <w:rFonts w:ascii="楷体" w:eastAsia="楷体" w:hAnsi="楷体"/>
          <w:color w:val="333333"/>
        </w:rPr>
        <w:t>1,</w:t>
      </w:r>
      <w:proofErr w:type="gramStart"/>
      <w:r>
        <w:rPr>
          <w:rFonts w:ascii="楷体" w:eastAsia="楷体" w:hAnsi="楷体"/>
          <w:color w:val="333333"/>
        </w:rPr>
        <w:t>5</w:t>
      </w:r>
      <w:r>
        <w:rPr>
          <w:rFonts w:ascii="楷体" w:eastAsia="楷体" w:hAnsi="楷体" w:hint="eastAsia"/>
          <w:color w:val="333333"/>
        </w:rPr>
        <w:t>}</w:t>
      </w:r>
      <w:r>
        <w:rPr>
          <w:rFonts w:ascii="楷体" w:eastAsia="楷体" w:hAnsi="楷体"/>
          <w:color w:val="333333"/>
        </w:rPr>
        <w:t>{</w:t>
      </w:r>
      <w:proofErr w:type="gramEnd"/>
      <w:r>
        <w:rPr>
          <w:rFonts w:ascii="楷体" w:eastAsia="楷体" w:hAnsi="楷体"/>
          <w:color w:val="333333"/>
        </w:rPr>
        <w:t>2,3}</w:t>
      </w:r>
      <w:r>
        <w:rPr>
          <w:rFonts w:ascii="楷体" w:eastAsia="楷体" w:hAnsi="楷体" w:hint="eastAsia"/>
          <w:color w:val="333333"/>
        </w:rPr>
        <w:t>{</w:t>
      </w:r>
      <w:r>
        <w:rPr>
          <w:rFonts w:ascii="楷体" w:eastAsia="楷体" w:hAnsi="楷体"/>
          <w:color w:val="333333"/>
        </w:rPr>
        <w:t>4</w:t>
      </w:r>
      <w:r>
        <w:rPr>
          <w:rFonts w:ascii="楷体" w:eastAsia="楷体" w:hAnsi="楷体" w:hint="eastAsia"/>
          <w:color w:val="333333"/>
        </w:rPr>
        <w:t>}</w:t>
      </w:r>
      <w:r>
        <w:rPr>
          <w:rFonts w:ascii="楷体" w:eastAsia="楷体" w:hAnsi="楷体"/>
          <w:color w:val="333333"/>
        </w:rPr>
        <w:t>{0}</w:t>
      </w:r>
    </w:p>
    <w:p w14:paraId="317858CC" w14:textId="404F86D5"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对于划分</w:t>
      </w:r>
      <w:r>
        <w:rPr>
          <w:rFonts w:ascii="楷体" w:eastAsia="楷体" w:hAnsi="楷体"/>
          <w:color w:val="333333"/>
        </w:rPr>
        <w:t>{2,3}</w:t>
      </w:r>
      <w:r>
        <w:rPr>
          <w:rFonts w:ascii="楷体" w:eastAsia="楷体" w:hAnsi="楷体" w:hint="eastAsia"/>
          <w:color w:val="333333"/>
        </w:rPr>
        <w:t>输入为a时可分割为</w:t>
      </w:r>
      <w:r>
        <w:rPr>
          <w:rFonts w:ascii="楷体" w:eastAsia="楷体" w:hAnsi="楷体"/>
          <w:color w:val="333333"/>
        </w:rPr>
        <w:t>{2</w:t>
      </w:r>
      <w:r>
        <w:rPr>
          <w:rFonts w:ascii="楷体" w:eastAsia="楷体" w:hAnsi="楷体" w:hint="eastAsia"/>
          <w:color w:val="333333"/>
        </w:rPr>
        <w:t>}{</w:t>
      </w:r>
      <w:r>
        <w:rPr>
          <w:rFonts w:ascii="楷体" w:eastAsia="楷体" w:hAnsi="楷体"/>
          <w:color w:val="333333"/>
        </w:rPr>
        <w:t>3}</w:t>
      </w:r>
    </w:p>
    <w:p w14:paraId="4E2B9A8F" w14:textId="5AB579EE" w:rsid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最终结果为：{</w:t>
      </w:r>
      <w:r>
        <w:rPr>
          <w:rFonts w:ascii="楷体" w:eastAsia="楷体" w:hAnsi="楷体"/>
          <w:color w:val="333333"/>
        </w:rPr>
        <w:t>1,5</w:t>
      </w:r>
      <w:r>
        <w:rPr>
          <w:rFonts w:ascii="楷体" w:eastAsia="楷体" w:hAnsi="楷体" w:hint="eastAsia"/>
          <w:color w:val="333333"/>
        </w:rPr>
        <w:t>}</w:t>
      </w:r>
      <w:r>
        <w:rPr>
          <w:rFonts w:ascii="楷体" w:eastAsia="楷体" w:hAnsi="楷体"/>
          <w:color w:val="333333"/>
        </w:rPr>
        <w:t>{2</w:t>
      </w:r>
      <w:r>
        <w:rPr>
          <w:rFonts w:ascii="楷体" w:eastAsia="楷体" w:hAnsi="楷体" w:hint="eastAsia"/>
          <w:color w:val="333333"/>
        </w:rPr>
        <w:t>}{</w:t>
      </w:r>
      <w:r>
        <w:rPr>
          <w:rFonts w:ascii="楷体" w:eastAsia="楷体" w:hAnsi="楷体"/>
          <w:color w:val="333333"/>
        </w:rPr>
        <w:t>3}</w:t>
      </w:r>
      <w:r>
        <w:rPr>
          <w:rFonts w:ascii="楷体" w:eastAsia="楷体" w:hAnsi="楷体" w:hint="eastAsia"/>
          <w:color w:val="333333"/>
        </w:rPr>
        <w:t>{</w:t>
      </w:r>
      <w:r>
        <w:rPr>
          <w:rFonts w:ascii="楷体" w:eastAsia="楷体" w:hAnsi="楷体"/>
          <w:color w:val="333333"/>
        </w:rPr>
        <w:t>4</w:t>
      </w:r>
      <w:r>
        <w:rPr>
          <w:rFonts w:ascii="楷体" w:eastAsia="楷体" w:hAnsi="楷体" w:hint="eastAsia"/>
          <w:color w:val="333333"/>
        </w:rPr>
        <w:t>}</w:t>
      </w:r>
      <w:r>
        <w:rPr>
          <w:rFonts w:ascii="楷体" w:eastAsia="楷体" w:hAnsi="楷体"/>
          <w:color w:val="333333"/>
        </w:rPr>
        <w:t>{0}</w:t>
      </w:r>
    </w:p>
    <w:p w14:paraId="2CCD465B" w14:textId="318C124C" w:rsidR="00775AF0" w:rsidRPr="00775AF0" w:rsidRDefault="00775AF0" w:rsidP="00AC079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删除状态5，用状态1代替状态5</w:t>
      </w:r>
      <w:r>
        <w:rPr>
          <w:rFonts w:ascii="楷体" w:eastAsia="楷体" w:hAnsi="楷体"/>
          <w:color w:val="333333"/>
        </w:rPr>
        <w:t xml:space="preserve"> </w:t>
      </w:r>
      <w:r>
        <w:rPr>
          <w:rFonts w:ascii="楷体" w:eastAsia="楷体" w:hAnsi="楷体" w:hint="eastAsia"/>
          <w:color w:val="333333"/>
        </w:rPr>
        <w:t>（状态转换图略）</w:t>
      </w:r>
    </w:p>
    <w:p w14:paraId="7B48B32A" w14:textId="587FE7D4" w:rsidR="00BC6AE6" w:rsidRDefault="00FC7BC7" w:rsidP="00FC7BC7">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5</w:t>
      </w:r>
      <w:r>
        <w:rPr>
          <w:rFonts w:ascii="楷体" w:eastAsia="楷体" w:hAnsi="楷体"/>
          <w:color w:val="333333"/>
        </w:rPr>
        <w:t>.</w:t>
      </w:r>
      <w:r w:rsidR="00BC6AE6" w:rsidRPr="00DF1EE9">
        <w:rPr>
          <w:rFonts w:ascii="楷体" w:eastAsia="楷体" w:hAnsi="楷体" w:hint="eastAsia"/>
          <w:color w:val="333333"/>
        </w:rPr>
        <w:t>构造一个DFA,它接受</w:t>
      </w:r>
      <w:r w:rsidR="00DF1EE9" w:rsidRPr="00DF1EE9">
        <w:rPr>
          <w:rFonts w:ascii="楷体" w:eastAsia="楷体" w:hAnsi="楷体"/>
          <w:color w:val="333333"/>
          <w:position w:val="-10"/>
        </w:rPr>
        <w:object w:dxaOrig="920" w:dyaOrig="320" w14:anchorId="2E8260FF">
          <v:shape id="_x0000_i1029" type="#_x0000_t75" style="width:46.5pt;height:16.15pt" o:ole="">
            <v:imagedata r:id="rId26" o:title=""/>
          </v:shape>
          <o:OLEObject Type="Embed" ProgID="Equation.DSMT4" ShapeID="_x0000_i1029" DrawAspect="Content" ObjectID="_1745303131" r:id="rId27"/>
        </w:object>
      </w:r>
      <w:r w:rsidR="00BC6AE6" w:rsidRPr="00DF1EE9">
        <w:rPr>
          <w:rFonts w:ascii="楷体" w:eastAsia="楷体" w:hAnsi="楷体" w:hint="eastAsia"/>
          <w:color w:val="333333"/>
        </w:rPr>
        <w:t>上所有满足如下条件的字符串：每个1都有0直接跟在右边。然后构造该语言的正规文法。</w:t>
      </w:r>
    </w:p>
    <w:p w14:paraId="57D99AD9" w14:textId="0E7F5622" w:rsidR="00AC079A" w:rsidRDefault="008F690B" w:rsidP="00FC7BC7">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正规式为：（0|</w:t>
      </w:r>
      <w:r>
        <w:rPr>
          <w:rFonts w:ascii="楷体" w:eastAsia="楷体" w:hAnsi="楷体"/>
          <w:color w:val="333333"/>
        </w:rPr>
        <w:t>10</w:t>
      </w:r>
      <w:r>
        <w:rPr>
          <w:rFonts w:ascii="楷体" w:eastAsia="楷体" w:hAnsi="楷体" w:hint="eastAsia"/>
          <w:color w:val="333333"/>
        </w:rPr>
        <w:t>）</w:t>
      </w:r>
      <w:r w:rsidR="00554BC9">
        <w:rPr>
          <w:rFonts w:ascii="楷体" w:eastAsia="楷体" w:hAnsi="楷体" w:hint="eastAsia"/>
          <w:color w:val="333333"/>
        </w:rPr>
        <w:t>*</w:t>
      </w:r>
    </w:p>
    <w:p w14:paraId="2ED60DD9" w14:textId="77777777" w:rsidR="00554BC9" w:rsidRPr="00554BC9" w:rsidRDefault="00554BC9" w:rsidP="00554BC9">
      <w:pPr>
        <w:rPr>
          <w:rFonts w:ascii="Cambria Math" w:eastAsia="楷体" w:hAnsi="Cambria Math" w:cs="Times New Roman"/>
          <w:b/>
          <w:i/>
          <w:sz w:val="24"/>
          <w:szCs w:val="24"/>
        </w:rPr>
      </w:pPr>
      <w:r w:rsidRPr="00554BC9">
        <w:rPr>
          <w:rFonts w:ascii="楷体" w:eastAsia="楷体" w:hAnsi="楷体" w:hint="eastAsia"/>
          <w:color w:val="333333"/>
        </w:rPr>
        <w:t>正规文法：</w:t>
      </w:r>
    </w:p>
    <w:p w14:paraId="09DF247D" w14:textId="6F050678" w:rsidR="00554BC9" w:rsidRPr="00062481" w:rsidRDefault="00554BC9" w:rsidP="00554BC9">
      <w:pPr>
        <w:pStyle w:val="a6"/>
        <w:ind w:left="360" w:firstLineChars="0" w:firstLine="0"/>
        <w:rPr>
          <w:rFonts w:ascii="Times New Roman" w:eastAsia="楷体" w:hAnsi="Times New Roman" w:cs="Times New Roman"/>
          <w:b/>
          <w:bCs/>
          <w:sz w:val="24"/>
          <w:szCs w:val="24"/>
        </w:rPr>
      </w:pPr>
      <m:oMathPara>
        <m:oMathParaPr>
          <m:jc m:val="left"/>
        </m:oMathParaPr>
        <m:oMath>
          <m:r>
            <m:rPr>
              <m:sty m:val="bi"/>
            </m:rPr>
            <w:rPr>
              <w:rFonts w:ascii="Cambria Math" w:eastAsia="楷体" w:hAnsi="Cambria Math" w:cs="Times New Roman"/>
              <w:sz w:val="24"/>
              <w:szCs w:val="24"/>
            </w:rPr>
            <m:t>S→0</m:t>
          </m:r>
          <m:r>
            <m:rPr>
              <m:sty m:val="bi"/>
            </m:rPr>
            <w:rPr>
              <w:rFonts w:ascii="Cambria Math" w:eastAsia="楷体" w:hAnsi="Cambria Math" w:cs="Times New Roman" w:hint="eastAsia"/>
              <w:sz w:val="24"/>
              <w:szCs w:val="24"/>
            </w:rPr>
            <m:t>S</m:t>
          </m:r>
          <m:r>
            <m:rPr>
              <m:sty m:val="bi"/>
            </m:rPr>
            <w:rPr>
              <w:rFonts w:ascii="Cambria Math" w:eastAsia="楷体" w:hAnsi="Cambria Math" w:cs="Times New Roman"/>
              <w:sz w:val="24"/>
              <w:szCs w:val="24"/>
            </w:rPr>
            <m:t>|1</m:t>
          </m:r>
          <m:r>
            <m:rPr>
              <m:sty m:val="bi"/>
            </m:rPr>
            <w:rPr>
              <w:rFonts w:ascii="Cambria Math" w:eastAsia="楷体" w:hAnsi="Cambria Math" w:cs="Times New Roman"/>
              <w:sz w:val="24"/>
              <w:szCs w:val="24"/>
            </w:rPr>
            <m:t>A|0|ε</m:t>
          </m:r>
        </m:oMath>
      </m:oMathPara>
    </w:p>
    <w:p w14:paraId="3C07F4D5" w14:textId="59AED8D7" w:rsidR="00AC079A" w:rsidRPr="0035045B" w:rsidRDefault="00554BC9" w:rsidP="00554BC9">
      <w:pPr>
        <w:pStyle w:val="a4"/>
        <w:shd w:val="clear" w:color="auto" w:fill="FFFFFF"/>
        <w:spacing w:before="0" w:beforeAutospacing="0" w:afterLines="50" w:after="156" w:afterAutospacing="0" w:line="400" w:lineRule="exact"/>
        <w:ind w:leftChars="192" w:left="425" w:hangingChars="9" w:hanging="22"/>
        <w:rPr>
          <w:rFonts w:ascii="楷体" w:eastAsia="楷体" w:hAnsi="楷体"/>
          <w:b/>
        </w:rPr>
      </w:pPr>
      <m:oMathPara>
        <m:oMathParaPr>
          <m:jc m:val="left"/>
        </m:oMathParaPr>
        <m:oMath>
          <m:r>
            <m:rPr>
              <m:sty m:val="bi"/>
            </m:rPr>
            <w:rPr>
              <w:rFonts w:ascii="Cambria Math" w:eastAsia="楷体" w:hAnsi="Cambria Math" w:cs="Times New Roman"/>
            </w:rPr>
            <m:t>A→0</m:t>
          </m:r>
          <m:r>
            <m:rPr>
              <m:sty m:val="bi"/>
            </m:rPr>
            <w:rPr>
              <w:rFonts w:ascii="Cambria Math" w:eastAsia="楷体" w:hAnsi="Cambria Math" w:cs="Times New Roman" w:hint="eastAsia"/>
            </w:rPr>
            <m:t>S</m:t>
          </m:r>
        </m:oMath>
      </m:oMathPara>
    </w:p>
    <w:p w14:paraId="578418E6" w14:textId="642362BF" w:rsidR="0035045B" w:rsidRPr="00554BC9" w:rsidRDefault="0035045B" w:rsidP="00554BC9">
      <w:pPr>
        <w:pStyle w:val="a4"/>
        <w:shd w:val="clear" w:color="auto" w:fill="FFFFFF"/>
        <w:spacing w:before="0" w:beforeAutospacing="0" w:afterLines="50" w:after="156" w:afterAutospacing="0" w:line="400" w:lineRule="exact"/>
        <w:ind w:leftChars="192" w:left="425" w:hangingChars="9" w:hanging="22"/>
        <w:rPr>
          <w:rFonts w:ascii="楷体" w:eastAsia="楷体" w:hAnsi="楷体"/>
          <w:color w:val="333333"/>
        </w:rPr>
      </w:pPr>
      <w:r w:rsidRPr="00DF1EE9">
        <w:rPr>
          <w:rFonts w:ascii="楷体" w:eastAsia="楷体" w:hAnsi="楷体" w:hint="eastAsia"/>
          <w:color w:val="333333"/>
        </w:rPr>
        <w:t>构造</w:t>
      </w:r>
      <w:r>
        <w:rPr>
          <w:rFonts w:ascii="楷体" w:eastAsia="楷体" w:hAnsi="楷体" w:hint="eastAsia"/>
          <w:color w:val="333333"/>
        </w:rPr>
        <w:t>的</w:t>
      </w:r>
      <w:r w:rsidRPr="00DF1EE9">
        <w:rPr>
          <w:rFonts w:ascii="楷体" w:eastAsia="楷体" w:hAnsi="楷体" w:hint="eastAsia"/>
          <w:color w:val="333333"/>
        </w:rPr>
        <w:t>DFA</w:t>
      </w:r>
      <w:r>
        <w:rPr>
          <w:rFonts w:ascii="楷体" w:eastAsia="楷体" w:hAnsi="楷体" w:hint="eastAsia"/>
          <w:color w:val="333333"/>
        </w:rPr>
        <w:t>为：</w:t>
      </w:r>
    </w:p>
    <w:p w14:paraId="5E516971" w14:textId="3C90382A" w:rsidR="007D2220" w:rsidRPr="00DF1EE9" w:rsidRDefault="0035045B" w:rsidP="0035045B">
      <w:pPr>
        <w:pStyle w:val="a4"/>
        <w:shd w:val="clear" w:color="auto" w:fill="FFFFFF"/>
        <w:spacing w:before="0" w:beforeAutospacing="0" w:afterLines="50" w:after="156" w:afterAutospacing="0"/>
        <w:rPr>
          <w:rFonts w:ascii="楷体" w:eastAsia="楷体" w:hAnsi="楷体"/>
          <w:color w:val="333333"/>
        </w:rPr>
      </w:pPr>
      <w:r>
        <w:object w:dxaOrig="3526" w:dyaOrig="1740" w14:anchorId="7560BCD8">
          <v:shape id="_x0000_i1030" type="#_x0000_t75" style="width:176.25pt;height:87pt" o:ole="">
            <v:imagedata r:id="rId28" o:title=""/>
          </v:shape>
          <o:OLEObject Type="Embed" ProgID="Visio.Drawing.15" ShapeID="_x0000_i1030" DrawAspect="Content" ObjectID="_1745303132" r:id="rId29"/>
        </w:object>
      </w:r>
    </w:p>
    <w:p w14:paraId="7E17272F" w14:textId="77777777" w:rsidR="00FC7BC7" w:rsidRPr="00062481" w:rsidRDefault="00FC7BC7" w:rsidP="00FC7BC7">
      <w:pPr>
        <w:pStyle w:val="a6"/>
        <w:numPr>
          <w:ilvl w:val="0"/>
          <w:numId w:val="17"/>
        </w:numPr>
        <w:ind w:firstLineChars="0"/>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为正规文法</w:t>
      </w:r>
      <m:oMath>
        <m:r>
          <m:rPr>
            <m:sty m:val="bi"/>
          </m:rPr>
          <w:rPr>
            <w:rFonts w:ascii="Cambria Math" w:eastAsia="楷体" w:hAnsi="Cambria Math" w:cs="Times New Roman"/>
            <w:sz w:val="24"/>
            <w:szCs w:val="24"/>
          </w:rPr>
          <m:t>G[S]</m:t>
        </m:r>
      </m:oMath>
    </w:p>
    <w:p w14:paraId="594725DE" w14:textId="77777777" w:rsidR="00FC7BC7" w:rsidRPr="00062481" w:rsidRDefault="00FC7BC7" w:rsidP="00FC7BC7">
      <w:pPr>
        <w:pStyle w:val="a6"/>
        <w:ind w:left="360" w:firstLineChars="0" w:firstLine="0"/>
        <w:rPr>
          <w:rFonts w:ascii="Times New Roman" w:eastAsia="楷体" w:hAnsi="Times New Roman" w:cs="Times New Roman"/>
          <w:b/>
          <w:bCs/>
          <w:sz w:val="24"/>
          <w:szCs w:val="24"/>
        </w:rPr>
      </w:pPr>
      <m:oMathPara>
        <m:oMathParaPr>
          <m:jc m:val="left"/>
        </m:oMathParaPr>
        <m:oMath>
          <m:r>
            <m:rPr>
              <m:sty m:val="bi"/>
            </m:rPr>
            <w:rPr>
              <w:rFonts w:ascii="Cambria Math" w:eastAsia="楷体" w:hAnsi="Cambria Math" w:cs="Times New Roman"/>
              <w:sz w:val="24"/>
              <w:szCs w:val="24"/>
            </w:rPr>
            <m:t>S→aA|bQ</m:t>
          </m:r>
        </m:oMath>
      </m:oMathPara>
    </w:p>
    <w:p w14:paraId="19848FCA" w14:textId="025169A3" w:rsidR="00FC7BC7" w:rsidRPr="00062481" w:rsidRDefault="00FC7BC7" w:rsidP="00FC7BC7">
      <w:pPr>
        <w:pStyle w:val="a6"/>
        <w:ind w:left="360" w:firstLineChars="0" w:firstLine="0"/>
        <w:rPr>
          <w:rFonts w:ascii="Times New Roman" w:eastAsia="楷体" w:hAnsi="Times New Roman" w:cs="Times New Roman"/>
          <w:b/>
          <w:bCs/>
          <w:sz w:val="24"/>
          <w:szCs w:val="24"/>
        </w:rPr>
      </w:pPr>
      <m:oMath>
        <m:r>
          <m:rPr>
            <m:sty m:val="bi"/>
          </m:rPr>
          <w:rPr>
            <w:rFonts w:ascii="Cambria Math" w:eastAsia="楷体" w:hAnsi="Cambria Math" w:cs="Times New Roman"/>
            <w:sz w:val="24"/>
            <w:szCs w:val="24"/>
          </w:rPr>
          <m:t>A→aA|bB|b</m:t>
        </m:r>
      </m:oMath>
      <w:r w:rsidR="00DC5D76" w:rsidRPr="00DC5D76">
        <w:rPr>
          <w:rFonts w:ascii="Times New Roman" w:eastAsia="楷体" w:hAnsi="Times New Roman" w:cs="Times New Roman" w:hint="eastAsia"/>
          <w:b/>
          <w:color w:val="FF0000"/>
          <w:sz w:val="24"/>
          <w:szCs w:val="24"/>
        </w:rPr>
        <w:t>T</w:t>
      </w:r>
    </w:p>
    <w:p w14:paraId="0D8CFF91" w14:textId="77777777" w:rsidR="00FC7BC7" w:rsidRPr="00062481" w:rsidRDefault="00FC7BC7" w:rsidP="00FC7BC7">
      <w:pPr>
        <w:pStyle w:val="a6"/>
        <w:ind w:left="360" w:firstLineChars="0" w:firstLine="0"/>
        <w:rPr>
          <w:rFonts w:ascii="Times New Roman" w:eastAsia="楷体" w:hAnsi="Times New Roman" w:cs="Times New Roman"/>
          <w:b/>
          <w:bCs/>
          <w:sz w:val="24"/>
          <w:szCs w:val="24"/>
        </w:rPr>
      </w:pPr>
      <m:oMathPara>
        <m:oMathParaPr>
          <m:jc m:val="left"/>
        </m:oMathParaPr>
        <m:oMath>
          <m:r>
            <m:rPr>
              <m:sty m:val="bi"/>
            </m:rPr>
            <w:rPr>
              <w:rFonts w:ascii="Cambria Math" w:eastAsia="楷体" w:hAnsi="Cambria Math" w:cs="Times New Roman"/>
              <w:sz w:val="24"/>
              <w:szCs w:val="24"/>
            </w:rPr>
            <m:t>B→bD|aQ</m:t>
          </m:r>
        </m:oMath>
      </m:oMathPara>
    </w:p>
    <w:p w14:paraId="75352694" w14:textId="3D4505F9" w:rsidR="00FC7BC7" w:rsidRPr="00062481" w:rsidRDefault="00FC7BC7" w:rsidP="00FC7BC7">
      <w:pPr>
        <w:pStyle w:val="a6"/>
        <w:ind w:left="360" w:firstLineChars="0" w:firstLine="0"/>
        <w:rPr>
          <w:rFonts w:ascii="Times New Roman" w:eastAsia="楷体" w:hAnsi="Times New Roman" w:cs="Times New Roman"/>
          <w:b/>
          <w:bCs/>
          <w:sz w:val="24"/>
          <w:szCs w:val="24"/>
        </w:rPr>
      </w:pPr>
      <m:oMath>
        <m:r>
          <m:rPr>
            <m:sty m:val="bi"/>
          </m:rPr>
          <w:rPr>
            <w:rFonts w:ascii="Cambria Math" w:eastAsia="楷体" w:hAnsi="Cambria Math" w:cs="Times New Roman"/>
            <w:sz w:val="24"/>
            <w:szCs w:val="24"/>
          </w:rPr>
          <m:t>Q→aQ|bD|b</m:t>
        </m:r>
      </m:oMath>
      <w:r w:rsidR="00DC5D76" w:rsidRPr="00DC5D76">
        <w:rPr>
          <w:rFonts w:ascii="Times New Roman" w:eastAsia="楷体" w:hAnsi="Times New Roman" w:cs="Times New Roman" w:hint="eastAsia"/>
          <w:b/>
          <w:color w:val="FF0000"/>
          <w:sz w:val="24"/>
          <w:szCs w:val="24"/>
        </w:rPr>
        <w:t>T</w:t>
      </w:r>
    </w:p>
    <w:p w14:paraId="1315F1DB" w14:textId="77777777" w:rsidR="00FC7BC7" w:rsidRPr="00062481" w:rsidRDefault="00FC7BC7" w:rsidP="00FC7BC7">
      <w:pPr>
        <w:pStyle w:val="a6"/>
        <w:ind w:left="360" w:firstLineChars="0" w:firstLine="0"/>
        <w:rPr>
          <w:rFonts w:ascii="Times New Roman" w:eastAsia="楷体" w:hAnsi="Times New Roman" w:cs="Times New Roman"/>
          <w:b/>
          <w:bCs/>
          <w:sz w:val="24"/>
          <w:szCs w:val="24"/>
        </w:rPr>
      </w:pPr>
      <m:oMathPara>
        <m:oMathParaPr>
          <m:jc m:val="left"/>
        </m:oMathParaPr>
        <m:oMath>
          <m:r>
            <m:rPr>
              <m:sty m:val="bi"/>
            </m:rPr>
            <w:rPr>
              <w:rFonts w:ascii="Cambria Math" w:eastAsia="楷体" w:hAnsi="Cambria Math" w:cs="Times New Roman"/>
              <w:sz w:val="24"/>
              <w:szCs w:val="24"/>
            </w:rPr>
            <m:t>D→bB|aA</m:t>
          </m:r>
        </m:oMath>
      </m:oMathPara>
    </w:p>
    <w:p w14:paraId="4BEC1C39" w14:textId="77777777" w:rsidR="00FC7BC7" w:rsidRPr="00062481" w:rsidRDefault="00FC7BC7" w:rsidP="00FC7BC7">
      <w:pPr>
        <w:pStyle w:val="a6"/>
        <w:ind w:left="360" w:firstLineChars="0" w:firstLine="0"/>
        <w:rPr>
          <w:rFonts w:ascii="Times New Roman" w:eastAsia="楷体" w:hAnsi="Times New Roman" w:cs="Times New Roman"/>
          <w:b/>
          <w:bCs/>
          <w:sz w:val="24"/>
          <w:szCs w:val="24"/>
        </w:rPr>
      </w:pPr>
      <m:oMathPara>
        <m:oMathParaPr>
          <m:jc m:val="left"/>
        </m:oMathParaPr>
        <m:oMath>
          <m:r>
            <m:rPr>
              <m:sty m:val="bi"/>
            </m:rPr>
            <w:rPr>
              <w:rFonts w:ascii="Cambria Math" w:eastAsia="楷体" w:hAnsi="Cambria Math" w:cs="Times New Roman"/>
              <w:sz w:val="24"/>
              <w:szCs w:val="24"/>
            </w:rPr>
            <m:t>E→aB|bF</m:t>
          </m:r>
        </m:oMath>
      </m:oMathPara>
    </w:p>
    <w:p w14:paraId="3C03A35B" w14:textId="61842BF9" w:rsidR="00FC7BC7" w:rsidRPr="00062481" w:rsidRDefault="00FC7BC7" w:rsidP="00FC7BC7">
      <w:pPr>
        <w:pStyle w:val="a6"/>
        <w:ind w:left="360" w:firstLineChars="0" w:firstLine="0"/>
        <w:rPr>
          <w:rFonts w:ascii="Times New Roman" w:eastAsia="楷体" w:hAnsi="Times New Roman" w:cs="Times New Roman"/>
          <w:b/>
          <w:bCs/>
          <w:sz w:val="24"/>
          <w:szCs w:val="24"/>
        </w:rPr>
      </w:pPr>
      <m:oMath>
        <m:r>
          <m:rPr>
            <m:sty m:val="bi"/>
          </m:rPr>
          <w:rPr>
            <w:rFonts w:ascii="Cambria Math" w:eastAsia="楷体" w:hAnsi="Cambria Math" w:cs="Times New Roman"/>
            <w:sz w:val="24"/>
            <w:szCs w:val="24"/>
          </w:rPr>
          <m:t>F→bD|aE|b</m:t>
        </m:r>
      </m:oMath>
      <w:r w:rsidR="00DC5D76" w:rsidRPr="00DC5D76">
        <w:rPr>
          <w:rFonts w:ascii="Times New Roman" w:eastAsia="楷体" w:hAnsi="Times New Roman" w:cs="Times New Roman" w:hint="eastAsia"/>
          <w:b/>
          <w:color w:val="FF0000"/>
          <w:sz w:val="24"/>
          <w:szCs w:val="24"/>
        </w:rPr>
        <w:t>T</w:t>
      </w:r>
      <w:r w:rsidR="00DC5D76">
        <w:rPr>
          <w:rFonts w:ascii="Times New Roman" w:eastAsia="楷体" w:hAnsi="Times New Roman" w:cs="Times New Roman"/>
          <w:b/>
          <w:color w:val="FF0000"/>
          <w:sz w:val="24"/>
          <w:szCs w:val="24"/>
        </w:rPr>
        <w:t xml:space="preserve">    </w:t>
      </w:r>
      <w:r w:rsidR="00DC5D76">
        <w:rPr>
          <w:rFonts w:ascii="Times New Roman" w:eastAsia="楷体" w:hAnsi="Times New Roman" w:cs="Times New Roman" w:hint="eastAsia"/>
          <w:b/>
          <w:color w:val="FF0000"/>
          <w:sz w:val="24"/>
          <w:szCs w:val="24"/>
        </w:rPr>
        <w:t>T</w:t>
      </w:r>
      <w:r w:rsidR="00DC5D76">
        <w:rPr>
          <w:rFonts w:ascii="Times New Roman" w:eastAsia="楷体" w:hAnsi="Times New Roman" w:cs="Times New Roman" w:hint="eastAsia"/>
          <w:b/>
          <w:color w:val="FF0000"/>
          <w:sz w:val="24"/>
          <w:szCs w:val="24"/>
        </w:rPr>
        <w:t>是状态图中的终态</w:t>
      </w:r>
    </w:p>
    <w:p w14:paraId="729E9C11" w14:textId="77777777" w:rsidR="00FC7BC7" w:rsidRPr="00062481" w:rsidRDefault="00FC7BC7" w:rsidP="00FC7BC7">
      <w:pPr>
        <w:rPr>
          <w:rFonts w:ascii="Times New Roman" w:eastAsia="楷体" w:hAnsi="Times New Roman" w:cs="Times New Roman"/>
          <w:b/>
          <w:bCs/>
          <w:sz w:val="24"/>
          <w:szCs w:val="24"/>
        </w:rPr>
      </w:pPr>
      <w:r w:rsidRPr="00062481">
        <w:rPr>
          <w:rFonts w:ascii="Times New Roman" w:eastAsia="楷体" w:hAnsi="Times New Roman" w:cs="Times New Roman" w:hint="eastAsia"/>
          <w:b/>
          <w:bCs/>
          <w:iCs/>
          <w:sz w:val="24"/>
          <w:szCs w:val="24"/>
        </w:rPr>
        <w:t>构造相应的最小的</w:t>
      </w:r>
      <m:oMath>
        <m:r>
          <m:rPr>
            <m:sty m:val="b"/>
          </m:rPr>
          <w:rPr>
            <w:rFonts w:ascii="Cambria Math" w:eastAsia="楷体" w:hAnsi="Cambria Math" w:cs="Times New Roman"/>
            <w:sz w:val="24"/>
            <w:szCs w:val="24"/>
          </w:rPr>
          <m:t>DFA</m:t>
        </m:r>
      </m:oMath>
    </w:p>
    <w:p w14:paraId="49D6395A" w14:textId="77777777" w:rsidR="00FC7BC7" w:rsidRPr="00062481" w:rsidRDefault="00FC7BC7" w:rsidP="00FC7BC7">
      <w:pPr>
        <w:rPr>
          <w:rFonts w:ascii="Times New Roman" w:eastAsia="楷体" w:hAnsi="Times New Roman" w:cs="Times New Roman"/>
          <w:b/>
          <w:bCs/>
          <w:iCs/>
          <w:color w:val="FF0000"/>
          <w:sz w:val="24"/>
          <w:szCs w:val="24"/>
        </w:rPr>
      </w:pPr>
      <w:r w:rsidRPr="00062481">
        <w:rPr>
          <w:rFonts w:ascii="Times New Roman" w:eastAsia="楷体" w:hAnsi="Times New Roman" w:cs="Times New Roman" w:hint="eastAsia"/>
          <w:b/>
          <w:bCs/>
          <w:iCs/>
          <w:color w:val="FF0000"/>
          <w:sz w:val="24"/>
          <w:szCs w:val="24"/>
        </w:rPr>
        <w:t>答：</w:t>
      </w:r>
      <w:r w:rsidRPr="00062481">
        <w:rPr>
          <w:rFonts w:ascii="Times New Roman" w:eastAsia="楷体" w:hAnsi="Times New Roman" w:cs="Times New Roman" w:hint="eastAsia"/>
          <w:b/>
          <w:bCs/>
          <w:color w:val="000000" w:themeColor="text1"/>
          <w:sz w:val="24"/>
          <w:szCs w:val="24"/>
        </w:rPr>
        <w:t>用子集法将此</w:t>
      </w:r>
      <w:r w:rsidRPr="00062481">
        <w:rPr>
          <w:rFonts w:ascii="Times New Roman" w:eastAsia="楷体" w:hAnsi="Times New Roman" w:cs="Times New Roman" w:hint="eastAsia"/>
          <w:b/>
          <w:bCs/>
          <w:color w:val="000000" w:themeColor="text1"/>
          <w:sz w:val="24"/>
          <w:szCs w:val="24"/>
        </w:rPr>
        <w:t>NFA</w:t>
      </w:r>
      <w:r w:rsidRPr="00062481">
        <w:rPr>
          <w:rFonts w:ascii="Times New Roman" w:eastAsia="楷体" w:hAnsi="Times New Roman" w:cs="Times New Roman" w:hint="eastAsia"/>
          <w:b/>
          <w:bCs/>
          <w:color w:val="000000" w:themeColor="text1"/>
          <w:sz w:val="24"/>
          <w:szCs w:val="24"/>
        </w:rPr>
        <w:t>确定化的</w:t>
      </w:r>
      <w:r w:rsidRPr="00062481">
        <w:rPr>
          <w:rFonts w:ascii="Times New Roman" w:eastAsia="楷体" w:hAnsi="Times New Roman" w:cs="Times New Roman" w:hint="eastAsia"/>
          <w:b/>
          <w:bCs/>
          <w:iCs/>
          <w:color w:val="000000" w:themeColor="text1"/>
          <w:sz w:val="24"/>
          <w:szCs w:val="24"/>
        </w:rPr>
        <w:t>状态转换表如下：</w:t>
      </w:r>
    </w:p>
    <w:tbl>
      <w:tblPr>
        <w:tblStyle w:val="a7"/>
        <w:tblW w:w="0" w:type="auto"/>
        <w:tblInd w:w="151" w:type="dxa"/>
        <w:tblLook w:val="04A0" w:firstRow="1" w:lastRow="0" w:firstColumn="1" w:lastColumn="0" w:noHBand="0" w:noVBand="1"/>
      </w:tblPr>
      <w:tblGrid>
        <w:gridCol w:w="1971"/>
        <w:gridCol w:w="1417"/>
        <w:gridCol w:w="2835"/>
      </w:tblGrid>
      <w:tr w:rsidR="00FC7BC7" w:rsidRPr="00062481" w14:paraId="43B24CB0" w14:textId="77777777" w:rsidTr="001C373B">
        <w:tc>
          <w:tcPr>
            <w:tcW w:w="1971" w:type="dxa"/>
            <w:vAlign w:val="center"/>
          </w:tcPr>
          <w:p w14:paraId="3A63113B" w14:textId="77777777" w:rsidR="00FC7BC7" w:rsidRPr="00062481" w:rsidRDefault="00FC7BC7" w:rsidP="001C373B">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417" w:type="dxa"/>
          </w:tcPr>
          <w:p w14:paraId="0598CE9E" w14:textId="77777777" w:rsidR="00FC7BC7" w:rsidRPr="00062481" w:rsidRDefault="00FC7BC7" w:rsidP="001C373B">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2835" w:type="dxa"/>
          </w:tcPr>
          <w:p w14:paraId="523B3021"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r>
      <w:tr w:rsidR="00FC7BC7" w:rsidRPr="00062481" w14:paraId="4B3802B4" w14:textId="77777777" w:rsidTr="001C373B">
        <w:tc>
          <w:tcPr>
            <w:tcW w:w="1971" w:type="dxa"/>
            <w:vAlign w:val="center"/>
          </w:tcPr>
          <w:p w14:paraId="2A34C897"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={S}</m:t>
                </m:r>
              </m:oMath>
            </m:oMathPara>
          </w:p>
        </w:tc>
        <w:tc>
          <w:tcPr>
            <w:tcW w:w="1417" w:type="dxa"/>
            <w:vAlign w:val="center"/>
          </w:tcPr>
          <w:p w14:paraId="46001BBA" w14:textId="77777777" w:rsidR="00FC7BC7" w:rsidRPr="00062481" w:rsidRDefault="00FC7BC7" w:rsidP="001C373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0D34845E" w14:textId="77777777" w:rsidR="00FC7BC7" w:rsidRPr="00062481" w:rsidRDefault="00FC7BC7" w:rsidP="001C373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32C6BCCD"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0D45D639"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{Q}</m:t>
                </m:r>
              </m:oMath>
            </m:oMathPara>
          </w:p>
        </w:tc>
      </w:tr>
      <w:tr w:rsidR="00FC7BC7" w:rsidRPr="00062481" w14:paraId="4DA92646" w14:textId="77777777" w:rsidTr="001C373B">
        <w:tc>
          <w:tcPr>
            <w:tcW w:w="1971" w:type="dxa"/>
            <w:vAlign w:val="center"/>
          </w:tcPr>
          <w:p w14:paraId="3ECC7D7F" w14:textId="77777777" w:rsidR="00FC7BC7" w:rsidRPr="00062481" w:rsidRDefault="00000000" w:rsidP="001C373B">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={A}</m:t>
                </m:r>
              </m:oMath>
            </m:oMathPara>
          </w:p>
        </w:tc>
        <w:tc>
          <w:tcPr>
            <w:tcW w:w="1417" w:type="dxa"/>
            <w:vAlign w:val="bottom"/>
          </w:tcPr>
          <w:p w14:paraId="45F73D44"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38F62229"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55894B2C"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0F15AD61"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FF0000"/>
                    <w:sz w:val="24"/>
                    <w:szCs w:val="24"/>
                  </w:rPr>
                  <m:t>{B,T}</m:t>
                </m:r>
              </m:oMath>
            </m:oMathPara>
          </w:p>
        </w:tc>
      </w:tr>
      <w:tr w:rsidR="00FC7BC7" w:rsidRPr="00062481" w14:paraId="069059AA" w14:textId="77777777" w:rsidTr="001C373B">
        <w:tc>
          <w:tcPr>
            <w:tcW w:w="1971" w:type="dxa"/>
            <w:vAlign w:val="center"/>
          </w:tcPr>
          <w:p w14:paraId="6D2E2292"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={Q}</m:t>
                </m:r>
              </m:oMath>
            </m:oMathPara>
          </w:p>
        </w:tc>
        <w:tc>
          <w:tcPr>
            <w:tcW w:w="1417" w:type="dxa"/>
            <w:vAlign w:val="bottom"/>
          </w:tcPr>
          <w:p w14:paraId="1DF11E65"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4627DD23"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025B5665"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{Q}</m:t>
                </m:r>
              </m:oMath>
            </m:oMathPara>
          </w:p>
          <w:p w14:paraId="050E0988"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FF0000"/>
                    <w:sz w:val="24"/>
                    <w:szCs w:val="24"/>
                  </w:rPr>
                  <m:t>{T,D}</m:t>
                </m:r>
              </m:oMath>
            </m:oMathPara>
          </w:p>
        </w:tc>
      </w:tr>
      <w:tr w:rsidR="00FC7BC7" w:rsidRPr="00062481" w14:paraId="6C1E2CDD" w14:textId="77777777" w:rsidTr="001C373B">
        <w:tc>
          <w:tcPr>
            <w:tcW w:w="1971" w:type="dxa"/>
            <w:vAlign w:val="center"/>
          </w:tcPr>
          <w:p w14:paraId="6ACC7C27"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={B,T}</m:t>
                </m:r>
              </m:oMath>
            </m:oMathPara>
          </w:p>
        </w:tc>
        <w:tc>
          <w:tcPr>
            <w:tcW w:w="1417" w:type="dxa"/>
            <w:vAlign w:val="bottom"/>
          </w:tcPr>
          <w:p w14:paraId="41C3D7F6"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1140CB9E"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7DD0184E"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{Q}</m:t>
                </m:r>
              </m:oMath>
            </m:oMathPara>
          </w:p>
          <w:p w14:paraId="3341531C"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{D}</m:t>
                </m:r>
              </m:oMath>
            </m:oMathPara>
          </w:p>
        </w:tc>
      </w:tr>
      <w:tr w:rsidR="00FC7BC7" w:rsidRPr="00062481" w14:paraId="3C21E6E0" w14:textId="77777777" w:rsidTr="001C373B">
        <w:tc>
          <w:tcPr>
            <w:tcW w:w="1971" w:type="dxa"/>
            <w:vAlign w:val="center"/>
          </w:tcPr>
          <w:p w14:paraId="5CAC165D"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={D,T}</m:t>
                </m:r>
              </m:oMath>
            </m:oMathPara>
          </w:p>
        </w:tc>
        <w:tc>
          <w:tcPr>
            <w:tcW w:w="1417" w:type="dxa"/>
            <w:vAlign w:val="bottom"/>
          </w:tcPr>
          <w:p w14:paraId="50E2E632"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2BA5E209"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15DD2CE4"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610FF474"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r>
      <w:tr w:rsidR="00FC7BC7" w:rsidRPr="00062481" w14:paraId="3146362C" w14:textId="77777777" w:rsidTr="001C373B">
        <w:tc>
          <w:tcPr>
            <w:tcW w:w="1971" w:type="dxa"/>
            <w:vAlign w:val="center"/>
          </w:tcPr>
          <w:p w14:paraId="7BA2E5F4"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5</m:t>
                    </m:r>
                  </m:sub>
                </m:sSub>
                <m:r>
                  <w:rPr>
                    <w:rFonts w:ascii="Cambria Math" w:eastAsia="楷体" w:hAnsi="Cambria Math" w:cs="Times New Roman"/>
                    <w:color w:val="000000" w:themeColor="text1"/>
                    <w:sz w:val="24"/>
                    <w:szCs w:val="24"/>
                  </w:rPr>
                  <m:t>={D}</m:t>
                </m:r>
              </m:oMath>
            </m:oMathPara>
          </w:p>
        </w:tc>
        <w:tc>
          <w:tcPr>
            <w:tcW w:w="1417" w:type="dxa"/>
            <w:vAlign w:val="bottom"/>
          </w:tcPr>
          <w:p w14:paraId="335CC5E4"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0920863C"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3FCA6D6F"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53D519A8"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r>
      <w:tr w:rsidR="00FC7BC7" w:rsidRPr="00062481" w14:paraId="629F674F" w14:textId="77777777" w:rsidTr="001C373B">
        <w:tc>
          <w:tcPr>
            <w:tcW w:w="1971" w:type="dxa"/>
            <w:vAlign w:val="center"/>
          </w:tcPr>
          <w:p w14:paraId="6D98FE4A"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6</m:t>
                    </m:r>
                  </m:sub>
                </m:sSub>
                <m:r>
                  <w:rPr>
                    <w:rFonts w:ascii="Cambria Math" w:eastAsia="楷体" w:hAnsi="Cambria Math" w:cs="Times New Roman"/>
                    <w:color w:val="000000" w:themeColor="text1"/>
                    <w:sz w:val="24"/>
                    <w:szCs w:val="24"/>
                  </w:rPr>
                  <m:t>={B}</m:t>
                </m:r>
              </m:oMath>
            </m:oMathPara>
          </w:p>
        </w:tc>
        <w:tc>
          <w:tcPr>
            <w:tcW w:w="1417" w:type="dxa"/>
            <w:vAlign w:val="bottom"/>
          </w:tcPr>
          <w:p w14:paraId="21604197"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04C0F621"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79AF1345"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{Q}</m:t>
                </m:r>
              </m:oMath>
            </m:oMathPara>
          </w:p>
          <w:p w14:paraId="4C83429D"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{D}</m:t>
                </m:r>
              </m:oMath>
            </m:oMathPara>
          </w:p>
        </w:tc>
      </w:tr>
    </w:tbl>
    <w:p w14:paraId="184B3F95" w14:textId="77777777" w:rsidR="00FC7BC7" w:rsidRPr="00062481" w:rsidRDefault="00FC7BC7" w:rsidP="00FC7BC7">
      <w:pPr>
        <w:rPr>
          <w:rFonts w:ascii="Times New Roman" w:eastAsia="楷体" w:hAnsi="Times New Roman" w:cs="Times New Roman"/>
          <w:b/>
          <w:bCs/>
          <w:color w:val="000000" w:themeColor="text1"/>
          <w:sz w:val="24"/>
          <w:szCs w:val="24"/>
        </w:rPr>
      </w:pPr>
    </w:p>
    <w:p w14:paraId="19D2F09A" w14:textId="77777777" w:rsidR="00FC7BC7" w:rsidRPr="00062481" w:rsidRDefault="00FC7BC7" w:rsidP="00FC7BC7">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如下为：</w:t>
      </w:r>
    </w:p>
    <w:p w14:paraId="4C6503A2" w14:textId="77777777" w:rsidR="00FC7BC7" w:rsidRPr="00062481" w:rsidRDefault="00FC7BC7" w:rsidP="00FC7BC7">
      <w:pPr>
        <w:rPr>
          <w:rFonts w:ascii="Times New Roman" w:eastAsia="楷体" w:hAnsi="Times New Roman" w:cs="Times New Roman"/>
          <w:b/>
          <w:bCs/>
          <w:iCs/>
          <w:sz w:val="24"/>
          <w:szCs w:val="24"/>
        </w:rPr>
      </w:pPr>
      <w:r>
        <w:rPr>
          <w:rFonts w:ascii="Times New Roman" w:eastAsia="楷体" w:hAnsi="Times New Roman" w:cs="Times New Roman"/>
          <w:b/>
          <w:bCs/>
          <w:iCs/>
          <w:noProof/>
          <w:sz w:val="24"/>
          <w:szCs w:val="24"/>
        </w:rPr>
        <w:drawing>
          <wp:inline distT="0" distB="0" distL="0" distR="0" wp14:anchorId="6D9DB405" wp14:editId="561028AA">
            <wp:extent cx="4136624" cy="253646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289" cy="2535647"/>
                    </a:xfrm>
                    <a:prstGeom prst="rect">
                      <a:avLst/>
                    </a:prstGeom>
                    <a:noFill/>
                  </pic:spPr>
                </pic:pic>
              </a:graphicData>
            </a:graphic>
          </wp:inline>
        </w:drawing>
      </w:r>
    </w:p>
    <w:p w14:paraId="5A4946D3" w14:textId="77777777" w:rsidR="00FC7BC7" w:rsidRPr="00062481" w:rsidRDefault="00FC7BC7" w:rsidP="00FC7BC7">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分割法最小化：</w:t>
      </w:r>
    </w:p>
    <w:p w14:paraId="482EF8D9" w14:textId="77777777" w:rsidR="00FC7BC7" w:rsidRPr="00062481" w:rsidRDefault="00FC7BC7" w:rsidP="00FC7BC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5</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6</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m:t>
          </m:r>
        </m:oMath>
      </m:oMathPara>
    </w:p>
    <w:p w14:paraId="4D0D81C3" w14:textId="77777777" w:rsidR="00FC7BC7" w:rsidRPr="00062481" w:rsidRDefault="00FC7BC7" w:rsidP="00FC7BC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5</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6</m:t>
              </m:r>
            </m:sub>
          </m:sSub>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m:t>
          </m:r>
        </m:oMath>
      </m:oMathPara>
    </w:p>
    <w:p w14:paraId="1A37E305" w14:textId="77777777" w:rsidR="00FC7BC7" w:rsidRPr="00062481" w:rsidRDefault="00FC7BC7" w:rsidP="00FC7BC7">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令</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e>
        </m:d>
        <m:r>
          <w:rPr>
            <w:rFonts w:ascii="Cambria Math" w:eastAsia="楷体" w:hAnsi="Cambria Math" w:cs="Times New Roman"/>
            <w:color w:val="000000" w:themeColor="text1"/>
            <w:sz w:val="24"/>
            <w:szCs w:val="24"/>
          </w:rPr>
          <m:t xml:space="preserve">, </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 xml:space="preserve"> S</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5</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6</m:t>
                </m:r>
              </m:sub>
            </m:sSub>
          </m:e>
        </m:d>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  S</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 xml:space="preserve">,  </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S</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4</m:t>
            </m:r>
          </m:sub>
        </m:sSub>
        <m:r>
          <w:rPr>
            <w:rFonts w:ascii="Cambria Math" w:eastAsia="楷体" w:hAnsi="Cambria Math" w:cs="Times New Roman"/>
            <w:color w:val="000000" w:themeColor="text1"/>
            <w:sz w:val="24"/>
            <w:szCs w:val="24"/>
          </w:rPr>
          <m:t>}</m:t>
        </m:r>
      </m:oMath>
      <w:r>
        <w:rPr>
          <w:rFonts w:ascii="Times New Roman" w:eastAsia="楷体" w:hAnsi="Times New Roman" w:cs="Times New Roman" w:hint="eastAsia"/>
          <w:color w:val="000000" w:themeColor="text1"/>
          <w:sz w:val="24"/>
          <w:szCs w:val="24"/>
        </w:rPr>
        <w:t>，</w:t>
      </w:r>
      <w:r w:rsidRPr="00062481">
        <w:rPr>
          <w:rFonts w:ascii="Times New Roman" w:eastAsia="楷体" w:hAnsi="Times New Roman" w:cs="Times New Roman" w:hint="eastAsia"/>
          <w:b/>
          <w:color w:val="000000" w:themeColor="text1"/>
          <w:sz w:val="24"/>
          <w:szCs w:val="24"/>
        </w:rPr>
        <w:t>则</w:t>
      </w:r>
      <w:r w:rsidRPr="00062481">
        <w:rPr>
          <w:rFonts w:ascii="Times New Roman" w:eastAsia="楷体" w:hAnsi="Times New Roman" w:cs="Times New Roman" w:hint="eastAsia"/>
          <w:b/>
          <w:bCs/>
          <w:color w:val="000000" w:themeColor="text1"/>
          <w:sz w:val="24"/>
          <w:szCs w:val="24"/>
        </w:rPr>
        <w:t>最小化的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w:t>
      </w:r>
    </w:p>
    <w:p w14:paraId="6D0CEDBD" w14:textId="77777777" w:rsidR="00FC7BC7" w:rsidRPr="00062481" w:rsidRDefault="00FC7BC7" w:rsidP="00FC7BC7">
      <w:pPr>
        <w:rPr>
          <w:rFonts w:ascii="Times New Roman" w:eastAsia="楷体" w:hAnsi="Times New Roman" w:cs="Times New Roman"/>
          <w:color w:val="000000" w:themeColor="text1"/>
          <w:sz w:val="24"/>
          <w:szCs w:val="24"/>
        </w:rPr>
      </w:pPr>
      <w:r>
        <w:rPr>
          <w:rFonts w:ascii="Times New Roman" w:eastAsia="楷体" w:hAnsi="Times New Roman" w:cs="Times New Roman"/>
          <w:noProof/>
          <w:color w:val="000000" w:themeColor="text1"/>
          <w:sz w:val="24"/>
          <w:szCs w:val="24"/>
        </w:rPr>
        <w:drawing>
          <wp:inline distT="0" distB="0" distL="0" distR="0" wp14:anchorId="44F4DD8C" wp14:editId="00E40AE5">
            <wp:extent cx="3045125" cy="1957073"/>
            <wp:effectExtent l="0" t="0" r="0" b="508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5968" cy="1964042"/>
                    </a:xfrm>
                    <a:prstGeom prst="rect">
                      <a:avLst/>
                    </a:prstGeom>
                    <a:noFill/>
                  </pic:spPr>
                </pic:pic>
              </a:graphicData>
            </a:graphic>
          </wp:inline>
        </w:drawing>
      </w:r>
    </w:p>
    <w:p w14:paraId="24094AF9" w14:textId="77777777" w:rsidR="00FC7BC7" w:rsidRPr="00062481" w:rsidRDefault="00FC7BC7" w:rsidP="00FC7BC7">
      <w:pPr>
        <w:rPr>
          <w:rFonts w:ascii="Times New Roman" w:eastAsia="楷体" w:hAnsi="Times New Roman" w:cs="Times New Roman"/>
          <w:color w:val="000000" w:themeColor="text1"/>
          <w:sz w:val="24"/>
          <w:szCs w:val="24"/>
        </w:rPr>
      </w:pPr>
    </w:p>
    <w:p w14:paraId="138DE7BC" w14:textId="77777777" w:rsidR="00FC7BC7" w:rsidRPr="00062481" w:rsidRDefault="00FC7BC7" w:rsidP="00FC7BC7">
      <w:pPr>
        <w:pStyle w:val="a6"/>
        <w:numPr>
          <w:ilvl w:val="0"/>
          <w:numId w:val="17"/>
        </w:numPr>
        <w:ind w:firstLineChars="0"/>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给出下述正规文法所对应的正规式：</w:t>
      </w:r>
    </w:p>
    <w:p w14:paraId="45FFD064" w14:textId="77777777" w:rsidR="00FC7BC7" w:rsidRPr="00062481" w:rsidRDefault="00FC7BC7" w:rsidP="00FC7BC7">
      <w:pPr>
        <w:pStyle w:val="a6"/>
        <w:ind w:left="360" w:firstLineChars="0" w:firstLine="0"/>
        <w:rPr>
          <w:rFonts w:ascii="Times New Roman" w:eastAsia="楷体" w:hAnsi="Times New Roman" w:cs="Times New Roman"/>
          <w:b/>
          <w:bCs/>
          <w:i/>
          <w:sz w:val="24"/>
          <w:szCs w:val="24"/>
        </w:rPr>
      </w:pPr>
      <m:oMathPara>
        <m:oMathParaPr>
          <m:jc m:val="left"/>
        </m:oMathParaPr>
        <m:oMath>
          <m:r>
            <m:rPr>
              <m:sty m:val="bi"/>
            </m:rPr>
            <w:rPr>
              <w:rFonts w:ascii="Cambria Math" w:eastAsia="楷体" w:hAnsi="Cambria Math" w:cs="Times New Roman"/>
              <w:color w:val="FF0000"/>
              <w:sz w:val="24"/>
              <w:szCs w:val="24"/>
            </w:rPr>
            <m:t>S</m:t>
          </m:r>
          <m:r>
            <m:rPr>
              <m:sty m:val="bi"/>
            </m:rPr>
            <w:rPr>
              <w:rFonts w:ascii="Cambria Math" w:eastAsia="楷体" w:hAnsi="Cambria Math" w:cs="Times New Roman"/>
              <w:sz w:val="24"/>
              <w:szCs w:val="24"/>
            </w:rPr>
            <m:t>→0</m:t>
          </m:r>
          <m:r>
            <m:rPr>
              <m:sty m:val="bi"/>
            </m:rPr>
            <w:rPr>
              <w:rFonts w:ascii="Cambria Math" w:eastAsia="楷体" w:hAnsi="Cambria Math" w:cs="Times New Roman"/>
              <w:sz w:val="24"/>
              <w:szCs w:val="24"/>
            </w:rPr>
            <m:t>A|1</m:t>
          </m:r>
          <m:r>
            <m:rPr>
              <m:sty m:val="bi"/>
            </m:rPr>
            <w:rPr>
              <w:rFonts w:ascii="Cambria Math" w:eastAsia="楷体" w:hAnsi="Cambria Math" w:cs="Times New Roman"/>
              <w:sz w:val="24"/>
              <w:szCs w:val="24"/>
            </w:rPr>
            <m:t>B</m:t>
          </m:r>
        </m:oMath>
      </m:oMathPara>
    </w:p>
    <w:p w14:paraId="01EA75E8" w14:textId="77777777" w:rsidR="00FC7BC7" w:rsidRPr="00062481" w:rsidRDefault="00FC7BC7" w:rsidP="00FC7BC7">
      <w:pPr>
        <w:pStyle w:val="a6"/>
        <w:ind w:left="360" w:firstLineChars="0" w:firstLine="0"/>
        <w:rPr>
          <w:rFonts w:ascii="Times New Roman" w:eastAsia="楷体" w:hAnsi="Times New Roman" w:cs="Times New Roman"/>
          <w:b/>
          <w:bCs/>
          <w:i/>
          <w:sz w:val="24"/>
          <w:szCs w:val="24"/>
        </w:rPr>
      </w:pPr>
      <m:oMathPara>
        <m:oMathParaPr>
          <m:jc m:val="left"/>
        </m:oMathParaPr>
        <m:oMath>
          <m:r>
            <m:rPr>
              <m:sty m:val="bi"/>
            </m:rPr>
            <w:rPr>
              <w:rFonts w:ascii="Cambria Math" w:eastAsia="楷体" w:hAnsi="Cambria Math" w:cs="Times New Roman"/>
              <w:sz w:val="24"/>
              <w:szCs w:val="24"/>
            </w:rPr>
            <m:t>A→1</m:t>
          </m:r>
          <m:r>
            <m:rPr>
              <m:sty m:val="bi"/>
            </m:rPr>
            <w:rPr>
              <w:rFonts w:ascii="Cambria Math" w:eastAsia="楷体" w:hAnsi="Cambria Math" w:cs="Times New Roman"/>
              <w:sz w:val="24"/>
              <w:szCs w:val="24"/>
            </w:rPr>
            <m:t>S|1</m:t>
          </m:r>
        </m:oMath>
      </m:oMathPara>
    </w:p>
    <w:p w14:paraId="1AB9F623" w14:textId="77777777" w:rsidR="00FC7BC7" w:rsidRPr="00062481" w:rsidRDefault="00FC7BC7" w:rsidP="00FC7BC7">
      <w:pPr>
        <w:pStyle w:val="a6"/>
        <w:ind w:left="360" w:firstLineChars="0" w:firstLine="0"/>
        <w:rPr>
          <w:rFonts w:ascii="Times New Roman" w:eastAsia="楷体" w:hAnsi="Times New Roman" w:cs="Times New Roman"/>
          <w:b/>
          <w:bCs/>
          <w:i/>
          <w:sz w:val="24"/>
          <w:szCs w:val="24"/>
        </w:rPr>
      </w:pPr>
      <m:oMathPara>
        <m:oMathParaPr>
          <m:jc m:val="left"/>
        </m:oMathParaPr>
        <m:oMath>
          <m:r>
            <m:rPr>
              <m:sty m:val="bi"/>
            </m:rPr>
            <w:rPr>
              <w:rFonts w:ascii="Cambria Math" w:eastAsia="楷体" w:hAnsi="Cambria Math" w:cs="Times New Roman"/>
              <w:sz w:val="24"/>
              <w:szCs w:val="24"/>
            </w:rPr>
            <m:t>B→0</m:t>
          </m:r>
          <m:r>
            <m:rPr>
              <m:sty m:val="bi"/>
            </m:rPr>
            <w:rPr>
              <w:rFonts w:ascii="Cambria Math" w:eastAsia="楷体" w:hAnsi="Cambria Math" w:cs="Times New Roman"/>
              <w:sz w:val="24"/>
              <w:szCs w:val="24"/>
            </w:rPr>
            <m:t>S|0</m:t>
          </m:r>
        </m:oMath>
      </m:oMathPara>
    </w:p>
    <w:p w14:paraId="172E5D17" w14:textId="5F15DCE1" w:rsidR="00DC5D76" w:rsidRPr="00DC5D76" w:rsidRDefault="00FC7BC7" w:rsidP="00DC5D76">
      <w:pPr>
        <w:pStyle w:val="a6"/>
        <w:ind w:left="360" w:firstLineChars="0" w:firstLine="0"/>
        <w:rPr>
          <w:rFonts w:ascii="Cambria Math" w:eastAsia="楷体" w:hAnsi="Cambria Math" w:cs="Times New Roman"/>
          <w:b/>
          <w:iCs/>
          <w:sz w:val="24"/>
          <w:szCs w:val="24"/>
        </w:rPr>
      </w:pPr>
      <w:r w:rsidRPr="00062481">
        <w:rPr>
          <w:rFonts w:ascii="Times New Roman" w:eastAsia="楷体" w:hAnsi="Times New Roman" w:cs="Times New Roman" w:hint="eastAsia"/>
          <w:b/>
          <w:bCs/>
          <w:iCs/>
          <w:color w:val="FF0000"/>
          <w:sz w:val="24"/>
          <w:szCs w:val="24"/>
        </w:rPr>
        <w:t>答：</w:t>
      </w:r>
      <w:r w:rsidR="00DC5D76" w:rsidRPr="00DC5D76">
        <w:rPr>
          <w:rFonts w:ascii="Cambria Math" w:eastAsia="楷体" w:hAnsi="Cambria Math" w:cs="Times New Roman"/>
          <w:b/>
          <w:i/>
          <w:sz w:val="24"/>
          <w:szCs w:val="24"/>
        </w:rPr>
        <w:br/>
      </w:r>
      <w:r w:rsidR="00DC5D76">
        <w:rPr>
          <w:rFonts w:ascii="Cambria Math" w:eastAsia="楷体" w:hAnsi="Cambria Math" w:cs="Times New Roman" w:hint="eastAsia"/>
          <w:b/>
          <w:iCs/>
          <w:sz w:val="24"/>
          <w:szCs w:val="24"/>
        </w:rPr>
        <w:t>将</w:t>
      </w:r>
      <w:r w:rsidR="00DC5D76">
        <w:rPr>
          <w:rFonts w:ascii="Cambria Math" w:eastAsia="楷体" w:hAnsi="Cambria Math" w:cs="Times New Roman" w:hint="eastAsia"/>
          <w:b/>
          <w:iCs/>
          <w:sz w:val="24"/>
          <w:szCs w:val="24"/>
        </w:rPr>
        <w:t>A</w:t>
      </w:r>
      <w:r w:rsidR="00DC5D76">
        <w:rPr>
          <w:rFonts w:ascii="Cambria Math" w:eastAsia="楷体" w:hAnsi="Cambria Math" w:cs="Times New Roman" w:hint="eastAsia"/>
          <w:b/>
          <w:iCs/>
          <w:sz w:val="24"/>
          <w:szCs w:val="24"/>
        </w:rPr>
        <w:t>和</w:t>
      </w:r>
      <w:r w:rsidR="00DC5D76">
        <w:rPr>
          <w:rFonts w:ascii="Cambria Math" w:eastAsia="楷体" w:hAnsi="Cambria Math" w:cs="Times New Roman" w:hint="eastAsia"/>
          <w:b/>
          <w:iCs/>
          <w:sz w:val="24"/>
          <w:szCs w:val="24"/>
        </w:rPr>
        <w:t>B</w:t>
      </w:r>
      <w:r w:rsidR="00DC5D76">
        <w:rPr>
          <w:rFonts w:ascii="Cambria Math" w:eastAsia="楷体" w:hAnsi="Cambria Math" w:cs="Times New Roman" w:hint="eastAsia"/>
          <w:b/>
          <w:iCs/>
          <w:sz w:val="24"/>
          <w:szCs w:val="24"/>
        </w:rPr>
        <w:t>的产生式代入</w:t>
      </w:r>
      <w:r w:rsidR="00DC5D76">
        <w:rPr>
          <w:rFonts w:ascii="Cambria Math" w:eastAsia="楷体" w:hAnsi="Cambria Math" w:cs="Times New Roman" w:hint="eastAsia"/>
          <w:b/>
          <w:iCs/>
          <w:sz w:val="24"/>
          <w:szCs w:val="24"/>
        </w:rPr>
        <w:t>S</w:t>
      </w:r>
      <w:r w:rsidR="00DC5D76">
        <w:rPr>
          <w:rFonts w:ascii="Cambria Math" w:eastAsia="楷体" w:hAnsi="Cambria Math" w:cs="Times New Roman" w:hint="eastAsia"/>
          <w:b/>
          <w:iCs/>
          <w:sz w:val="24"/>
          <w:szCs w:val="24"/>
        </w:rPr>
        <w:t>中：</w:t>
      </w:r>
    </w:p>
    <w:p w14:paraId="507A7E95" w14:textId="6104FB6D" w:rsidR="00DC5D76" w:rsidRPr="00062481" w:rsidRDefault="00DC5D76" w:rsidP="00DC5D76">
      <w:pPr>
        <w:pStyle w:val="a6"/>
        <w:ind w:left="360" w:firstLineChars="100" w:firstLine="241"/>
        <w:rPr>
          <w:rFonts w:ascii="Times New Roman" w:eastAsia="楷体" w:hAnsi="Times New Roman" w:cs="Times New Roman"/>
          <w:b/>
          <w:bCs/>
          <w:i/>
          <w:sz w:val="24"/>
          <w:szCs w:val="24"/>
        </w:rPr>
      </w:pPr>
      <m:oMathPara>
        <m:oMathParaPr>
          <m:jc m:val="left"/>
        </m:oMathParaPr>
        <m:oMath>
          <m:r>
            <m:rPr>
              <m:sty m:val="bi"/>
            </m:rPr>
            <w:rPr>
              <w:rFonts w:ascii="Cambria Math" w:eastAsia="楷体" w:hAnsi="Cambria Math" w:cs="Times New Roman"/>
              <w:sz w:val="24"/>
              <w:szCs w:val="24"/>
            </w:rPr>
            <m:t>S→01</m:t>
          </m:r>
          <m:r>
            <m:rPr>
              <m:sty m:val="bi"/>
            </m:rPr>
            <w:rPr>
              <w:rFonts w:ascii="Cambria Math" w:eastAsia="楷体" w:hAnsi="Cambria Math" w:cs="Times New Roman"/>
              <w:sz w:val="24"/>
              <w:szCs w:val="24"/>
            </w:rPr>
            <m:t>S|01|10</m:t>
          </m:r>
          <m:r>
            <m:rPr>
              <m:sty m:val="bi"/>
            </m:rPr>
            <w:rPr>
              <w:rFonts w:ascii="Cambria Math" w:eastAsia="楷体" w:hAnsi="Cambria Math" w:cs="Times New Roman"/>
              <w:sz w:val="24"/>
              <w:szCs w:val="24"/>
            </w:rPr>
            <m:t>S|10</m:t>
          </m:r>
        </m:oMath>
      </m:oMathPara>
    </w:p>
    <w:p w14:paraId="0656FE50" w14:textId="77777777" w:rsidR="00DC5D76" w:rsidRPr="00062481" w:rsidRDefault="00DC5D76" w:rsidP="00DC5D76">
      <w:pPr>
        <w:pStyle w:val="a6"/>
        <w:ind w:left="360" w:firstLineChars="0" w:firstLine="0"/>
        <w:rPr>
          <w:rFonts w:ascii="Times New Roman" w:eastAsia="楷体" w:hAnsi="Times New Roman" w:cs="Times New Roman"/>
          <w:b/>
          <w:bCs/>
          <w:i/>
          <w:sz w:val="24"/>
          <w:szCs w:val="24"/>
        </w:rPr>
      </w:pPr>
      <m:oMathPara>
        <m:oMathParaPr>
          <m:jc m:val="left"/>
        </m:oMathParaPr>
        <m:oMath>
          <m:r>
            <m:rPr>
              <m:sty m:val="bi"/>
            </m:rPr>
            <w:rPr>
              <w:rFonts w:ascii="Cambria Math" w:eastAsia="楷体" w:hAnsi="Cambria Math" w:cs="Times New Roman"/>
              <w:sz w:val="24"/>
              <w:szCs w:val="24"/>
            </w:rPr>
            <m:t>S→(01|10)S|(01|10)</m:t>
          </m:r>
        </m:oMath>
      </m:oMathPara>
    </w:p>
    <w:p w14:paraId="26E31A0B" w14:textId="1FB51970" w:rsidR="00DC5D76" w:rsidRDefault="00DC5D76" w:rsidP="00FC7BC7">
      <w:pPr>
        <w:rPr>
          <w:rFonts w:ascii="Times New Roman" w:eastAsia="楷体" w:hAnsi="Times New Roman" w:cs="Times New Roman"/>
          <w:b/>
          <w:bCs/>
          <w:iCs/>
          <w:color w:val="FF0000"/>
          <w:sz w:val="24"/>
          <w:szCs w:val="24"/>
        </w:rPr>
      </w:pPr>
      <w:r>
        <w:rPr>
          <w:rFonts w:ascii="Times New Roman" w:eastAsia="楷体" w:hAnsi="Times New Roman" w:cs="Times New Roman" w:hint="eastAsia"/>
          <w:b/>
          <w:bCs/>
          <w:iCs/>
          <w:color w:val="FF0000"/>
          <w:sz w:val="24"/>
          <w:szCs w:val="24"/>
        </w:rPr>
        <w:t xml:space="preserve"> </w:t>
      </w:r>
      <w:r>
        <w:rPr>
          <w:rFonts w:ascii="Times New Roman" w:eastAsia="楷体" w:hAnsi="Times New Roman" w:cs="Times New Roman"/>
          <w:b/>
          <w:bCs/>
          <w:iCs/>
          <w:color w:val="FF0000"/>
          <w:sz w:val="24"/>
          <w:szCs w:val="24"/>
        </w:rPr>
        <w:t xml:space="preserve"> </w:t>
      </w:r>
      <w:r w:rsidRPr="00DC5D76">
        <w:rPr>
          <w:rFonts w:ascii="Times New Roman" w:eastAsia="楷体" w:hAnsi="Times New Roman" w:cs="Times New Roman"/>
          <w:b/>
          <w:bCs/>
          <w:iCs/>
          <w:sz w:val="24"/>
          <w:szCs w:val="24"/>
        </w:rPr>
        <w:t xml:space="preserve"> </w:t>
      </w:r>
      <w:r w:rsidRPr="00DC5D76">
        <w:rPr>
          <w:rFonts w:ascii="Times New Roman" w:eastAsia="楷体" w:hAnsi="Times New Roman" w:cs="Times New Roman" w:hint="eastAsia"/>
          <w:b/>
          <w:bCs/>
          <w:iCs/>
          <w:sz w:val="24"/>
          <w:szCs w:val="24"/>
        </w:rPr>
        <w:t>对</w:t>
      </w:r>
      <w:r w:rsidRPr="00DC5D76">
        <w:rPr>
          <w:rFonts w:ascii="Times New Roman" w:eastAsia="楷体" w:hAnsi="Times New Roman" w:cs="Times New Roman" w:hint="eastAsia"/>
          <w:b/>
          <w:bCs/>
          <w:iCs/>
          <w:sz w:val="24"/>
          <w:szCs w:val="24"/>
        </w:rPr>
        <w:t>S</w:t>
      </w:r>
      <w:r w:rsidRPr="00DC5D76">
        <w:rPr>
          <w:rFonts w:ascii="Times New Roman" w:eastAsia="楷体" w:hAnsi="Times New Roman" w:cs="Times New Roman" w:hint="eastAsia"/>
          <w:b/>
          <w:bCs/>
          <w:iCs/>
          <w:sz w:val="24"/>
          <w:szCs w:val="24"/>
        </w:rPr>
        <w:t>进行求解：</w:t>
      </w:r>
    </w:p>
    <w:p w14:paraId="6B2460AD" w14:textId="0431756B" w:rsidR="00FC7BC7" w:rsidRPr="00DC5D76" w:rsidRDefault="00000000" w:rsidP="00DC5D76">
      <w:pPr>
        <w:ind w:leftChars="202" w:left="424" w:firstLineChars="177" w:firstLine="425"/>
        <w:rPr>
          <w:rFonts w:ascii="Times New Roman" w:eastAsia="楷体" w:hAnsi="Times New Roman" w:cs="Times New Roman"/>
          <w:color w:val="FF0000"/>
          <w:sz w:val="24"/>
          <w:szCs w:val="24"/>
        </w:rPr>
      </w:pPr>
      <m:oMathPara>
        <m:oMathParaPr>
          <m:jc m:val="left"/>
        </m:oMathParaPr>
        <m:oMath>
          <m:sSup>
            <m:sSupPr>
              <m:ctrlPr>
                <w:rPr>
                  <w:rFonts w:ascii="Cambria Math" w:eastAsia="楷体" w:hAnsi="Cambria Math" w:cs="Times New Roman"/>
                  <w:i/>
                  <w:sz w:val="24"/>
                  <w:szCs w:val="24"/>
                </w:rPr>
              </m:ctrlPr>
            </m:sSupPr>
            <m:e>
              <m:d>
                <m:dPr>
                  <m:ctrlPr>
                    <w:rPr>
                      <w:rFonts w:ascii="Cambria Math" w:eastAsia="楷体" w:hAnsi="Cambria Math" w:cs="Times New Roman"/>
                      <w:i/>
                      <w:sz w:val="24"/>
                      <w:szCs w:val="24"/>
                    </w:rPr>
                  </m:ctrlPr>
                </m:dPr>
                <m:e>
                  <m:r>
                    <w:rPr>
                      <w:rFonts w:ascii="Cambria Math" w:eastAsia="楷体" w:hAnsi="Cambria Math" w:cs="Times New Roman"/>
                      <w:sz w:val="24"/>
                      <w:szCs w:val="24"/>
                    </w:rPr>
                    <m:t>01</m:t>
                  </m:r>
                </m:e>
                <m:e>
                  <m:r>
                    <w:rPr>
                      <w:rFonts w:ascii="Cambria Math" w:eastAsia="楷体" w:hAnsi="Cambria Math" w:cs="Times New Roman"/>
                      <w:sz w:val="24"/>
                      <w:szCs w:val="24"/>
                    </w:rPr>
                    <m:t>10</m:t>
                  </m:r>
                </m:e>
              </m:d>
            </m:e>
            <m:sup>
              <m:r>
                <w:rPr>
                  <w:rFonts w:ascii="Cambria Math" w:eastAsia="楷体" w:hAnsi="Cambria Math" w:cs="Times New Roman"/>
                  <w:sz w:val="24"/>
                  <w:szCs w:val="24"/>
                </w:rPr>
                <m:t>*</m:t>
              </m:r>
            </m:sup>
          </m:sSup>
          <m:r>
            <w:rPr>
              <w:rFonts w:ascii="Cambria Math" w:eastAsia="楷体" w:hAnsi="Cambria Math" w:cs="Times New Roman"/>
              <w:sz w:val="24"/>
              <w:szCs w:val="24"/>
            </w:rPr>
            <m:t>(01|10)</m:t>
          </m:r>
        </m:oMath>
      </m:oMathPara>
    </w:p>
    <w:p w14:paraId="095DFA7B" w14:textId="77777777" w:rsidR="00FC7BC7" w:rsidRPr="00DF1EE9" w:rsidRDefault="00FC7BC7" w:rsidP="00DF1EE9">
      <w:pPr>
        <w:pStyle w:val="a4"/>
        <w:shd w:val="clear" w:color="auto" w:fill="FFFFFF"/>
        <w:spacing w:before="0" w:beforeAutospacing="0" w:after="0" w:afterAutospacing="0" w:line="400" w:lineRule="exact"/>
        <w:ind w:firstLineChars="50" w:firstLine="120"/>
        <w:rPr>
          <w:rFonts w:ascii="楷体" w:eastAsia="楷体" w:hAnsi="楷体"/>
          <w:color w:val="333333"/>
        </w:rPr>
      </w:pPr>
    </w:p>
    <w:p w14:paraId="0D54C645" w14:textId="77777777" w:rsidR="00FC7BC7" w:rsidRPr="00062481" w:rsidRDefault="00FC7BC7" w:rsidP="00FC7BC7">
      <w:pPr>
        <w:pStyle w:val="a6"/>
        <w:numPr>
          <w:ilvl w:val="0"/>
          <w:numId w:val="17"/>
        </w:numPr>
        <w:ind w:firstLineChars="0"/>
        <w:rPr>
          <w:rFonts w:ascii="Times New Roman" w:eastAsia="楷体" w:hAnsi="Times New Roman" w:cs="Times New Roman"/>
          <w:b/>
          <w:bCs/>
          <w:iCs/>
          <w:sz w:val="24"/>
          <w:szCs w:val="24"/>
        </w:rPr>
      </w:pPr>
      <w:r w:rsidRPr="00062481">
        <w:rPr>
          <w:rFonts w:ascii="Times New Roman" w:eastAsia="楷体" w:hAnsi="Times New Roman" w:cs="Times New Roman" w:hint="eastAsia"/>
          <w:b/>
          <w:bCs/>
          <w:iCs/>
          <w:sz w:val="24"/>
          <w:szCs w:val="24"/>
        </w:rPr>
        <w:t>构造下述文法</w:t>
      </w:r>
      <m:oMath>
        <m:r>
          <m:rPr>
            <m:sty m:val="bi"/>
          </m:rPr>
          <w:rPr>
            <w:rFonts w:ascii="Cambria Math" w:eastAsia="楷体" w:hAnsi="Cambria Math" w:cs="Times New Roman"/>
            <w:sz w:val="24"/>
            <w:szCs w:val="24"/>
          </w:rPr>
          <m:t>G[S]</m:t>
        </m:r>
      </m:oMath>
      <w:r w:rsidRPr="00062481">
        <w:rPr>
          <w:rFonts w:ascii="Times New Roman" w:eastAsia="楷体" w:hAnsi="Times New Roman" w:cs="Times New Roman" w:hint="eastAsia"/>
          <w:b/>
          <w:bCs/>
          <w:iCs/>
          <w:sz w:val="24"/>
          <w:szCs w:val="24"/>
        </w:rPr>
        <w:t>的自动机：</w:t>
      </w:r>
    </w:p>
    <w:p w14:paraId="08470EF3" w14:textId="77777777" w:rsidR="00FC7BC7" w:rsidRPr="00062481" w:rsidRDefault="00FC7BC7" w:rsidP="00FC7BC7">
      <w:pPr>
        <w:pStyle w:val="a6"/>
        <w:ind w:left="360" w:firstLineChars="0" w:firstLine="0"/>
        <w:rPr>
          <w:rFonts w:ascii="Times New Roman" w:eastAsia="楷体" w:hAnsi="Times New Roman" w:cs="Times New Roman"/>
          <w:b/>
          <w:bCs/>
          <w:i/>
          <w:sz w:val="24"/>
          <w:szCs w:val="24"/>
        </w:rPr>
      </w:pPr>
      <m:oMathPara>
        <m:oMathParaPr>
          <m:jc m:val="left"/>
        </m:oMathParaPr>
        <m:oMath>
          <m:r>
            <m:rPr>
              <m:sty m:val="bi"/>
            </m:rPr>
            <w:rPr>
              <w:rFonts w:ascii="Cambria Math" w:eastAsia="楷体" w:hAnsi="Cambria Math" w:cs="Times New Roman"/>
              <w:sz w:val="24"/>
              <w:szCs w:val="24"/>
            </w:rPr>
            <m:t>S→A</m:t>
          </m:r>
          <m:r>
            <m:rPr>
              <m:sty m:val="bi"/>
            </m:rPr>
            <w:rPr>
              <w:rFonts w:ascii="Cambria Math" w:eastAsia="楷体" w:hAnsi="Cambria Math" w:cs="Times New Roman"/>
              <w:sz w:val="24"/>
              <w:szCs w:val="24"/>
            </w:rPr>
            <m:t>0</m:t>
          </m:r>
        </m:oMath>
      </m:oMathPara>
    </w:p>
    <w:p w14:paraId="29153780" w14:textId="77777777" w:rsidR="00FC7BC7" w:rsidRPr="00062481" w:rsidRDefault="00FC7BC7" w:rsidP="00FC7BC7">
      <w:pPr>
        <w:pStyle w:val="a6"/>
        <w:ind w:left="360" w:firstLineChars="0" w:firstLine="0"/>
        <w:rPr>
          <w:rFonts w:ascii="Times New Roman" w:eastAsia="楷体" w:hAnsi="Times New Roman" w:cs="Times New Roman"/>
          <w:b/>
          <w:bCs/>
          <w:i/>
          <w:iCs/>
          <w:sz w:val="24"/>
          <w:szCs w:val="24"/>
        </w:rPr>
      </w:pPr>
      <m:oMathPara>
        <m:oMathParaPr>
          <m:jc m:val="left"/>
        </m:oMathParaPr>
        <m:oMath>
          <m:r>
            <m:rPr>
              <m:sty m:val="bi"/>
            </m:rPr>
            <w:rPr>
              <w:rFonts w:ascii="Cambria Math" w:eastAsia="楷体" w:hAnsi="Cambria Math" w:cs="Times New Roman"/>
              <w:sz w:val="24"/>
              <w:szCs w:val="24"/>
            </w:rPr>
            <m:t>A→A</m:t>
          </m:r>
          <m:r>
            <m:rPr>
              <m:sty m:val="bi"/>
            </m:rPr>
            <w:rPr>
              <w:rFonts w:ascii="Cambria Math" w:eastAsia="楷体" w:hAnsi="Cambria Math" w:cs="Times New Roman"/>
              <w:sz w:val="24"/>
              <w:szCs w:val="24"/>
            </w:rPr>
            <m:t>0|S</m:t>
          </m:r>
          <m:r>
            <m:rPr>
              <m:sty m:val="bi"/>
            </m:rPr>
            <w:rPr>
              <w:rFonts w:ascii="Cambria Math" w:eastAsia="楷体" w:hAnsi="Cambria Math" w:cs="Times New Roman"/>
              <w:sz w:val="24"/>
              <w:szCs w:val="24"/>
            </w:rPr>
            <m:t>1|0</m:t>
          </m:r>
        </m:oMath>
      </m:oMathPara>
    </w:p>
    <w:p w14:paraId="2DFEFE52" w14:textId="77777777" w:rsidR="00FC7BC7" w:rsidRPr="00062481" w:rsidRDefault="00FC7BC7" w:rsidP="00FC7BC7">
      <w:pPr>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该自动机是确定的吗？若不确定，则对它确定化。该自动机相应的语言是什么？</w:t>
      </w:r>
    </w:p>
    <w:p w14:paraId="2A6F5AF2" w14:textId="77777777" w:rsidR="00FC7BC7" w:rsidRPr="00062481" w:rsidRDefault="00FC7BC7" w:rsidP="00FC7BC7">
      <w:pPr>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说明：产生</w:t>
      </w:r>
      <w:proofErr w:type="gramStart"/>
      <w:r w:rsidRPr="00062481">
        <w:rPr>
          <w:rFonts w:ascii="Times New Roman" w:eastAsia="楷体" w:hAnsi="Times New Roman" w:cs="Times New Roman" w:hint="eastAsia"/>
          <w:b/>
          <w:bCs/>
          <w:sz w:val="24"/>
          <w:szCs w:val="24"/>
        </w:rPr>
        <w:t>式形式</w:t>
      </w:r>
      <w:proofErr w:type="gramEnd"/>
      <w:r w:rsidRPr="00062481">
        <w:rPr>
          <w:rFonts w:ascii="Times New Roman" w:eastAsia="楷体" w:hAnsi="Times New Roman" w:cs="Times New Roman" w:hint="eastAsia"/>
          <w:b/>
          <w:bCs/>
          <w:sz w:val="24"/>
          <w:szCs w:val="24"/>
        </w:rPr>
        <w:t>为</w:t>
      </w:r>
      <m:oMath>
        <m:r>
          <m:rPr>
            <m:sty m:val="bi"/>
          </m:rPr>
          <w:rPr>
            <w:rFonts w:ascii="Cambria Math" w:eastAsia="楷体" w:hAnsi="Cambria Math" w:cs="Times New Roman"/>
            <w:sz w:val="24"/>
            <w:szCs w:val="24"/>
          </w:rPr>
          <m:t>A→a</m:t>
        </m:r>
      </m:oMath>
      <w:r w:rsidRPr="00062481">
        <w:rPr>
          <w:rFonts w:ascii="Times New Roman" w:eastAsia="楷体" w:hAnsi="Times New Roman" w:cs="Times New Roman" w:hint="eastAsia"/>
          <w:b/>
          <w:bCs/>
          <w:sz w:val="24"/>
          <w:szCs w:val="24"/>
        </w:rPr>
        <w:t>或</w:t>
      </w:r>
      <m:oMath>
        <m:r>
          <m:rPr>
            <m:sty m:val="bi"/>
          </m:rPr>
          <w:rPr>
            <w:rFonts w:ascii="Cambria Math" w:eastAsia="楷体" w:hAnsi="Cambria Math" w:cs="Times New Roman"/>
            <w:sz w:val="24"/>
            <w:szCs w:val="24"/>
          </w:rPr>
          <m:t>A→Ba,B,A∈</m:t>
        </m:r>
        <m:sSub>
          <m:sSubPr>
            <m:ctrlPr>
              <w:rPr>
                <w:rFonts w:ascii="Cambria Math" w:eastAsia="楷体" w:hAnsi="Cambria Math" w:cs="Times New Roman"/>
                <w:b/>
                <w:bCs/>
                <w:i/>
                <w:sz w:val="24"/>
                <w:szCs w:val="24"/>
              </w:rPr>
            </m:ctrlPr>
          </m:sSubPr>
          <m:e>
            <m:r>
              <m:rPr>
                <m:sty m:val="bi"/>
              </m:rPr>
              <w:rPr>
                <w:rFonts w:ascii="Cambria Math" w:eastAsia="楷体" w:hAnsi="Cambria Math" w:cs="Times New Roman"/>
                <w:sz w:val="24"/>
                <w:szCs w:val="24"/>
              </w:rPr>
              <m:t>V</m:t>
            </m:r>
          </m:e>
          <m:sub>
            <m:r>
              <m:rPr>
                <m:sty m:val="bi"/>
              </m:rPr>
              <w:rPr>
                <w:rFonts w:ascii="Cambria Math" w:eastAsia="楷体" w:hAnsi="Cambria Math" w:cs="Times New Roman"/>
                <w:sz w:val="24"/>
                <w:szCs w:val="24"/>
              </w:rPr>
              <m:t>N</m:t>
            </m:r>
          </m:sub>
        </m:sSub>
        <m:r>
          <m:rPr>
            <m:sty m:val="bi"/>
          </m:rPr>
          <w:rPr>
            <w:rFonts w:ascii="Cambria Math" w:eastAsia="楷体" w:hAnsi="Cambria Math" w:cs="Times New Roman"/>
            <w:sz w:val="24"/>
            <w:szCs w:val="24"/>
          </w:rPr>
          <m:t>,</m:t>
        </m:r>
        <m:r>
          <m:rPr>
            <m:sty m:val="bi"/>
          </m:rPr>
          <w:rPr>
            <w:rFonts w:ascii="Cambria Math" w:eastAsia="楷体" w:hAnsi="Cambria Math" w:cs="Times New Roman" w:hint="eastAsia"/>
            <w:sz w:val="24"/>
            <w:szCs w:val="24"/>
          </w:rPr>
          <m:t>a</m:t>
        </m:r>
        <m:r>
          <m:rPr>
            <m:sty m:val="bi"/>
          </m:rPr>
          <w:rPr>
            <w:rFonts w:ascii="Cambria Math" w:eastAsia="楷体" w:hAnsi="Cambria Math" w:cs="Times New Roman"/>
            <w:sz w:val="24"/>
            <w:szCs w:val="24"/>
          </w:rPr>
          <m:t>∈</m:t>
        </m:r>
        <m:sSubSup>
          <m:sSubSupPr>
            <m:ctrlPr>
              <w:rPr>
                <w:rFonts w:ascii="Cambria Math" w:eastAsia="楷体" w:hAnsi="Cambria Math" w:cs="Times New Roman"/>
                <w:b/>
                <w:bCs/>
                <w:i/>
                <w:sz w:val="24"/>
                <w:szCs w:val="24"/>
              </w:rPr>
            </m:ctrlPr>
          </m:sSubSupPr>
          <m:e>
            <m:r>
              <m:rPr>
                <m:sty m:val="bi"/>
              </m:rPr>
              <w:rPr>
                <w:rFonts w:ascii="Cambria Math" w:eastAsia="楷体" w:hAnsi="Cambria Math" w:cs="Times New Roman"/>
                <w:sz w:val="24"/>
                <w:szCs w:val="24"/>
              </w:rPr>
              <m:t>V</m:t>
            </m:r>
          </m:e>
          <m:sub>
            <m:r>
              <m:rPr>
                <m:sty m:val="bi"/>
              </m:rPr>
              <w:rPr>
                <w:rFonts w:ascii="Cambria Math" w:eastAsia="楷体" w:hAnsi="Cambria Math" w:cs="Times New Roman"/>
                <w:sz w:val="24"/>
                <w:szCs w:val="24"/>
              </w:rPr>
              <m:t>T</m:t>
            </m:r>
          </m:sub>
          <m:sup>
            <m:r>
              <m:rPr>
                <m:sty m:val="bi"/>
              </m:rPr>
              <w:rPr>
                <w:rFonts w:ascii="Cambria Math" w:eastAsia="楷体" w:hAnsi="Cambria Math" w:cs="Times New Roman"/>
                <w:sz w:val="24"/>
                <w:szCs w:val="24"/>
              </w:rPr>
              <m:t>*</m:t>
            </m:r>
          </m:sup>
        </m:sSubSup>
      </m:oMath>
      <w:r w:rsidRPr="00062481">
        <w:rPr>
          <w:rFonts w:ascii="Times New Roman" w:eastAsia="楷体" w:hAnsi="Times New Roman" w:cs="Times New Roman" w:hint="eastAsia"/>
          <w:b/>
          <w:bCs/>
          <w:sz w:val="24"/>
          <w:szCs w:val="24"/>
        </w:rPr>
        <w:t>的文法也是正规文法，并称为左线性文法。为左线性文法</w:t>
      </w:r>
      <m:oMath>
        <m:r>
          <m:rPr>
            <m:sty m:val="bi"/>
          </m:rPr>
          <w:rPr>
            <w:rFonts w:ascii="Cambria Math" w:eastAsia="楷体" w:hAnsi="Cambria Math" w:cs="Times New Roman"/>
            <w:sz w:val="24"/>
            <w:szCs w:val="24"/>
          </w:rPr>
          <m:t>G[S]</m:t>
        </m:r>
      </m:oMath>
      <w:r w:rsidRPr="00062481">
        <w:rPr>
          <w:rFonts w:ascii="Times New Roman" w:eastAsia="楷体" w:hAnsi="Times New Roman" w:cs="Times New Roman" w:hint="eastAsia"/>
          <w:b/>
          <w:bCs/>
          <w:sz w:val="24"/>
          <w:szCs w:val="24"/>
        </w:rPr>
        <w:t>构造</w:t>
      </w:r>
      <m:oMath>
        <m:r>
          <m:rPr>
            <m:sty m:val="bi"/>
          </m:rPr>
          <w:rPr>
            <w:rFonts w:ascii="Cambria Math" w:eastAsia="楷体" w:hAnsi="Cambria Math" w:cs="Times New Roman"/>
            <w:sz w:val="24"/>
            <w:szCs w:val="24"/>
          </w:rPr>
          <m:t>NFA M</m:t>
        </m:r>
      </m:oMath>
      <w:r w:rsidRPr="00062481">
        <w:rPr>
          <w:rFonts w:ascii="Times New Roman" w:eastAsia="楷体" w:hAnsi="Times New Roman" w:cs="Times New Roman" w:hint="eastAsia"/>
          <w:b/>
          <w:bCs/>
          <w:sz w:val="24"/>
          <w:szCs w:val="24"/>
        </w:rPr>
        <w:t>的规则如下：</w:t>
      </w:r>
    </w:p>
    <w:p w14:paraId="0D00B083" w14:textId="77777777" w:rsidR="00FC7BC7" w:rsidRPr="00062481" w:rsidRDefault="00FC7BC7" w:rsidP="00FC7BC7">
      <w:pPr>
        <w:pStyle w:val="a6"/>
        <w:numPr>
          <w:ilvl w:val="0"/>
          <w:numId w:val="18"/>
        </w:numPr>
        <w:ind w:firstLineChars="0"/>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字母表与</w:t>
      </w:r>
      <w:r w:rsidRPr="00062481">
        <w:rPr>
          <w:rFonts w:ascii="Times New Roman" w:eastAsia="楷体" w:hAnsi="Times New Roman" w:cs="Times New Roman" w:hint="eastAsia"/>
          <w:b/>
          <w:bCs/>
          <w:sz w:val="24"/>
          <w:szCs w:val="24"/>
        </w:rPr>
        <w:t>G</w:t>
      </w:r>
      <w:r w:rsidRPr="00062481">
        <w:rPr>
          <w:rFonts w:ascii="Times New Roman" w:eastAsia="楷体" w:hAnsi="Times New Roman" w:cs="Times New Roman" w:hint="eastAsia"/>
          <w:b/>
          <w:bCs/>
          <w:sz w:val="24"/>
          <w:szCs w:val="24"/>
        </w:rPr>
        <w:t>的终结符集相同。</w:t>
      </w:r>
    </w:p>
    <w:p w14:paraId="6E8046B6" w14:textId="77777777" w:rsidR="00FC7BC7" w:rsidRPr="00062481" w:rsidRDefault="00FC7BC7" w:rsidP="00FC7BC7">
      <w:pPr>
        <w:pStyle w:val="a6"/>
        <w:numPr>
          <w:ilvl w:val="0"/>
          <w:numId w:val="18"/>
        </w:numPr>
        <w:ind w:firstLineChars="0"/>
        <w:rPr>
          <w:rFonts w:ascii="Times New Roman" w:eastAsia="楷体" w:hAnsi="Times New Roman" w:cs="Times New Roman"/>
          <w:b/>
          <w:bCs/>
          <w:sz w:val="24"/>
          <w:szCs w:val="24"/>
        </w:rPr>
      </w:pPr>
      <m:oMath>
        <m:r>
          <m:rPr>
            <m:sty m:val="bi"/>
          </m:rPr>
          <w:rPr>
            <w:rFonts w:ascii="Cambria Math" w:eastAsia="楷体" w:hAnsi="Cambria Math" w:cs="Times New Roman"/>
            <w:sz w:val="24"/>
            <w:szCs w:val="24"/>
          </w:rPr>
          <m:t>G</m:t>
        </m:r>
      </m:oMath>
      <w:r w:rsidRPr="00062481">
        <w:rPr>
          <w:rFonts w:ascii="Times New Roman" w:eastAsia="楷体" w:hAnsi="Times New Roman" w:cs="Times New Roman" w:hint="eastAsia"/>
          <w:b/>
          <w:bCs/>
          <w:sz w:val="24"/>
          <w:szCs w:val="24"/>
        </w:rPr>
        <w:t>中的每个非终结符生成</w:t>
      </w:r>
      <m:oMath>
        <m:r>
          <m:rPr>
            <m:sty m:val="bi"/>
          </m:rPr>
          <w:rPr>
            <w:rFonts w:ascii="Cambria Math" w:eastAsia="楷体" w:hAnsi="Cambria Math" w:cs="Times New Roman"/>
            <w:sz w:val="24"/>
            <w:szCs w:val="24"/>
          </w:rPr>
          <m:t>M</m:t>
        </m:r>
      </m:oMath>
      <w:r w:rsidRPr="00062481">
        <w:rPr>
          <w:rFonts w:ascii="Times New Roman" w:eastAsia="楷体" w:hAnsi="Times New Roman" w:cs="Times New Roman" w:hint="eastAsia"/>
          <w:b/>
          <w:bCs/>
          <w:sz w:val="24"/>
          <w:szCs w:val="24"/>
        </w:rPr>
        <w:t>的一个状态。</w:t>
      </w:r>
    </w:p>
    <w:p w14:paraId="4A25AC01" w14:textId="77777777" w:rsidR="00FC7BC7" w:rsidRPr="00062481" w:rsidRDefault="00FC7BC7" w:rsidP="00FC7BC7">
      <w:pPr>
        <w:pStyle w:val="a6"/>
        <w:numPr>
          <w:ilvl w:val="0"/>
          <w:numId w:val="18"/>
        </w:numPr>
        <w:ind w:firstLineChars="0"/>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G</w:t>
      </w:r>
      <w:r w:rsidRPr="00062481">
        <w:rPr>
          <w:rFonts w:ascii="Times New Roman" w:eastAsia="楷体" w:hAnsi="Times New Roman" w:cs="Times New Roman" w:hint="eastAsia"/>
          <w:b/>
          <w:bCs/>
          <w:sz w:val="24"/>
          <w:szCs w:val="24"/>
        </w:rPr>
        <w:t>的开始符对应</w:t>
      </w:r>
      <m:oMath>
        <m:r>
          <m:rPr>
            <m:sty m:val="bi"/>
          </m:rPr>
          <w:rPr>
            <w:rFonts w:ascii="Cambria Math" w:eastAsia="楷体" w:hAnsi="Cambria Math" w:cs="Times New Roman"/>
            <w:sz w:val="24"/>
            <w:szCs w:val="24"/>
          </w:rPr>
          <m:t>M</m:t>
        </m:r>
      </m:oMath>
      <w:r w:rsidRPr="00062481">
        <w:rPr>
          <w:rFonts w:ascii="Times New Roman" w:eastAsia="楷体" w:hAnsi="Times New Roman" w:cs="Times New Roman" w:hint="eastAsia"/>
          <w:b/>
          <w:bCs/>
          <w:sz w:val="24"/>
          <w:szCs w:val="24"/>
        </w:rPr>
        <w:t>的终态。</w:t>
      </w:r>
    </w:p>
    <w:p w14:paraId="22446DD1" w14:textId="77777777" w:rsidR="00FC7BC7" w:rsidRPr="00062481" w:rsidRDefault="00FC7BC7" w:rsidP="00FC7BC7">
      <w:pPr>
        <w:pStyle w:val="a6"/>
        <w:numPr>
          <w:ilvl w:val="0"/>
          <w:numId w:val="18"/>
        </w:numPr>
        <w:ind w:firstLineChars="0"/>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增加一个新的状态</w:t>
      </w:r>
      <m:oMath>
        <m:r>
          <m:rPr>
            <m:sty m:val="bi"/>
          </m:rPr>
          <w:rPr>
            <w:rFonts w:ascii="Cambria Math" w:eastAsia="楷体" w:hAnsi="Cambria Math" w:cs="Times New Roman"/>
            <w:sz w:val="24"/>
            <w:szCs w:val="24"/>
          </w:rPr>
          <m:t>F</m:t>
        </m:r>
      </m:oMath>
      <w:r w:rsidRPr="00062481">
        <w:rPr>
          <w:rFonts w:ascii="Times New Roman" w:eastAsia="楷体" w:hAnsi="Times New Roman" w:cs="Times New Roman" w:hint="eastAsia"/>
          <w:b/>
          <w:bCs/>
          <w:sz w:val="24"/>
          <w:szCs w:val="24"/>
        </w:rPr>
        <w:t>，作为</w:t>
      </w:r>
      <m:oMath>
        <m:r>
          <m:rPr>
            <m:sty m:val="bi"/>
          </m:rPr>
          <w:rPr>
            <w:rFonts w:ascii="Cambria Math" w:eastAsia="楷体" w:hAnsi="Cambria Math" w:cs="Times New Roman"/>
            <w:sz w:val="24"/>
            <w:szCs w:val="24"/>
          </w:rPr>
          <m:t>M</m:t>
        </m:r>
      </m:oMath>
      <w:r w:rsidRPr="00062481">
        <w:rPr>
          <w:rFonts w:ascii="Times New Roman" w:eastAsia="楷体" w:hAnsi="Times New Roman" w:cs="Times New Roman" w:hint="eastAsia"/>
          <w:b/>
          <w:bCs/>
          <w:sz w:val="24"/>
          <w:szCs w:val="24"/>
        </w:rPr>
        <w:t>的初态。</w:t>
      </w:r>
    </w:p>
    <w:p w14:paraId="3635C165" w14:textId="77777777" w:rsidR="00FC7BC7" w:rsidRPr="00062481" w:rsidRDefault="00FC7BC7" w:rsidP="00FC7BC7">
      <w:pPr>
        <w:pStyle w:val="a6"/>
        <w:numPr>
          <w:ilvl w:val="0"/>
          <w:numId w:val="18"/>
        </w:numPr>
        <w:ind w:firstLineChars="0"/>
        <w:rPr>
          <w:rFonts w:ascii="Times New Roman" w:eastAsia="楷体" w:hAnsi="Times New Roman" w:cs="Times New Roman"/>
          <w:b/>
          <w:bCs/>
          <w:sz w:val="24"/>
          <w:szCs w:val="24"/>
        </w:rPr>
      </w:pPr>
      <w:r w:rsidRPr="00062481">
        <w:rPr>
          <w:rFonts w:ascii="Times New Roman" w:eastAsia="楷体" w:hAnsi="Times New Roman" w:cs="Times New Roman" w:hint="eastAsia"/>
          <w:b/>
          <w:bCs/>
          <w:sz w:val="24"/>
          <w:szCs w:val="24"/>
        </w:rPr>
        <w:t>对</w:t>
      </w:r>
      <w:r w:rsidRPr="00062481">
        <w:rPr>
          <w:rFonts w:ascii="Times New Roman" w:eastAsia="楷体" w:hAnsi="Times New Roman" w:cs="Times New Roman" w:hint="eastAsia"/>
          <w:b/>
          <w:bCs/>
          <w:sz w:val="24"/>
          <w:szCs w:val="24"/>
        </w:rPr>
        <w:t>G</w:t>
      </w:r>
      <w:r w:rsidRPr="00062481">
        <w:rPr>
          <w:rFonts w:ascii="Times New Roman" w:eastAsia="楷体" w:hAnsi="Times New Roman" w:cs="Times New Roman" w:hint="eastAsia"/>
          <w:b/>
          <w:bCs/>
          <w:sz w:val="24"/>
          <w:szCs w:val="24"/>
        </w:rPr>
        <w:t>中的形如</w:t>
      </w:r>
      <m:oMath>
        <m:r>
          <m:rPr>
            <m:sty m:val="bi"/>
          </m:rPr>
          <w:rPr>
            <w:rFonts w:ascii="Cambria Math" w:eastAsia="楷体" w:hAnsi="Cambria Math" w:cs="Times New Roman"/>
            <w:sz w:val="24"/>
            <w:szCs w:val="24"/>
          </w:rPr>
          <m:t>A→B</m:t>
        </m:r>
        <m:r>
          <m:rPr>
            <m:sty m:val="bi"/>
          </m:rPr>
          <w:rPr>
            <w:rFonts w:ascii="Cambria Math" w:eastAsia="楷体" w:hAnsi="Cambria Math" w:cs="Times New Roman" w:hint="eastAsia"/>
            <w:sz w:val="24"/>
            <w:szCs w:val="24"/>
          </w:rPr>
          <m:t>a</m:t>
        </m:r>
      </m:oMath>
      <w:r w:rsidRPr="00062481">
        <w:rPr>
          <w:rFonts w:ascii="Times New Roman" w:eastAsia="楷体" w:hAnsi="Times New Roman" w:cs="Times New Roman" w:hint="eastAsia"/>
          <w:b/>
          <w:bCs/>
          <w:sz w:val="24"/>
          <w:szCs w:val="24"/>
        </w:rPr>
        <w:t>的产生式，构造</w:t>
      </w:r>
      <m:oMath>
        <m:r>
          <m:rPr>
            <m:sty m:val="bi"/>
          </m:rPr>
          <w:rPr>
            <w:rFonts w:ascii="Cambria Math" w:eastAsia="楷体" w:hAnsi="Cambria Math" w:cs="Times New Roman"/>
            <w:sz w:val="24"/>
            <w:szCs w:val="24"/>
          </w:rPr>
          <m:t>M</m:t>
        </m:r>
      </m:oMath>
      <w:r w:rsidRPr="00062481">
        <w:rPr>
          <w:rFonts w:ascii="Times New Roman" w:eastAsia="楷体" w:hAnsi="Times New Roman" w:cs="Times New Roman" w:hint="eastAsia"/>
          <w:b/>
          <w:bCs/>
          <w:sz w:val="24"/>
          <w:szCs w:val="24"/>
        </w:rPr>
        <w:t>的转换函数</w:t>
      </w:r>
      <m:oMath>
        <m:r>
          <m:rPr>
            <m:sty m:val="bi"/>
          </m:rPr>
          <w:rPr>
            <w:rFonts w:ascii="Cambria Math" w:eastAsia="楷体" w:hAnsi="Cambria Math" w:cs="Times New Roman" w:hint="eastAsia"/>
            <w:sz w:val="24"/>
            <w:szCs w:val="24"/>
          </w:rPr>
          <m:t>f</m:t>
        </m:r>
        <m:d>
          <m:dPr>
            <m:ctrlPr>
              <w:rPr>
                <w:rFonts w:ascii="Cambria Math" w:eastAsia="楷体" w:hAnsi="Cambria Math" w:cs="Times New Roman"/>
                <w:b/>
                <w:bCs/>
                <w:i/>
                <w:sz w:val="24"/>
                <w:szCs w:val="24"/>
              </w:rPr>
            </m:ctrlPr>
          </m:dPr>
          <m:e>
            <m:r>
              <m:rPr>
                <m:sty m:val="bi"/>
              </m:rPr>
              <w:rPr>
                <w:rFonts w:ascii="Cambria Math" w:eastAsia="楷体" w:hAnsi="Cambria Math" w:cs="Times New Roman"/>
                <w:sz w:val="24"/>
                <w:szCs w:val="24"/>
              </w:rPr>
              <m:t>B,a</m:t>
            </m:r>
          </m:e>
        </m:d>
        <m:r>
          <m:rPr>
            <m:sty m:val="bi"/>
          </m:rPr>
          <w:rPr>
            <w:rFonts w:ascii="Cambria Math" w:eastAsia="楷体" w:hAnsi="Cambria Math" w:cs="Times New Roman"/>
            <w:sz w:val="24"/>
            <w:szCs w:val="24"/>
          </w:rPr>
          <m:t>=A</m:t>
        </m:r>
      </m:oMath>
      <w:r w:rsidRPr="00062481">
        <w:rPr>
          <w:rFonts w:ascii="Times New Roman" w:eastAsia="楷体" w:hAnsi="Times New Roman" w:cs="Times New Roman" w:hint="eastAsia"/>
          <w:b/>
          <w:bCs/>
          <w:sz w:val="24"/>
          <w:szCs w:val="24"/>
        </w:rPr>
        <w:t>；对</w:t>
      </w:r>
      <m:oMath>
        <m:r>
          <m:rPr>
            <m:sty m:val="bi"/>
          </m:rPr>
          <w:rPr>
            <w:rFonts w:ascii="Cambria Math" w:eastAsia="楷体" w:hAnsi="Cambria Math" w:cs="Times New Roman"/>
            <w:sz w:val="24"/>
            <w:szCs w:val="24"/>
          </w:rPr>
          <m:t>A→a</m:t>
        </m:r>
      </m:oMath>
      <w:r w:rsidRPr="00062481">
        <w:rPr>
          <w:rFonts w:ascii="Times New Roman" w:eastAsia="楷体" w:hAnsi="Times New Roman" w:cs="Times New Roman" w:hint="eastAsia"/>
          <w:b/>
          <w:bCs/>
          <w:sz w:val="24"/>
          <w:szCs w:val="24"/>
        </w:rPr>
        <w:t>，构造</w:t>
      </w:r>
      <m:oMath>
        <m:r>
          <m:rPr>
            <m:sty m:val="bi"/>
          </m:rPr>
          <w:rPr>
            <w:rFonts w:ascii="Cambria Math" w:eastAsia="楷体" w:hAnsi="Cambria Math" w:cs="Times New Roman" w:hint="eastAsia"/>
            <w:sz w:val="24"/>
            <w:szCs w:val="24"/>
          </w:rPr>
          <m:t>f</m:t>
        </m:r>
        <m:d>
          <m:dPr>
            <m:ctrlPr>
              <w:rPr>
                <w:rFonts w:ascii="Cambria Math" w:eastAsia="楷体" w:hAnsi="Cambria Math" w:cs="Times New Roman"/>
                <w:b/>
                <w:bCs/>
                <w:i/>
                <w:sz w:val="24"/>
                <w:szCs w:val="24"/>
              </w:rPr>
            </m:ctrlPr>
          </m:dPr>
          <m:e>
            <m:r>
              <m:rPr>
                <m:sty m:val="bi"/>
              </m:rPr>
              <w:rPr>
                <w:rFonts w:ascii="Cambria Math" w:eastAsia="楷体" w:hAnsi="Cambria Math" w:cs="Times New Roman"/>
                <w:sz w:val="24"/>
                <w:szCs w:val="24"/>
              </w:rPr>
              <m:t>F,a</m:t>
            </m:r>
          </m:e>
        </m:d>
        <m:r>
          <m:rPr>
            <m:sty m:val="bi"/>
          </m:rPr>
          <w:rPr>
            <w:rFonts w:ascii="Cambria Math" w:eastAsia="楷体" w:hAnsi="Cambria Math" w:cs="Times New Roman"/>
            <w:sz w:val="24"/>
            <w:szCs w:val="24"/>
          </w:rPr>
          <m:t>=A</m:t>
        </m:r>
      </m:oMath>
      <w:r w:rsidRPr="00062481">
        <w:rPr>
          <w:rFonts w:ascii="Times New Roman" w:eastAsia="楷体" w:hAnsi="Times New Roman" w:cs="Times New Roman" w:hint="eastAsia"/>
          <w:b/>
          <w:bCs/>
          <w:sz w:val="24"/>
          <w:szCs w:val="24"/>
        </w:rPr>
        <w:t>。</w:t>
      </w:r>
    </w:p>
    <w:p w14:paraId="47490AB2" w14:textId="77777777" w:rsidR="00FC7BC7" w:rsidRPr="00062481" w:rsidRDefault="00FC7BC7" w:rsidP="00FC7BC7">
      <w:pPr>
        <w:rPr>
          <w:rFonts w:ascii="Times New Roman" w:eastAsia="楷体" w:hAnsi="Times New Roman" w:cs="Times New Roman"/>
          <w:b/>
          <w:bCs/>
          <w:color w:val="FF0000"/>
          <w:sz w:val="24"/>
          <w:szCs w:val="24"/>
        </w:rPr>
      </w:pPr>
      <w:r w:rsidRPr="00062481">
        <w:rPr>
          <w:rFonts w:ascii="Times New Roman" w:eastAsia="楷体" w:hAnsi="Times New Roman" w:cs="Times New Roman" w:hint="eastAsia"/>
          <w:b/>
          <w:bCs/>
          <w:color w:val="FF0000"/>
          <w:sz w:val="24"/>
          <w:szCs w:val="24"/>
        </w:rPr>
        <w:t>答：</w:t>
      </w:r>
      <w:r w:rsidRPr="00062481">
        <w:rPr>
          <w:rFonts w:ascii="Times New Roman" w:eastAsia="楷体" w:hAnsi="Times New Roman" w:cs="Times New Roman" w:hint="eastAsia"/>
          <w:b/>
          <w:bCs/>
          <w:color w:val="000000" w:themeColor="text1"/>
          <w:sz w:val="24"/>
          <w:szCs w:val="24"/>
        </w:rPr>
        <w:t>N</w:t>
      </w:r>
      <w:r w:rsidRPr="00062481">
        <w:rPr>
          <w:rFonts w:ascii="Times New Roman" w:eastAsia="楷体" w:hAnsi="Times New Roman" w:cs="Times New Roman"/>
          <w:b/>
          <w:bCs/>
          <w:color w:val="000000" w:themeColor="text1"/>
          <w:sz w:val="24"/>
          <w:szCs w:val="24"/>
        </w:rPr>
        <w:t>FA</w:t>
      </w:r>
      <w:r w:rsidRPr="00062481">
        <w:rPr>
          <w:rFonts w:ascii="Times New Roman" w:eastAsia="楷体" w:hAnsi="Times New Roman" w:cs="Times New Roman" w:hint="eastAsia"/>
          <w:b/>
          <w:bCs/>
          <w:color w:val="000000" w:themeColor="text1"/>
          <w:sz w:val="24"/>
          <w:szCs w:val="24"/>
        </w:rPr>
        <w:t>如下：</w:t>
      </w:r>
    </w:p>
    <w:p w14:paraId="582C21AF" w14:textId="77777777" w:rsidR="00FC7BC7" w:rsidRPr="00062481" w:rsidRDefault="00FC7BC7" w:rsidP="00FC7BC7">
      <w:pPr>
        <w:rPr>
          <w:rFonts w:ascii="Times New Roman" w:eastAsia="楷体" w:hAnsi="Times New Roman" w:cs="Times New Roman"/>
          <w:b/>
          <w:bCs/>
          <w:color w:val="FF0000"/>
          <w:sz w:val="24"/>
          <w:szCs w:val="24"/>
        </w:rPr>
      </w:pPr>
      <w:r>
        <w:rPr>
          <w:rFonts w:ascii="Times New Roman" w:eastAsia="楷体" w:hAnsi="Times New Roman" w:cs="Times New Roman"/>
          <w:b/>
          <w:bCs/>
          <w:noProof/>
          <w:color w:val="FF0000"/>
          <w:sz w:val="24"/>
          <w:szCs w:val="24"/>
        </w:rPr>
        <w:drawing>
          <wp:inline distT="0" distB="0" distL="0" distR="0" wp14:anchorId="61439A32" wp14:editId="797F4E7F">
            <wp:extent cx="2862469" cy="887038"/>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1441" cy="886719"/>
                    </a:xfrm>
                    <a:prstGeom prst="rect">
                      <a:avLst/>
                    </a:prstGeom>
                    <a:noFill/>
                  </pic:spPr>
                </pic:pic>
              </a:graphicData>
            </a:graphic>
          </wp:inline>
        </w:drawing>
      </w:r>
    </w:p>
    <w:p w14:paraId="30151A4E" w14:textId="77777777" w:rsidR="00FC7BC7" w:rsidRPr="00062481" w:rsidRDefault="00FC7BC7" w:rsidP="00FC7BC7">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用子集法将此</w:t>
      </w:r>
      <w:r w:rsidRPr="00062481">
        <w:rPr>
          <w:rFonts w:ascii="Times New Roman" w:eastAsia="楷体" w:hAnsi="Times New Roman" w:cs="Times New Roman" w:hint="eastAsia"/>
          <w:b/>
          <w:bCs/>
          <w:color w:val="000000" w:themeColor="text1"/>
          <w:sz w:val="24"/>
          <w:szCs w:val="24"/>
        </w:rPr>
        <w:t>NFA</w:t>
      </w:r>
      <w:r w:rsidRPr="00062481">
        <w:rPr>
          <w:rFonts w:ascii="Times New Roman" w:eastAsia="楷体" w:hAnsi="Times New Roman" w:cs="Times New Roman" w:hint="eastAsia"/>
          <w:b/>
          <w:bCs/>
          <w:color w:val="000000" w:themeColor="text1"/>
          <w:sz w:val="24"/>
          <w:szCs w:val="24"/>
        </w:rPr>
        <w:t>确定化的状态转换表如下：</w:t>
      </w:r>
    </w:p>
    <w:tbl>
      <w:tblPr>
        <w:tblStyle w:val="a7"/>
        <w:tblW w:w="0" w:type="auto"/>
        <w:tblInd w:w="151" w:type="dxa"/>
        <w:tblLook w:val="04A0" w:firstRow="1" w:lastRow="0" w:firstColumn="1" w:lastColumn="0" w:noHBand="0" w:noVBand="1"/>
      </w:tblPr>
      <w:tblGrid>
        <w:gridCol w:w="1971"/>
        <w:gridCol w:w="1417"/>
        <w:gridCol w:w="2835"/>
      </w:tblGrid>
      <w:tr w:rsidR="00FC7BC7" w:rsidRPr="00062481" w14:paraId="785067F1" w14:textId="77777777" w:rsidTr="001C373B">
        <w:tc>
          <w:tcPr>
            <w:tcW w:w="1971" w:type="dxa"/>
            <w:vAlign w:val="center"/>
          </w:tcPr>
          <w:p w14:paraId="349EF31C" w14:textId="77777777" w:rsidR="00FC7BC7" w:rsidRPr="00062481" w:rsidRDefault="00FC7BC7" w:rsidP="001C373B">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417" w:type="dxa"/>
          </w:tcPr>
          <w:p w14:paraId="50E14BAB" w14:textId="77777777" w:rsidR="00FC7BC7" w:rsidRPr="00062481" w:rsidRDefault="00FC7BC7" w:rsidP="001C373B">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2835" w:type="dxa"/>
          </w:tcPr>
          <w:p w14:paraId="6E20B86F"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r>
      <w:tr w:rsidR="00FC7BC7" w:rsidRPr="00062481" w14:paraId="7AD97754" w14:textId="77777777" w:rsidTr="001C373B">
        <w:tc>
          <w:tcPr>
            <w:tcW w:w="1971" w:type="dxa"/>
            <w:vAlign w:val="center"/>
          </w:tcPr>
          <w:p w14:paraId="3FB07EDD"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={R}</m:t>
                </m:r>
              </m:oMath>
            </m:oMathPara>
          </w:p>
        </w:tc>
        <w:tc>
          <w:tcPr>
            <w:tcW w:w="1417" w:type="dxa"/>
            <w:vAlign w:val="center"/>
          </w:tcPr>
          <w:p w14:paraId="70FFB6EE" w14:textId="77777777" w:rsidR="00FC7BC7" w:rsidRPr="00062481" w:rsidRDefault="00FC7BC7" w:rsidP="001C373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1D19AFB7" w14:textId="77777777" w:rsidR="00FC7BC7" w:rsidRPr="00062481" w:rsidRDefault="00FC7BC7" w:rsidP="001C373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2835" w:type="dxa"/>
          </w:tcPr>
          <w:p w14:paraId="7D76BEA4"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4F7C9E80"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FC7BC7" w:rsidRPr="00062481" w14:paraId="3AE44004" w14:textId="77777777" w:rsidTr="001C373B">
        <w:tc>
          <w:tcPr>
            <w:tcW w:w="1971" w:type="dxa"/>
            <w:vAlign w:val="center"/>
          </w:tcPr>
          <w:p w14:paraId="03C3C1C3" w14:textId="77777777" w:rsidR="00FC7BC7" w:rsidRPr="00062481" w:rsidRDefault="00000000" w:rsidP="001C373B">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={A}</m:t>
                </m:r>
              </m:oMath>
            </m:oMathPara>
          </w:p>
        </w:tc>
        <w:tc>
          <w:tcPr>
            <w:tcW w:w="1417" w:type="dxa"/>
            <w:vAlign w:val="bottom"/>
          </w:tcPr>
          <w:p w14:paraId="07ED0D37"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2C20B360"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2835" w:type="dxa"/>
          </w:tcPr>
          <w:p w14:paraId="7D8E2CC8"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{A,S}</m:t>
                </m:r>
              </m:oMath>
            </m:oMathPara>
          </w:p>
          <w:p w14:paraId="5258FCBA"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FC7BC7" w:rsidRPr="00062481" w14:paraId="023A1462" w14:textId="77777777" w:rsidTr="001C373B">
        <w:tc>
          <w:tcPr>
            <w:tcW w:w="1971" w:type="dxa"/>
            <w:vAlign w:val="center"/>
          </w:tcPr>
          <w:p w14:paraId="6178A820" w14:textId="77777777" w:rsidR="00FC7BC7" w:rsidRPr="00062481" w:rsidRDefault="00000000" w:rsidP="001C373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={A,S}</m:t>
                </m:r>
              </m:oMath>
            </m:oMathPara>
          </w:p>
        </w:tc>
        <w:tc>
          <w:tcPr>
            <w:tcW w:w="1417" w:type="dxa"/>
            <w:vAlign w:val="bottom"/>
          </w:tcPr>
          <w:p w14:paraId="6CD6C92F"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p w14:paraId="06F1100E"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1</m:t>
                </m:r>
              </m:oMath>
            </m:oMathPara>
          </w:p>
        </w:tc>
        <w:tc>
          <w:tcPr>
            <w:tcW w:w="2835" w:type="dxa"/>
          </w:tcPr>
          <w:p w14:paraId="6901A5DA"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{A,S}</m:t>
                </m:r>
              </m:oMath>
            </m:oMathPara>
          </w:p>
          <w:p w14:paraId="7F4481F2" w14:textId="77777777" w:rsidR="00FC7BC7" w:rsidRPr="00062481" w:rsidRDefault="00FC7BC7" w:rsidP="001C373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tc>
      </w:tr>
    </w:tbl>
    <w:p w14:paraId="092CA3A2" w14:textId="77777777" w:rsidR="00FC7BC7" w:rsidRPr="00062481" w:rsidRDefault="00FC7BC7" w:rsidP="00FC7BC7">
      <w:pPr>
        <w:rPr>
          <w:rFonts w:ascii="Times New Roman" w:eastAsia="楷体" w:hAnsi="Times New Roman" w:cs="Times New Roman"/>
          <w:b/>
          <w:bCs/>
          <w:iCs/>
          <w:color w:val="FF0000"/>
          <w:sz w:val="24"/>
          <w:szCs w:val="24"/>
        </w:rPr>
      </w:pPr>
      <w:r w:rsidRPr="00062481">
        <w:rPr>
          <w:rFonts w:ascii="Times New Roman" w:eastAsia="楷体" w:hAnsi="Times New Roman" w:cs="Times New Roman"/>
          <w:b/>
          <w:bCs/>
          <w:color w:val="000000" w:themeColor="text1"/>
          <w:sz w:val="24"/>
          <w:szCs w:val="24"/>
        </w:rPr>
        <w:t>DFA</w:t>
      </w:r>
      <w:r w:rsidRPr="00062481">
        <w:rPr>
          <w:rFonts w:ascii="Times New Roman" w:eastAsia="楷体" w:hAnsi="Times New Roman" w:cs="Times New Roman" w:hint="eastAsia"/>
          <w:b/>
          <w:bCs/>
          <w:color w:val="000000" w:themeColor="text1"/>
          <w:sz w:val="24"/>
          <w:szCs w:val="24"/>
        </w:rPr>
        <w:t>如下：</w:t>
      </w:r>
    </w:p>
    <w:p w14:paraId="108E41E4" w14:textId="77777777" w:rsidR="00FC7BC7" w:rsidRPr="00062481" w:rsidRDefault="00FC7BC7" w:rsidP="00FC7BC7">
      <w:pPr>
        <w:rPr>
          <w:rFonts w:ascii="Times New Roman" w:eastAsia="楷体" w:hAnsi="Times New Roman" w:cs="Times New Roman"/>
          <w:b/>
          <w:bCs/>
          <w:iCs/>
          <w:color w:val="FF0000"/>
          <w:sz w:val="24"/>
          <w:szCs w:val="24"/>
        </w:rPr>
      </w:pPr>
      <w:r>
        <w:rPr>
          <w:rFonts w:ascii="Times New Roman" w:eastAsia="楷体" w:hAnsi="Times New Roman" w:cs="Times New Roman"/>
          <w:b/>
          <w:bCs/>
          <w:iCs/>
          <w:noProof/>
          <w:color w:val="FF0000"/>
          <w:sz w:val="24"/>
          <w:szCs w:val="24"/>
        </w:rPr>
        <w:drawing>
          <wp:inline distT="0" distB="0" distL="0" distR="0" wp14:anchorId="23F35247" wp14:editId="48A83640">
            <wp:extent cx="3077155" cy="970213"/>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7155" cy="970213"/>
                    </a:xfrm>
                    <a:prstGeom prst="rect">
                      <a:avLst/>
                    </a:prstGeom>
                    <a:noFill/>
                  </pic:spPr>
                </pic:pic>
              </a:graphicData>
            </a:graphic>
          </wp:inline>
        </w:drawing>
      </w:r>
    </w:p>
    <w:p w14:paraId="3C828F9A" w14:textId="77777777" w:rsidR="00FC7BC7" w:rsidRPr="00062481" w:rsidRDefault="00FC7BC7" w:rsidP="00FC7BC7">
      <w:pPr>
        <w:rPr>
          <w:rFonts w:ascii="Times New Roman" w:eastAsia="楷体" w:hAnsi="Times New Roman" w:cs="Times New Roman"/>
          <w:b/>
          <w:bCs/>
          <w:iCs/>
          <w:color w:val="FF0000"/>
          <w:sz w:val="24"/>
          <w:szCs w:val="24"/>
        </w:rPr>
      </w:pPr>
      <w:r>
        <w:rPr>
          <w:rFonts w:ascii="Times New Roman" w:eastAsia="楷体" w:hAnsi="Times New Roman" w:cs="Times New Roman" w:hint="eastAsia"/>
          <w:b/>
          <w:bCs/>
          <w:iCs/>
          <w:sz w:val="24"/>
          <w:szCs w:val="24"/>
        </w:rPr>
        <w:t>此</w:t>
      </w:r>
      <w:r>
        <w:rPr>
          <w:rFonts w:ascii="Times New Roman" w:eastAsia="楷体" w:hAnsi="Times New Roman" w:cs="Times New Roman" w:hint="eastAsia"/>
          <w:b/>
          <w:bCs/>
          <w:iCs/>
          <w:sz w:val="24"/>
          <w:szCs w:val="24"/>
        </w:rPr>
        <w:t>DFA</w:t>
      </w:r>
      <w:r w:rsidRPr="00062481">
        <w:rPr>
          <w:rFonts w:ascii="Times New Roman" w:eastAsia="楷体" w:hAnsi="Times New Roman" w:cs="Times New Roman" w:hint="eastAsia"/>
          <w:b/>
          <w:bCs/>
          <w:iCs/>
          <w:sz w:val="24"/>
          <w:szCs w:val="24"/>
        </w:rPr>
        <w:t>所识别的语言</w:t>
      </w:r>
      <w:r>
        <w:rPr>
          <w:rFonts w:ascii="Times New Roman" w:eastAsia="楷体" w:hAnsi="Times New Roman" w:cs="Times New Roman" w:hint="eastAsia"/>
          <w:b/>
          <w:bCs/>
          <w:iCs/>
          <w:sz w:val="24"/>
          <w:szCs w:val="24"/>
        </w:rPr>
        <w:t>的正规式为：</w:t>
      </w:r>
      <m:oMath>
        <m:r>
          <w:rPr>
            <w:rFonts w:ascii="Cambria Math" w:eastAsia="楷体" w:hAnsi="Cambria Math" w:cs="Times New Roman"/>
            <w:sz w:val="24"/>
            <w:szCs w:val="24"/>
          </w:rPr>
          <m:t>00</m:t>
        </m:r>
        <m:sSup>
          <m:sSupPr>
            <m:ctrlPr>
              <w:rPr>
                <w:rFonts w:ascii="Cambria Math" w:eastAsia="楷体" w:hAnsi="Cambria Math" w:cs="Times New Roman"/>
                <w:i/>
                <w:sz w:val="24"/>
                <w:szCs w:val="24"/>
              </w:rPr>
            </m:ctrlPr>
          </m:sSupPr>
          <m:e>
            <m:r>
              <w:rPr>
                <w:rFonts w:ascii="Cambria Math" w:eastAsia="楷体" w:hAnsi="Cambria Math" w:cs="Times New Roman"/>
                <w:sz w:val="24"/>
                <w:szCs w:val="24"/>
              </w:rPr>
              <m:t>(0|10)</m:t>
            </m:r>
          </m:e>
          <m:sup>
            <m:r>
              <w:rPr>
                <w:rFonts w:ascii="Cambria Math" w:eastAsia="楷体" w:hAnsi="Cambria Math" w:cs="Times New Roman"/>
                <w:sz w:val="24"/>
                <w:szCs w:val="24"/>
              </w:rPr>
              <m:t>*</m:t>
            </m:r>
          </m:sup>
        </m:sSup>
      </m:oMath>
    </w:p>
    <w:p w14:paraId="77CBD1FC" w14:textId="77777777" w:rsidR="00FC7BC7" w:rsidRPr="00062481" w:rsidRDefault="00FC7BC7" w:rsidP="00FC7BC7">
      <w:pPr>
        <w:rPr>
          <w:rFonts w:ascii="Times New Roman" w:eastAsia="楷体" w:hAnsi="Times New Roman" w:cs="Times New Roman"/>
          <w:b/>
          <w:bCs/>
          <w:iCs/>
          <w:color w:val="FF0000"/>
          <w:sz w:val="24"/>
          <w:szCs w:val="24"/>
        </w:rPr>
      </w:pPr>
    </w:p>
    <w:p w14:paraId="1389E4A0" w14:textId="23945A31" w:rsidR="00BC6AE6" w:rsidRPr="00FC7BC7" w:rsidRDefault="00BC6AE6" w:rsidP="00DF1EE9">
      <w:pPr>
        <w:pStyle w:val="a4"/>
        <w:shd w:val="clear" w:color="auto" w:fill="FFFFFF"/>
        <w:spacing w:before="0" w:beforeAutospacing="0" w:afterLines="50" w:after="156" w:afterAutospacing="0" w:line="400" w:lineRule="exact"/>
        <w:ind w:left="360"/>
        <w:rPr>
          <w:rFonts w:ascii="楷体" w:eastAsia="楷体" w:hAnsi="楷体"/>
          <w:color w:val="333333"/>
        </w:rPr>
      </w:pPr>
    </w:p>
    <w:p w14:paraId="18C6CB04" w14:textId="77777777" w:rsidR="0004634F" w:rsidRDefault="00991473" w:rsidP="00991473">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1</w:t>
      </w:r>
      <w:r>
        <w:rPr>
          <w:rFonts w:ascii="楷体" w:eastAsia="楷体" w:hAnsi="楷体"/>
          <w:color w:val="333333"/>
        </w:rPr>
        <w:t>2.</w:t>
      </w:r>
      <w:r w:rsidR="00BC6AE6" w:rsidRPr="00DF1EE9">
        <w:rPr>
          <w:rFonts w:ascii="楷体" w:eastAsia="楷体" w:hAnsi="楷体" w:hint="eastAsia"/>
          <w:color w:val="333333"/>
        </w:rPr>
        <w:t>文法G[&lt;单词&gt;]为</w:t>
      </w:r>
    </w:p>
    <w:p w14:paraId="0CD161D9" w14:textId="77777777" w:rsidR="0004634F" w:rsidRDefault="00BC6AE6" w:rsidP="0004634F">
      <w:pPr>
        <w:pStyle w:val="a4"/>
        <w:shd w:val="clear" w:color="auto" w:fill="FFFFFF"/>
        <w:spacing w:before="0" w:beforeAutospacing="0" w:after="0" w:afterAutospacing="0"/>
        <w:rPr>
          <w:rFonts w:ascii="楷体" w:eastAsia="楷体" w:hAnsi="楷体"/>
          <w:color w:val="333333"/>
        </w:rPr>
      </w:pPr>
      <w:r w:rsidRPr="00DF1EE9">
        <w:rPr>
          <w:rFonts w:ascii="楷体" w:eastAsia="楷体" w:hAnsi="楷体" w:hint="eastAsia"/>
          <w:color w:val="333333"/>
        </w:rPr>
        <w:t>&lt;单词&gt;→&lt;标识符&gt; | &lt;整数&gt;</w:t>
      </w:r>
    </w:p>
    <w:p w14:paraId="147B6392" w14:textId="77777777" w:rsidR="0004634F" w:rsidRDefault="00BC6AE6" w:rsidP="0004634F">
      <w:pPr>
        <w:pStyle w:val="a4"/>
        <w:shd w:val="clear" w:color="auto" w:fill="FFFFFF"/>
        <w:spacing w:before="0" w:beforeAutospacing="0" w:after="0" w:afterAutospacing="0"/>
        <w:rPr>
          <w:rFonts w:ascii="楷体" w:eastAsia="楷体" w:hAnsi="楷体"/>
          <w:color w:val="333333"/>
        </w:rPr>
      </w:pPr>
      <w:r w:rsidRPr="00DF1EE9">
        <w:rPr>
          <w:rFonts w:ascii="楷体" w:eastAsia="楷体" w:hAnsi="楷体" w:hint="eastAsia"/>
          <w:color w:val="333333"/>
        </w:rPr>
        <w:t xml:space="preserve">&lt;标识符&gt;→&lt;标识符&gt;&lt;字母&gt; | &lt;标识符&gt;&lt;数字&gt; | &lt;字母&gt; </w:t>
      </w:r>
    </w:p>
    <w:p w14:paraId="236C2F72" w14:textId="77777777" w:rsidR="0004634F" w:rsidRDefault="00BC6AE6" w:rsidP="0004634F">
      <w:pPr>
        <w:pStyle w:val="a4"/>
        <w:shd w:val="clear" w:color="auto" w:fill="FFFFFF"/>
        <w:spacing w:before="0" w:beforeAutospacing="0" w:after="0" w:afterAutospacing="0"/>
        <w:rPr>
          <w:rFonts w:ascii="楷体" w:eastAsia="楷体" w:hAnsi="楷体"/>
          <w:color w:val="333333"/>
        </w:rPr>
      </w:pPr>
      <w:r w:rsidRPr="00DF1EE9">
        <w:rPr>
          <w:rFonts w:ascii="楷体" w:eastAsia="楷体" w:hAnsi="楷体" w:hint="eastAsia"/>
          <w:color w:val="333333"/>
        </w:rPr>
        <w:t xml:space="preserve">&lt;整数&gt;→&lt;整数&gt;&lt;数字&gt; | &lt;数字&gt; </w:t>
      </w:r>
    </w:p>
    <w:p w14:paraId="22685394" w14:textId="77777777" w:rsidR="0004634F" w:rsidRDefault="00BC6AE6" w:rsidP="0004634F">
      <w:pPr>
        <w:pStyle w:val="a4"/>
        <w:shd w:val="clear" w:color="auto" w:fill="FFFFFF"/>
        <w:spacing w:before="0" w:beforeAutospacing="0" w:after="0" w:afterAutospacing="0"/>
        <w:rPr>
          <w:rFonts w:ascii="楷体" w:eastAsia="楷体" w:hAnsi="楷体"/>
          <w:color w:val="333333"/>
        </w:rPr>
      </w:pPr>
      <w:r w:rsidRPr="00DF1EE9">
        <w:rPr>
          <w:rFonts w:ascii="楷体" w:eastAsia="楷体" w:hAnsi="楷体" w:hint="eastAsia"/>
          <w:color w:val="333333"/>
        </w:rPr>
        <w:t xml:space="preserve">&lt;字母&gt;→A|B|…|Y|Z </w:t>
      </w:r>
    </w:p>
    <w:p w14:paraId="1B019C91" w14:textId="77777777" w:rsidR="0004634F" w:rsidRDefault="00BC6AE6" w:rsidP="0004634F">
      <w:pPr>
        <w:pStyle w:val="a4"/>
        <w:shd w:val="clear" w:color="auto" w:fill="FFFFFF"/>
        <w:spacing w:before="0" w:beforeAutospacing="0" w:after="0" w:afterAutospacing="0"/>
        <w:rPr>
          <w:rFonts w:ascii="楷体" w:eastAsia="楷体" w:hAnsi="楷体"/>
          <w:color w:val="333333"/>
        </w:rPr>
      </w:pPr>
      <w:r w:rsidRPr="00DF1EE9">
        <w:rPr>
          <w:rFonts w:ascii="楷体" w:eastAsia="楷体" w:hAnsi="楷体" w:hint="eastAsia"/>
          <w:color w:val="333333"/>
        </w:rPr>
        <w:t xml:space="preserve">&lt;数字&gt;→0|1|2|…|8|9 </w:t>
      </w:r>
    </w:p>
    <w:p w14:paraId="29C2825C" w14:textId="175B0CAA" w:rsidR="00BC6AE6" w:rsidRPr="00DF1EE9" w:rsidRDefault="00BC6AE6" w:rsidP="0004634F">
      <w:pPr>
        <w:pStyle w:val="a4"/>
        <w:shd w:val="clear" w:color="auto" w:fill="FFFFFF"/>
        <w:spacing w:before="0" w:beforeAutospacing="0" w:after="0" w:afterAutospacing="0"/>
        <w:rPr>
          <w:rFonts w:ascii="楷体" w:eastAsia="楷体" w:hAnsi="楷体"/>
          <w:color w:val="333333"/>
        </w:rPr>
      </w:pPr>
      <w:r w:rsidRPr="00DF1EE9">
        <w:rPr>
          <w:rFonts w:ascii="楷体" w:eastAsia="楷体" w:hAnsi="楷体" w:hint="eastAsia"/>
          <w:color w:val="333333"/>
        </w:rPr>
        <w:lastRenderedPageBreak/>
        <w:t>改写G为G',使G'为与G等价的正规文法。 给出相应的有穷自动机。</w:t>
      </w:r>
    </w:p>
    <w:p w14:paraId="3C48FC8C" w14:textId="2EBF9FDE" w:rsidR="0001181C" w:rsidRDefault="00E23B76" w:rsidP="0004634F">
      <w:pPr>
        <w:pStyle w:val="a4"/>
        <w:shd w:val="clear" w:color="auto" w:fill="FFFFFF"/>
        <w:spacing w:before="0" w:beforeAutospacing="0" w:after="0" w:afterAutospacing="0"/>
        <w:rPr>
          <w:rFonts w:ascii="楷体" w:eastAsia="楷体" w:hAnsi="楷体"/>
          <w:color w:val="333333"/>
        </w:rPr>
      </w:pPr>
      <w:r w:rsidRPr="00062481">
        <w:rPr>
          <w:rFonts w:ascii="Times New Roman" w:eastAsia="楷体" w:hAnsi="Times New Roman" w:cs="Times New Roman" w:hint="eastAsia"/>
          <w:b/>
          <w:bCs/>
          <w:iCs/>
          <w:color w:val="FF0000"/>
        </w:rPr>
        <w:t>答：</w:t>
      </w:r>
      <w:r w:rsidR="0004634F">
        <w:rPr>
          <w:rFonts w:ascii="楷体" w:eastAsia="楷体" w:hAnsi="楷体" w:hint="eastAsia"/>
          <w:color w:val="333333"/>
        </w:rPr>
        <w:t>令符号W表示单词，I表示标识符，D表示整数，a表示字母类的终结符，b表示数字类的终结符</w:t>
      </w:r>
    </w:p>
    <w:p w14:paraId="31E273C0" w14:textId="77777777" w:rsidR="0004634F" w:rsidRDefault="0004634F" w:rsidP="0004634F">
      <w:pPr>
        <w:pStyle w:val="a4"/>
        <w:shd w:val="clear" w:color="auto" w:fill="FFFFFF"/>
        <w:spacing w:before="0" w:beforeAutospacing="0" w:after="0" w:afterAutospacing="0"/>
        <w:rPr>
          <w:rFonts w:ascii="楷体" w:eastAsia="楷体" w:hAnsi="楷体"/>
          <w:color w:val="333333"/>
        </w:rPr>
      </w:pPr>
      <w:r>
        <w:rPr>
          <w:rFonts w:ascii="楷体" w:eastAsia="楷体" w:hAnsi="楷体" w:hint="eastAsia"/>
          <w:color w:val="333333"/>
        </w:rPr>
        <w:t>则文法为：</w:t>
      </w:r>
    </w:p>
    <w:p w14:paraId="4996850E" w14:textId="04B1BE69" w:rsidR="0004634F" w:rsidRDefault="0004634F" w:rsidP="0004634F">
      <w:pPr>
        <w:pStyle w:val="a4"/>
        <w:shd w:val="clear" w:color="auto" w:fill="FFFFFF"/>
        <w:spacing w:before="0" w:beforeAutospacing="0" w:after="0" w:afterAutospacing="0"/>
        <w:ind w:leftChars="200" w:left="420"/>
        <w:rPr>
          <w:rFonts w:ascii="楷体" w:eastAsia="楷体" w:hAnsi="楷体"/>
          <w:color w:val="333333"/>
        </w:rPr>
      </w:pPr>
      <w:r>
        <w:rPr>
          <w:rFonts w:ascii="楷体" w:eastAsia="楷体" w:hAnsi="楷体"/>
          <w:color w:val="333333"/>
        </w:rPr>
        <w:t>W</w:t>
      </w:r>
      <w:r w:rsidRPr="00DF1EE9">
        <w:rPr>
          <w:rFonts w:ascii="楷体" w:eastAsia="楷体" w:hAnsi="楷体" w:hint="eastAsia"/>
          <w:color w:val="333333"/>
        </w:rPr>
        <w:t>→</w:t>
      </w:r>
      <w:r>
        <w:rPr>
          <w:rFonts w:ascii="楷体" w:eastAsia="楷体" w:hAnsi="楷体"/>
          <w:color w:val="333333"/>
        </w:rPr>
        <w:t>I</w:t>
      </w:r>
      <w:r w:rsidRPr="00DF1EE9">
        <w:rPr>
          <w:rFonts w:ascii="楷体" w:eastAsia="楷体" w:hAnsi="楷体" w:hint="eastAsia"/>
          <w:color w:val="333333"/>
        </w:rPr>
        <w:t>|</w:t>
      </w:r>
      <w:r>
        <w:rPr>
          <w:rFonts w:ascii="楷体" w:eastAsia="楷体" w:hAnsi="楷体"/>
          <w:color w:val="333333"/>
        </w:rPr>
        <w:t>D</w:t>
      </w:r>
    </w:p>
    <w:p w14:paraId="46C02A6C" w14:textId="32939F53" w:rsidR="0004634F" w:rsidRDefault="0004634F" w:rsidP="0004634F">
      <w:pPr>
        <w:pStyle w:val="a4"/>
        <w:shd w:val="clear" w:color="auto" w:fill="FFFFFF"/>
        <w:spacing w:before="0" w:beforeAutospacing="0" w:after="0" w:afterAutospacing="0"/>
        <w:ind w:leftChars="200" w:left="420"/>
        <w:rPr>
          <w:rFonts w:ascii="楷体" w:eastAsia="楷体" w:hAnsi="楷体"/>
          <w:color w:val="333333"/>
        </w:rPr>
      </w:pPr>
      <w:r>
        <w:rPr>
          <w:rFonts w:ascii="楷体" w:eastAsia="楷体" w:hAnsi="楷体"/>
          <w:color w:val="333333"/>
        </w:rPr>
        <w:t>I</w:t>
      </w:r>
      <w:r w:rsidRPr="00DF1EE9">
        <w:rPr>
          <w:rFonts w:ascii="楷体" w:eastAsia="楷体" w:hAnsi="楷体" w:hint="eastAsia"/>
          <w:color w:val="333333"/>
        </w:rPr>
        <w:t>→</w:t>
      </w:r>
      <w:proofErr w:type="spellStart"/>
      <w:r>
        <w:rPr>
          <w:rFonts w:ascii="楷体" w:eastAsia="楷体" w:hAnsi="楷体"/>
          <w:color w:val="333333"/>
        </w:rPr>
        <w:t>Ia</w:t>
      </w:r>
      <w:r w:rsidRPr="00DF1EE9">
        <w:rPr>
          <w:rFonts w:ascii="楷体" w:eastAsia="楷体" w:hAnsi="楷体" w:hint="eastAsia"/>
          <w:color w:val="333333"/>
        </w:rPr>
        <w:t>|</w:t>
      </w:r>
      <w:r>
        <w:rPr>
          <w:rFonts w:ascii="楷体" w:eastAsia="楷体" w:hAnsi="楷体"/>
          <w:color w:val="333333"/>
        </w:rPr>
        <w:t>Ib</w:t>
      </w:r>
      <w:r w:rsidRPr="00DF1EE9">
        <w:rPr>
          <w:rFonts w:ascii="楷体" w:eastAsia="楷体" w:hAnsi="楷体" w:hint="eastAsia"/>
          <w:color w:val="333333"/>
        </w:rPr>
        <w:t>|</w:t>
      </w:r>
      <w:r>
        <w:rPr>
          <w:rFonts w:ascii="楷体" w:eastAsia="楷体" w:hAnsi="楷体"/>
          <w:color w:val="333333"/>
        </w:rPr>
        <w:t>a</w:t>
      </w:r>
      <w:proofErr w:type="spellEnd"/>
    </w:p>
    <w:p w14:paraId="3A918CBA" w14:textId="5F57525A" w:rsidR="0004634F" w:rsidRDefault="0004634F" w:rsidP="0004634F">
      <w:pPr>
        <w:pStyle w:val="a4"/>
        <w:shd w:val="clear" w:color="auto" w:fill="FFFFFF"/>
        <w:spacing w:before="0" w:beforeAutospacing="0" w:after="0" w:afterAutospacing="0"/>
        <w:ind w:leftChars="200" w:left="420"/>
        <w:rPr>
          <w:rFonts w:ascii="楷体" w:eastAsia="楷体" w:hAnsi="楷体"/>
          <w:color w:val="333333"/>
        </w:rPr>
      </w:pPr>
      <w:r>
        <w:rPr>
          <w:rFonts w:ascii="楷体" w:eastAsia="楷体" w:hAnsi="楷体"/>
          <w:color w:val="333333"/>
        </w:rPr>
        <w:t>D</w:t>
      </w:r>
      <w:r w:rsidRPr="00DF1EE9">
        <w:rPr>
          <w:rFonts w:ascii="楷体" w:eastAsia="楷体" w:hAnsi="楷体" w:hint="eastAsia"/>
          <w:color w:val="333333"/>
        </w:rPr>
        <w:t>→</w:t>
      </w:r>
      <w:proofErr w:type="spellStart"/>
      <w:r>
        <w:rPr>
          <w:rFonts w:ascii="楷体" w:eastAsia="楷体" w:hAnsi="楷体"/>
          <w:color w:val="333333"/>
        </w:rPr>
        <w:t>Db</w:t>
      </w:r>
      <w:r w:rsidRPr="00DF1EE9">
        <w:rPr>
          <w:rFonts w:ascii="楷体" w:eastAsia="楷体" w:hAnsi="楷体" w:hint="eastAsia"/>
          <w:color w:val="333333"/>
        </w:rPr>
        <w:t>|</w:t>
      </w:r>
      <w:r>
        <w:rPr>
          <w:rFonts w:ascii="楷体" w:eastAsia="楷体" w:hAnsi="楷体"/>
          <w:color w:val="333333"/>
        </w:rPr>
        <w:t>b</w:t>
      </w:r>
      <w:proofErr w:type="spellEnd"/>
    </w:p>
    <w:p w14:paraId="37A8202C" w14:textId="1503D4AB" w:rsidR="0001181C" w:rsidRDefault="0004634F" w:rsidP="001E5F4A">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该文法为一左线性文法。构造自动机如下所示：</w:t>
      </w:r>
    </w:p>
    <w:p w14:paraId="2ACFD8C3" w14:textId="77777777" w:rsidR="0004634F" w:rsidRDefault="0004634F" w:rsidP="001E5F4A">
      <w:pPr>
        <w:pStyle w:val="a4"/>
        <w:shd w:val="clear" w:color="auto" w:fill="FFFFFF"/>
        <w:spacing w:before="0" w:beforeAutospacing="0" w:afterLines="50" w:after="156" w:afterAutospacing="0" w:line="400" w:lineRule="exact"/>
        <w:rPr>
          <w:rFonts w:ascii="楷体" w:eastAsia="楷体" w:hAnsi="楷体"/>
          <w:color w:val="333333"/>
        </w:rPr>
      </w:pPr>
    </w:p>
    <w:p w14:paraId="07F3EE32" w14:textId="0635EE02" w:rsidR="0001181C" w:rsidRDefault="003E6BBB" w:rsidP="003E6BBB">
      <w:pPr>
        <w:pStyle w:val="a4"/>
        <w:shd w:val="clear" w:color="auto" w:fill="FFFFFF"/>
        <w:spacing w:before="0" w:beforeAutospacing="0" w:afterLines="50" w:after="156" w:afterAutospacing="0"/>
      </w:pPr>
      <w:r>
        <w:object w:dxaOrig="5890" w:dyaOrig="3711" w14:anchorId="51996EA1">
          <v:shape id="_x0000_i1031" type="#_x0000_t75" style="width:295.5pt;height:185.65pt" o:ole="">
            <v:imagedata r:id="rId34" o:title=""/>
          </v:shape>
          <o:OLEObject Type="Embed" ProgID="Visio.Drawing.15" ShapeID="_x0000_i1031" DrawAspect="Content" ObjectID="_1745303133" r:id="rId35"/>
        </w:object>
      </w:r>
    </w:p>
    <w:p w14:paraId="4AA2E76C" w14:textId="6694F1C0" w:rsidR="00E23B76" w:rsidRDefault="00E23B76" w:rsidP="003E6BBB">
      <w:pPr>
        <w:pStyle w:val="a4"/>
        <w:shd w:val="clear" w:color="auto" w:fill="FFFFFF"/>
        <w:spacing w:before="0" w:beforeAutospacing="0" w:afterLines="50" w:after="156" w:afterAutospacing="0"/>
        <w:rPr>
          <w:rFonts w:ascii="楷体" w:eastAsia="楷体" w:hAnsi="楷体"/>
          <w:color w:val="333333"/>
        </w:rPr>
      </w:pPr>
      <w:r w:rsidRPr="00062481">
        <w:rPr>
          <w:rFonts w:ascii="Times New Roman" w:eastAsia="楷体" w:hAnsi="Times New Roman" w:cs="Times New Roman" w:hint="eastAsia"/>
          <w:b/>
          <w:bCs/>
          <w:color w:val="000000" w:themeColor="text1"/>
        </w:rPr>
        <w:t>用子集法将此</w:t>
      </w:r>
      <w:r w:rsidRPr="00062481">
        <w:rPr>
          <w:rFonts w:ascii="Times New Roman" w:eastAsia="楷体" w:hAnsi="Times New Roman" w:cs="Times New Roman" w:hint="eastAsia"/>
          <w:b/>
          <w:bCs/>
          <w:color w:val="000000" w:themeColor="text1"/>
        </w:rPr>
        <w:t>NFA</w:t>
      </w:r>
      <w:r w:rsidRPr="00062481">
        <w:rPr>
          <w:rFonts w:ascii="Times New Roman" w:eastAsia="楷体" w:hAnsi="Times New Roman" w:cs="Times New Roman" w:hint="eastAsia"/>
          <w:b/>
          <w:bCs/>
          <w:color w:val="000000" w:themeColor="text1"/>
        </w:rPr>
        <w:t>确定化的状态转换表如下：</w:t>
      </w:r>
    </w:p>
    <w:tbl>
      <w:tblPr>
        <w:tblStyle w:val="a7"/>
        <w:tblpPr w:leftFromText="180" w:rightFromText="180" w:vertAnchor="text" w:horzAnchor="margin" w:tblpY="182"/>
        <w:tblW w:w="7835" w:type="dxa"/>
        <w:tblLook w:val="04A0" w:firstRow="1" w:lastRow="0" w:firstColumn="1" w:lastColumn="0" w:noHBand="0" w:noVBand="1"/>
      </w:tblPr>
      <w:tblGrid>
        <w:gridCol w:w="2396"/>
        <w:gridCol w:w="945"/>
        <w:gridCol w:w="1890"/>
        <w:gridCol w:w="2604"/>
      </w:tblGrid>
      <w:tr w:rsidR="003E6BBB" w:rsidRPr="00062481" w14:paraId="7B1D56CE" w14:textId="77777777" w:rsidTr="003E6BBB">
        <w:tc>
          <w:tcPr>
            <w:tcW w:w="2396" w:type="dxa"/>
            <w:vAlign w:val="center"/>
          </w:tcPr>
          <w:p w14:paraId="3ED1BC94" w14:textId="77777777" w:rsidR="003E6BBB" w:rsidRPr="00062481" w:rsidRDefault="003E6BBB" w:rsidP="003E6BBB">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945" w:type="dxa"/>
          </w:tcPr>
          <w:p w14:paraId="0F3C4838" w14:textId="77777777" w:rsidR="003E6BBB" w:rsidRPr="00062481" w:rsidRDefault="003E6BBB" w:rsidP="003E6BBB">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1890" w:type="dxa"/>
          </w:tcPr>
          <w:p w14:paraId="16AB46A4" w14:textId="77777777" w:rsidR="003E6BBB" w:rsidRPr="00062481"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c>
          <w:tcPr>
            <w:tcW w:w="2604" w:type="dxa"/>
            <w:vAlign w:val="center"/>
          </w:tcPr>
          <w:p w14:paraId="43C1C131" w14:textId="77777777" w:rsidR="003E6BBB" w:rsidRDefault="003E6BBB" w:rsidP="003E6BBB">
            <w:pPr>
              <w:rPr>
                <w:rFonts w:ascii="楷体" w:eastAsia="楷体" w:hAnsi="楷体" w:cs="宋体"/>
                <w:color w:val="000000" w:themeColor="text1"/>
                <w:sz w:val="24"/>
                <w:szCs w:val="24"/>
              </w:rPr>
            </w:pPr>
            <m:oMathPara>
              <m:oMath>
                <m:r>
                  <w:rPr>
                    <w:rFonts w:ascii="Cambria Math" w:eastAsia="楷体" w:hAnsi="Cambria Math" w:cs="Times New Roman"/>
                    <w:color w:val="000000" w:themeColor="text1"/>
                    <w:sz w:val="24"/>
                    <w:szCs w:val="24"/>
                  </w:rPr>
                  <m:t>ε_closure(Move</m:t>
                </m:r>
                <m:d>
                  <m:dPr>
                    <m:ctrlPr>
                      <w:rPr>
                        <w:rFonts w:ascii="Cambria Math" w:eastAsia="楷体" w:hAnsi="Cambria Math" w:cs="Times New Roman"/>
                        <w:i/>
                        <w:color w:val="000000" w:themeColor="text1"/>
                        <w:sz w:val="24"/>
                        <w:szCs w:val="24"/>
                      </w:rPr>
                    </m:ctrlPr>
                  </m:dPr>
                  <m:e>
                    <m:r>
                      <w:rPr>
                        <w:rFonts w:ascii="Cambria Math" w:eastAsia="楷体" w:hAnsi="Cambria Math" w:cs="Times New Roman"/>
                        <w:color w:val="000000" w:themeColor="text1"/>
                        <w:sz w:val="24"/>
                        <w:szCs w:val="24"/>
                      </w:rPr>
                      <m:t>T,a</m:t>
                    </m:r>
                  </m:e>
                </m:d>
                <m:r>
                  <w:rPr>
                    <w:rFonts w:ascii="Cambria Math" w:eastAsia="楷体" w:hAnsi="Cambria Math" w:cs="Times New Roman"/>
                    <w:color w:val="000000" w:themeColor="text1"/>
                    <w:sz w:val="24"/>
                    <w:szCs w:val="24"/>
                  </w:rPr>
                  <m:t>)</m:t>
                </m:r>
              </m:oMath>
            </m:oMathPara>
          </w:p>
        </w:tc>
      </w:tr>
      <w:tr w:rsidR="003E6BBB" w:rsidRPr="00062481" w14:paraId="30BBE06C" w14:textId="77777777" w:rsidTr="003E6BBB">
        <w:tc>
          <w:tcPr>
            <w:tcW w:w="2396" w:type="dxa"/>
            <w:vAlign w:val="center"/>
          </w:tcPr>
          <w:p w14:paraId="2F980D28" w14:textId="77777777" w:rsidR="003E6BBB" w:rsidRPr="00062481" w:rsidRDefault="00000000" w:rsidP="003E6BBB">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={R}</m:t>
                </m:r>
              </m:oMath>
            </m:oMathPara>
          </w:p>
        </w:tc>
        <w:tc>
          <w:tcPr>
            <w:tcW w:w="945" w:type="dxa"/>
            <w:vAlign w:val="center"/>
          </w:tcPr>
          <w:p w14:paraId="773D75CB" w14:textId="77777777" w:rsidR="003E6BBB" w:rsidRPr="00062481" w:rsidRDefault="003E6BBB" w:rsidP="003E6BB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0BDCEAC7" w14:textId="77777777" w:rsidR="003E6BBB" w:rsidRPr="00062481" w:rsidRDefault="003E6BBB" w:rsidP="003E6BB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35279BDA" w14:textId="77777777" w:rsidR="003E6BBB" w:rsidRPr="00062481"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{I}</m:t>
                </m:r>
              </m:oMath>
            </m:oMathPara>
          </w:p>
          <w:p w14:paraId="4B92BF94" w14:textId="77777777" w:rsidR="003E6BBB" w:rsidRPr="00062481"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{D}</m:t>
                </m:r>
              </m:oMath>
            </m:oMathPara>
          </w:p>
        </w:tc>
        <w:tc>
          <w:tcPr>
            <w:tcW w:w="2604" w:type="dxa"/>
          </w:tcPr>
          <w:p w14:paraId="57CC723F" w14:textId="77777777" w:rsidR="003E6BBB" w:rsidRPr="0077750B" w:rsidRDefault="003E6BBB" w:rsidP="003E6BBB">
            <w:pP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{I,W}</m:t>
                </m:r>
              </m:oMath>
            </m:oMathPara>
          </w:p>
          <w:p w14:paraId="5947C0CA" w14:textId="77777777" w:rsidR="003E6BBB" w:rsidRPr="0077750B" w:rsidRDefault="00000000" w:rsidP="003E6BBB">
            <w:pPr>
              <w:rPr>
                <w:rFonts w:ascii="楷体" w:eastAsia="楷体" w:hAnsi="楷体" w:cs="Times New Roman"/>
                <w:color w:val="000000" w:themeColor="text1"/>
                <w:sz w:val="24"/>
                <w:szCs w:val="24"/>
              </w:rPr>
            </w:pPr>
            <m:oMathPara>
              <m:oMathParaPr>
                <m:jc m:val="left"/>
              </m:oMathParaPr>
              <m:oMath>
                <m:d>
                  <m:dPr>
                    <m:begChr m:val="{"/>
                    <m:endChr m:val="}"/>
                    <m:ctrlPr>
                      <w:rPr>
                        <w:rFonts w:ascii="Cambria Math" w:eastAsia="楷体" w:hAnsi="Cambria Math" w:cs="Times New Roman"/>
                        <w:i/>
                        <w:color w:val="000000" w:themeColor="text1"/>
                        <w:sz w:val="24"/>
                        <w:szCs w:val="24"/>
                      </w:rPr>
                    </m:ctrlPr>
                  </m:dPr>
                  <m:e>
                    <m:r>
                      <w:rPr>
                        <w:rFonts w:ascii="Cambria Math" w:eastAsia="楷体" w:hAnsi="Cambria Math" w:cs="Times New Roman"/>
                        <w:color w:val="000000" w:themeColor="text1"/>
                        <w:sz w:val="24"/>
                        <w:szCs w:val="24"/>
                      </w:rPr>
                      <m:t>D,W</m:t>
                    </m:r>
                  </m:e>
                </m:d>
              </m:oMath>
            </m:oMathPara>
          </w:p>
        </w:tc>
      </w:tr>
      <w:tr w:rsidR="003E6BBB" w:rsidRPr="00062481" w14:paraId="7DF4CA7B" w14:textId="77777777" w:rsidTr="003E6BBB">
        <w:tc>
          <w:tcPr>
            <w:tcW w:w="2396" w:type="dxa"/>
            <w:vAlign w:val="center"/>
          </w:tcPr>
          <w:p w14:paraId="329D5D50" w14:textId="77777777" w:rsidR="003E6BBB" w:rsidRPr="000B6AFD" w:rsidRDefault="00000000" w:rsidP="003E6BBB">
            <w:pPr>
              <w:rPr>
                <w:rFonts w:ascii="楷体" w:eastAsia="楷体" w:hAnsi="楷体"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={I,W}</m:t>
                </m:r>
              </m:oMath>
            </m:oMathPara>
          </w:p>
          <w:p w14:paraId="5A1183E1" w14:textId="77777777" w:rsidR="003E6BBB" w:rsidRPr="00062481" w:rsidRDefault="003E6BBB" w:rsidP="003E6BBB">
            <w:pPr>
              <w:rPr>
                <w:rFonts w:ascii="Times New Roman" w:eastAsia="楷体" w:hAnsi="Times New Roman" w:cs="Times New Roman"/>
                <w:color w:val="000000" w:themeColor="text1"/>
                <w:sz w:val="24"/>
                <w:szCs w:val="24"/>
              </w:rPr>
            </w:pPr>
          </w:p>
        </w:tc>
        <w:tc>
          <w:tcPr>
            <w:tcW w:w="945" w:type="dxa"/>
            <w:vAlign w:val="bottom"/>
          </w:tcPr>
          <w:p w14:paraId="6CFD22F5" w14:textId="77777777" w:rsidR="003E6BBB" w:rsidRPr="00062481" w:rsidRDefault="003E6BBB" w:rsidP="003E6BB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4632F123" w14:textId="77777777" w:rsidR="003E6BBB" w:rsidRPr="00062481" w:rsidRDefault="003E6BBB" w:rsidP="003E6BBB">
            <w:pPr>
              <w:jc w:val="left"/>
              <w:rPr>
                <w:rFonts w:ascii="Times New Roman" w:eastAsia="楷体" w:hAnsi="Times New Roman" w:cs="Times New Roman"/>
                <w:color w:val="000000" w:themeColor="text1"/>
                <w:sz w:val="24"/>
                <w:szCs w:val="24"/>
              </w:rPr>
            </w:pPr>
            <m:oMath>
              <m:r>
                <w:rPr>
                  <w:rFonts w:ascii="Cambria Math" w:eastAsia="楷体" w:hAnsi="Cambria Math" w:cs="Times New Roman"/>
                  <w:color w:val="000000" w:themeColor="text1"/>
                  <w:sz w:val="24"/>
                  <w:szCs w:val="24"/>
                </w:rPr>
                <m:t>b</m:t>
              </m:r>
            </m:oMath>
            <w:r>
              <w:rPr>
                <w:rFonts w:ascii="Times New Roman" w:eastAsia="楷体" w:hAnsi="Times New Roman" w:cs="Times New Roman" w:hint="eastAsia"/>
                <w:color w:val="000000" w:themeColor="text1"/>
                <w:sz w:val="24"/>
                <w:szCs w:val="24"/>
              </w:rPr>
              <w:t>c</w:t>
            </w:r>
          </w:p>
        </w:tc>
        <w:tc>
          <w:tcPr>
            <w:tcW w:w="1890" w:type="dxa"/>
          </w:tcPr>
          <w:p w14:paraId="2B59A75B" w14:textId="77777777" w:rsidR="003E6BBB" w:rsidRPr="00062481"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{I}</m:t>
                </m:r>
              </m:oMath>
            </m:oMathPara>
          </w:p>
          <w:p w14:paraId="29760728" w14:textId="77777777" w:rsidR="003E6BBB" w:rsidRPr="00062481"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{I}</m:t>
                </m:r>
              </m:oMath>
            </m:oMathPara>
          </w:p>
        </w:tc>
        <w:tc>
          <w:tcPr>
            <w:tcW w:w="2604" w:type="dxa"/>
          </w:tcPr>
          <w:p w14:paraId="2FFD4CBE" w14:textId="77777777" w:rsidR="003E6BBB" w:rsidRPr="0077750B" w:rsidRDefault="003E6BBB" w:rsidP="003E6BBB">
            <w:pPr>
              <w:rPr>
                <w:rFonts w:ascii="楷体" w:eastAsia="楷体" w:hAnsi="楷体"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{I,W}</m:t>
                </m:r>
              </m:oMath>
            </m:oMathPara>
          </w:p>
          <w:p w14:paraId="2375EC3E" w14:textId="77777777" w:rsidR="003E6BBB" w:rsidRPr="00B63FCA" w:rsidRDefault="00000000" w:rsidP="003E6BBB">
            <w:pPr>
              <w:rPr>
                <w:rFonts w:ascii="楷体" w:eastAsia="楷体" w:hAnsi="楷体" w:cs="Times New Roman"/>
                <w:color w:val="000000" w:themeColor="text1"/>
                <w:sz w:val="24"/>
                <w:szCs w:val="24"/>
              </w:rPr>
            </w:pPr>
            <m:oMathPara>
              <m:oMathParaPr>
                <m:jc m:val="left"/>
              </m:oMathParaPr>
              <m:oMath>
                <m:d>
                  <m:dPr>
                    <m:begChr m:val="{"/>
                    <m:endChr m:val="}"/>
                    <m:ctrlPr>
                      <w:rPr>
                        <w:rFonts w:ascii="Cambria Math" w:eastAsia="楷体" w:hAnsi="Cambria Math" w:cs="Times New Roman"/>
                        <w:i/>
                        <w:color w:val="000000" w:themeColor="text1"/>
                        <w:sz w:val="24"/>
                        <w:szCs w:val="24"/>
                      </w:rPr>
                    </m:ctrlPr>
                  </m:dPr>
                  <m:e>
                    <m:r>
                      <w:rPr>
                        <w:rFonts w:ascii="Cambria Math" w:eastAsia="楷体" w:hAnsi="Cambria Math" w:cs="Times New Roman"/>
                        <w:color w:val="000000" w:themeColor="text1"/>
                        <w:sz w:val="24"/>
                        <w:szCs w:val="24"/>
                      </w:rPr>
                      <m:t>I,W</m:t>
                    </m:r>
                  </m:e>
                </m:d>
              </m:oMath>
            </m:oMathPara>
          </w:p>
        </w:tc>
      </w:tr>
      <w:tr w:rsidR="003E6BBB" w:rsidRPr="00062481" w14:paraId="3F2468FE" w14:textId="77777777" w:rsidTr="003E6BBB">
        <w:tc>
          <w:tcPr>
            <w:tcW w:w="2396" w:type="dxa"/>
            <w:vAlign w:val="center"/>
          </w:tcPr>
          <w:p w14:paraId="3308C739" w14:textId="1614E3DA" w:rsidR="003E6BBB" w:rsidRPr="003E6BBB" w:rsidRDefault="00000000" w:rsidP="003E6BBB">
            <w:pP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={D,W}</m:t>
                </m:r>
              </m:oMath>
            </m:oMathPara>
          </w:p>
        </w:tc>
        <w:tc>
          <w:tcPr>
            <w:tcW w:w="945" w:type="dxa"/>
            <w:vAlign w:val="bottom"/>
          </w:tcPr>
          <w:p w14:paraId="72CF96F8" w14:textId="77777777" w:rsidR="003E6BBB" w:rsidRPr="00062481" w:rsidRDefault="003E6BBB" w:rsidP="003E6BB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20DF89F4" w14:textId="77777777" w:rsidR="003E6BBB" w:rsidRPr="003E6BBB" w:rsidRDefault="003E6BBB" w:rsidP="003E6BB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3ABC11CF" w14:textId="77777777" w:rsidR="003E6BBB" w:rsidRPr="0077750B"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5C040691" w14:textId="77777777" w:rsidR="003E6BBB" w:rsidRPr="003E6BBB"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{D}</m:t>
                </m:r>
              </m:oMath>
            </m:oMathPara>
          </w:p>
        </w:tc>
        <w:tc>
          <w:tcPr>
            <w:tcW w:w="2604" w:type="dxa"/>
          </w:tcPr>
          <w:p w14:paraId="217CD6BF" w14:textId="77777777" w:rsidR="003E6BBB" w:rsidRPr="0077750B" w:rsidRDefault="003E6BBB" w:rsidP="003E6BB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4D4730B5" w14:textId="77777777" w:rsidR="003E6BBB" w:rsidRPr="003E6BBB" w:rsidRDefault="00000000" w:rsidP="003E6BBB">
            <w:pPr>
              <w:rPr>
                <w:rFonts w:ascii="Times New Roman" w:eastAsia="楷体" w:hAnsi="Times New Roman" w:cs="Times New Roman"/>
                <w:color w:val="000000" w:themeColor="text1"/>
                <w:sz w:val="24"/>
                <w:szCs w:val="24"/>
              </w:rPr>
            </w:pPr>
            <m:oMathPara>
              <m:oMathParaPr>
                <m:jc m:val="left"/>
              </m:oMathParaPr>
              <m:oMath>
                <m:d>
                  <m:dPr>
                    <m:begChr m:val="{"/>
                    <m:endChr m:val="}"/>
                    <m:ctrlPr>
                      <w:rPr>
                        <w:rFonts w:ascii="Cambria Math" w:eastAsia="楷体" w:hAnsi="Cambria Math" w:cs="Times New Roman"/>
                        <w:i/>
                        <w:color w:val="000000" w:themeColor="text1"/>
                        <w:sz w:val="24"/>
                        <w:szCs w:val="24"/>
                      </w:rPr>
                    </m:ctrlPr>
                  </m:dPr>
                  <m:e>
                    <m:r>
                      <w:rPr>
                        <w:rFonts w:ascii="Cambria Math" w:eastAsia="楷体" w:hAnsi="Cambria Math" w:cs="Times New Roman"/>
                        <w:color w:val="000000" w:themeColor="text1"/>
                        <w:sz w:val="24"/>
                        <w:szCs w:val="24"/>
                      </w:rPr>
                      <m:t>D,W</m:t>
                    </m:r>
                  </m:e>
                </m:d>
              </m:oMath>
            </m:oMathPara>
          </w:p>
        </w:tc>
      </w:tr>
    </w:tbl>
    <w:p w14:paraId="728E03F4" w14:textId="77777777" w:rsidR="003E6BBB" w:rsidRDefault="003E6BBB" w:rsidP="003E6BBB">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p>
    <w:p w14:paraId="4D3A8E84" w14:textId="4484D23A" w:rsidR="003E6BBB" w:rsidRPr="00797E6C" w:rsidRDefault="003E6BBB" w:rsidP="003E6BBB">
      <w:pPr>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color w:val="000000" w:themeColor="text1"/>
          <w:sz w:val="24"/>
          <w:szCs w:val="24"/>
        </w:rPr>
        <w:t>终态：</w:t>
      </w:r>
      <m:oMath>
        <m:sSub>
          <m:sSubPr>
            <m:ctrlPr>
              <w:rPr>
                <w:rFonts w:ascii="Cambria Math" w:eastAsia="楷体" w:hAnsi="Cambria Math" w:cs="Times New Roman"/>
                <w:i/>
                <w:color w:val="000000" w:themeColor="text1"/>
                <w:sz w:val="24"/>
                <w:szCs w:val="24"/>
              </w:rPr>
            </m:ctrlPr>
          </m:sSub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2</m:t>
            </m:r>
          </m:sub>
        </m:sSub>
      </m:oMath>
    </w:p>
    <w:p w14:paraId="5A7A46ED" w14:textId="77777777" w:rsidR="003E6BBB" w:rsidRDefault="003E6BBB" w:rsidP="003E6BBB">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hint="eastAsia"/>
          <w:color w:val="333333"/>
        </w:rPr>
        <w:t>已经是最简化的DFA</w:t>
      </w:r>
    </w:p>
    <w:p w14:paraId="7A949679" w14:textId="77777777" w:rsidR="00B73D2E" w:rsidRPr="00062481" w:rsidRDefault="00B73D2E" w:rsidP="00B73D2E">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w:t>
      </w:r>
      <w:r>
        <w:rPr>
          <w:rFonts w:ascii="Times New Roman" w:eastAsia="楷体" w:hAnsi="Times New Roman" w:cs="Times New Roman" w:hint="eastAsia"/>
          <w:b/>
          <w:bCs/>
          <w:color w:val="000000" w:themeColor="text1"/>
          <w:sz w:val="24"/>
          <w:szCs w:val="24"/>
        </w:rPr>
        <w:t>图</w:t>
      </w:r>
      <w:r w:rsidRPr="00062481">
        <w:rPr>
          <w:rFonts w:ascii="Times New Roman" w:eastAsia="楷体" w:hAnsi="Times New Roman" w:cs="Times New Roman" w:hint="eastAsia"/>
          <w:b/>
          <w:bCs/>
          <w:color w:val="000000" w:themeColor="text1"/>
          <w:sz w:val="24"/>
          <w:szCs w:val="24"/>
        </w:rPr>
        <w:t>为：</w:t>
      </w:r>
    </w:p>
    <w:p w14:paraId="7D4CC453" w14:textId="0F15A36A" w:rsidR="0001181C" w:rsidRPr="00B73D2E" w:rsidRDefault="007E7ACC" w:rsidP="00867926">
      <w:pPr>
        <w:pStyle w:val="a4"/>
        <w:shd w:val="clear" w:color="auto" w:fill="FFFFFF"/>
        <w:spacing w:before="0" w:beforeAutospacing="0" w:afterLines="50" w:after="156" w:afterAutospacing="0"/>
        <w:rPr>
          <w:rFonts w:ascii="楷体" w:eastAsia="楷体" w:hAnsi="楷体"/>
          <w:color w:val="333333"/>
        </w:rPr>
      </w:pPr>
      <w:r>
        <w:object w:dxaOrig="5940" w:dyaOrig="3735" w14:anchorId="6403E446">
          <v:shape id="_x0000_i1032" type="#_x0000_t75" style="width:296.25pt;height:186pt" o:ole="">
            <v:imagedata r:id="rId36" o:title=""/>
          </v:shape>
          <o:OLEObject Type="Embed" ProgID="Visio.Drawing.15" ShapeID="_x0000_i1032" DrawAspect="Content" ObjectID="_1745303134" r:id="rId37"/>
        </w:object>
      </w:r>
    </w:p>
    <w:p w14:paraId="5F6A3CB7" w14:textId="77777777" w:rsidR="00B73D2E" w:rsidRDefault="00B73D2E" w:rsidP="001E5F4A">
      <w:pPr>
        <w:pStyle w:val="a4"/>
        <w:shd w:val="clear" w:color="auto" w:fill="FFFFFF"/>
        <w:spacing w:before="0" w:beforeAutospacing="0" w:afterLines="50" w:after="156" w:afterAutospacing="0" w:line="400" w:lineRule="exact"/>
        <w:rPr>
          <w:rFonts w:ascii="楷体" w:eastAsia="楷体" w:hAnsi="楷体"/>
          <w:color w:val="333333"/>
        </w:rPr>
      </w:pPr>
    </w:p>
    <w:p w14:paraId="133D7E26" w14:textId="77777777" w:rsidR="00B73D2E" w:rsidRDefault="00B73D2E" w:rsidP="001E5F4A">
      <w:pPr>
        <w:pStyle w:val="a4"/>
        <w:shd w:val="clear" w:color="auto" w:fill="FFFFFF"/>
        <w:spacing w:before="0" w:beforeAutospacing="0" w:afterLines="50" w:after="156" w:afterAutospacing="0" w:line="400" w:lineRule="exact"/>
        <w:rPr>
          <w:rFonts w:ascii="楷体" w:eastAsia="楷体" w:hAnsi="楷体"/>
          <w:color w:val="333333"/>
        </w:rPr>
      </w:pPr>
    </w:p>
    <w:p w14:paraId="260FD492" w14:textId="7F370877" w:rsidR="00BC6AE6" w:rsidRDefault="007701D7" w:rsidP="001E5F4A">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补充：将</w:t>
      </w:r>
      <w:r w:rsidR="00BC6AE6" w:rsidRPr="00DF1EE9">
        <w:rPr>
          <w:rFonts w:ascii="楷体" w:eastAsia="楷体" w:hAnsi="楷体" w:hint="eastAsia"/>
          <w:color w:val="333333"/>
        </w:rPr>
        <w:t>PPT中NFA的确定化</w:t>
      </w:r>
    </w:p>
    <w:p w14:paraId="168F0332" w14:textId="242A472D" w:rsidR="001E5F4A" w:rsidRDefault="001E5F4A" w:rsidP="001E5F4A">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w:t>
      </w:r>
      <w:r>
        <w:rPr>
          <w:rFonts w:ascii="楷体" w:eastAsia="楷体" w:hAnsi="楷体"/>
          <w:color w:val="333333"/>
        </w:rPr>
        <w:t>1)</w:t>
      </w:r>
    </w:p>
    <w:p w14:paraId="5CB4DDCD" w14:textId="50863B6F" w:rsidR="001E5F4A" w:rsidRDefault="00A7339D" w:rsidP="001E5F4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noProof/>
          <w:color w:val="333333"/>
        </w:rPr>
        <w:drawing>
          <wp:inline distT="0" distB="0" distL="0" distR="0" wp14:anchorId="5BCFCA34" wp14:editId="21A6228F">
            <wp:extent cx="4214352" cy="2129104"/>
            <wp:effectExtent l="0" t="0" r="0" b="5080"/>
            <wp:docPr id="1628475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23598" cy="2133775"/>
                    </a:xfrm>
                    <a:prstGeom prst="rect">
                      <a:avLst/>
                    </a:prstGeom>
                    <a:noFill/>
                  </pic:spPr>
                </pic:pic>
              </a:graphicData>
            </a:graphic>
          </wp:inline>
        </w:drawing>
      </w:r>
    </w:p>
    <w:p w14:paraId="1FFD77AA" w14:textId="2D238A03" w:rsidR="00E23B76" w:rsidRDefault="00E23B76" w:rsidP="001E5F4A">
      <w:pPr>
        <w:pStyle w:val="a4"/>
        <w:shd w:val="clear" w:color="auto" w:fill="FFFFFF"/>
        <w:spacing w:before="0" w:beforeAutospacing="0" w:afterLines="50" w:after="156" w:afterAutospacing="0"/>
        <w:rPr>
          <w:rFonts w:ascii="楷体" w:eastAsia="楷体" w:hAnsi="楷体"/>
          <w:color w:val="333333"/>
        </w:rPr>
      </w:pPr>
      <w:r w:rsidRPr="00062481">
        <w:rPr>
          <w:rFonts w:ascii="Times New Roman" w:eastAsia="楷体" w:hAnsi="Times New Roman" w:cs="Times New Roman" w:hint="eastAsia"/>
          <w:b/>
          <w:bCs/>
          <w:iCs/>
          <w:color w:val="FF0000"/>
        </w:rPr>
        <w:t>答：</w:t>
      </w:r>
      <w:r w:rsidRPr="00062481">
        <w:rPr>
          <w:rFonts w:ascii="Times New Roman" w:eastAsia="楷体" w:hAnsi="Times New Roman" w:cs="Times New Roman" w:hint="eastAsia"/>
          <w:b/>
          <w:bCs/>
          <w:color w:val="000000" w:themeColor="text1"/>
        </w:rPr>
        <w:t>用子集法将此</w:t>
      </w:r>
      <w:r w:rsidRPr="00062481">
        <w:rPr>
          <w:rFonts w:ascii="Times New Roman" w:eastAsia="楷体" w:hAnsi="Times New Roman" w:cs="Times New Roman" w:hint="eastAsia"/>
          <w:b/>
          <w:bCs/>
          <w:color w:val="000000" w:themeColor="text1"/>
        </w:rPr>
        <w:t>NFA</w:t>
      </w:r>
      <w:r w:rsidRPr="00062481">
        <w:rPr>
          <w:rFonts w:ascii="Times New Roman" w:eastAsia="楷体" w:hAnsi="Times New Roman" w:cs="Times New Roman" w:hint="eastAsia"/>
          <w:b/>
          <w:bCs/>
          <w:color w:val="000000" w:themeColor="text1"/>
        </w:rPr>
        <w:t>确定化的状态转换表如下：</w:t>
      </w:r>
    </w:p>
    <w:tbl>
      <w:tblPr>
        <w:tblStyle w:val="a7"/>
        <w:tblW w:w="7835" w:type="dxa"/>
        <w:tblInd w:w="151" w:type="dxa"/>
        <w:tblLook w:val="04A0" w:firstRow="1" w:lastRow="0" w:firstColumn="1" w:lastColumn="0" w:noHBand="0" w:noVBand="1"/>
      </w:tblPr>
      <w:tblGrid>
        <w:gridCol w:w="2396"/>
        <w:gridCol w:w="945"/>
        <w:gridCol w:w="1890"/>
        <w:gridCol w:w="2604"/>
      </w:tblGrid>
      <w:tr w:rsidR="000B6AFD" w:rsidRPr="00062481" w14:paraId="666FF4D9" w14:textId="0ED7649B" w:rsidTr="00B63FCA">
        <w:tc>
          <w:tcPr>
            <w:tcW w:w="2396" w:type="dxa"/>
            <w:vAlign w:val="center"/>
          </w:tcPr>
          <w:p w14:paraId="3E6F913F" w14:textId="77777777" w:rsidR="000B6AFD" w:rsidRPr="00062481" w:rsidRDefault="000B6AFD" w:rsidP="000B6AFD">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945" w:type="dxa"/>
          </w:tcPr>
          <w:p w14:paraId="5923F9D3" w14:textId="77777777" w:rsidR="000B6AFD" w:rsidRPr="00062481" w:rsidRDefault="000B6AFD" w:rsidP="000B6AFD">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1890" w:type="dxa"/>
          </w:tcPr>
          <w:p w14:paraId="5433E89F"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c>
          <w:tcPr>
            <w:tcW w:w="2604" w:type="dxa"/>
            <w:vAlign w:val="center"/>
          </w:tcPr>
          <w:p w14:paraId="783B45AD" w14:textId="1DE10406" w:rsidR="000B6AFD" w:rsidRPr="008C1EE8" w:rsidRDefault="000B6AFD" w:rsidP="000B6AFD">
            <w:pPr>
              <w:rPr>
                <w:rFonts w:ascii="楷体" w:eastAsia="楷体" w:hAnsi="楷体" w:cs="宋体"/>
                <w:color w:val="FF0000"/>
                <w:sz w:val="24"/>
                <w:szCs w:val="24"/>
              </w:rPr>
            </w:pPr>
            <m:oMathPara>
              <m:oMath>
                <m:r>
                  <w:rPr>
                    <w:rFonts w:ascii="Cambria Math" w:eastAsia="楷体" w:hAnsi="Cambria Math" w:cs="Times New Roman"/>
                    <w:color w:val="FF0000"/>
                    <w:sz w:val="24"/>
                    <w:szCs w:val="24"/>
                  </w:rPr>
                  <m:t>ε_closure(Move</m:t>
                </m:r>
                <m:d>
                  <m:dPr>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T,a</m:t>
                    </m:r>
                  </m:e>
                </m:d>
                <m:r>
                  <w:rPr>
                    <w:rFonts w:ascii="Cambria Math" w:eastAsia="楷体" w:hAnsi="Cambria Math" w:cs="Times New Roman"/>
                    <w:color w:val="FF0000"/>
                    <w:sz w:val="24"/>
                    <w:szCs w:val="24"/>
                  </w:rPr>
                  <m:t>)</m:t>
                </m:r>
              </m:oMath>
            </m:oMathPara>
          </w:p>
        </w:tc>
      </w:tr>
      <w:tr w:rsidR="000B6AFD" w:rsidRPr="00062481" w14:paraId="29CDF305" w14:textId="14ED06F8" w:rsidTr="00B63FCA">
        <w:tc>
          <w:tcPr>
            <w:tcW w:w="2396" w:type="dxa"/>
            <w:vAlign w:val="center"/>
          </w:tcPr>
          <w:p w14:paraId="701127E8" w14:textId="5B43D8C5" w:rsidR="000B6AFD" w:rsidRPr="00062481" w:rsidRDefault="00000000" w:rsidP="000B6AF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={0,1,2,4,7}</m:t>
                </m:r>
              </m:oMath>
            </m:oMathPara>
          </w:p>
        </w:tc>
        <w:tc>
          <w:tcPr>
            <w:tcW w:w="945" w:type="dxa"/>
            <w:vAlign w:val="center"/>
          </w:tcPr>
          <w:p w14:paraId="5D34F1E1" w14:textId="77777777" w:rsidR="000B6AFD" w:rsidRPr="00062481" w:rsidRDefault="000B6AFD" w:rsidP="000B6AFD">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533035A8" w14:textId="77777777" w:rsidR="000B6AFD" w:rsidRPr="00062481" w:rsidRDefault="000B6AFD" w:rsidP="000B6AFD">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7B873D9A" w14:textId="143F086C"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{3,8}</m:t>
                </m:r>
              </m:oMath>
            </m:oMathPara>
          </w:p>
          <w:p w14:paraId="0E533968" w14:textId="056541BF"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m:t>
                </m:r>
              </m:oMath>
            </m:oMathPara>
          </w:p>
        </w:tc>
        <w:tc>
          <w:tcPr>
            <w:tcW w:w="2604" w:type="dxa"/>
          </w:tcPr>
          <w:p w14:paraId="4A02AFE0" w14:textId="77777777" w:rsidR="000B6AFD" w:rsidRPr="008C1EE8" w:rsidRDefault="000B6AFD" w:rsidP="000B6AFD">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{1,2,3,4,6,7,8}</m:t>
                </m:r>
              </m:oMath>
            </m:oMathPara>
          </w:p>
          <w:p w14:paraId="64311B27" w14:textId="47CADE8B" w:rsidR="000B6AFD" w:rsidRPr="008C1EE8" w:rsidRDefault="000B6AFD" w:rsidP="000B6AFD">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{1,2,4,5,6,7}</m:t>
                </m:r>
              </m:oMath>
            </m:oMathPara>
          </w:p>
        </w:tc>
      </w:tr>
      <w:tr w:rsidR="000B6AFD" w:rsidRPr="00062481" w14:paraId="31A7E586" w14:textId="4AEB96D0" w:rsidTr="00B63FCA">
        <w:tc>
          <w:tcPr>
            <w:tcW w:w="2396" w:type="dxa"/>
            <w:vAlign w:val="center"/>
          </w:tcPr>
          <w:p w14:paraId="168B1651" w14:textId="77777777" w:rsidR="000B6AFD" w:rsidRPr="000B6AFD" w:rsidRDefault="00000000" w:rsidP="000B6AFD">
            <w:pPr>
              <w:rPr>
                <w:rFonts w:ascii="楷体" w:eastAsia="楷体" w:hAnsi="楷体"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={1,2,3,4,6,7,8}</m:t>
                </m:r>
              </m:oMath>
            </m:oMathPara>
          </w:p>
          <w:p w14:paraId="5CF0CF0C" w14:textId="70E3EF33" w:rsidR="000B6AFD" w:rsidRPr="00062481" w:rsidRDefault="000B6AFD" w:rsidP="000B6AFD">
            <w:pPr>
              <w:rPr>
                <w:rFonts w:ascii="Times New Roman" w:eastAsia="楷体" w:hAnsi="Times New Roman" w:cs="Times New Roman"/>
                <w:color w:val="000000" w:themeColor="text1"/>
                <w:sz w:val="24"/>
                <w:szCs w:val="24"/>
              </w:rPr>
            </w:pPr>
          </w:p>
        </w:tc>
        <w:tc>
          <w:tcPr>
            <w:tcW w:w="945" w:type="dxa"/>
            <w:vAlign w:val="bottom"/>
          </w:tcPr>
          <w:p w14:paraId="1D43DD19"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4F85C479"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3A39C62C" w14:textId="77777777" w:rsidR="00B63FCA" w:rsidRPr="00062481" w:rsidRDefault="00B63FCA" w:rsidP="00B63FCA">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{3,8}</m:t>
                </m:r>
              </m:oMath>
            </m:oMathPara>
          </w:p>
          <w:p w14:paraId="7EB99C23" w14:textId="009F9BAC" w:rsidR="000B6AFD" w:rsidRPr="00062481" w:rsidRDefault="00B63FCA" w:rsidP="00B63FCA">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{5,9}</m:t>
                </m:r>
              </m:oMath>
            </m:oMathPara>
          </w:p>
        </w:tc>
        <w:tc>
          <w:tcPr>
            <w:tcW w:w="2604" w:type="dxa"/>
          </w:tcPr>
          <w:p w14:paraId="256D4F16" w14:textId="77777777" w:rsidR="00B63FCA" w:rsidRPr="008C1EE8" w:rsidRDefault="00B63FCA" w:rsidP="00B63FCA">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{1,2,3,4,6,7,8}</m:t>
                </m:r>
              </m:oMath>
            </m:oMathPara>
          </w:p>
          <w:p w14:paraId="4B0575C4" w14:textId="2A318C0A" w:rsidR="000B6AFD" w:rsidRPr="008C1EE8" w:rsidRDefault="00B63FCA" w:rsidP="00B63FCA">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{1,2,4,5,6,7,9}</m:t>
                </m:r>
              </m:oMath>
            </m:oMathPara>
          </w:p>
        </w:tc>
      </w:tr>
      <w:tr w:rsidR="000B6AFD" w:rsidRPr="00062481" w14:paraId="6EBF20FA" w14:textId="2B83AFA1" w:rsidTr="00B63FCA">
        <w:tc>
          <w:tcPr>
            <w:tcW w:w="2396" w:type="dxa"/>
            <w:vAlign w:val="center"/>
          </w:tcPr>
          <w:p w14:paraId="111D146F" w14:textId="3CF371EE" w:rsidR="000B6AFD" w:rsidRPr="00062481" w:rsidRDefault="00000000" w:rsidP="000B6AF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={1,2,4,5,6,7}</m:t>
                </m:r>
              </m:oMath>
            </m:oMathPara>
          </w:p>
        </w:tc>
        <w:tc>
          <w:tcPr>
            <w:tcW w:w="945" w:type="dxa"/>
            <w:vAlign w:val="bottom"/>
          </w:tcPr>
          <w:p w14:paraId="23A59621"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227D457C"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5F492234" w14:textId="77777777" w:rsidR="00B63FCA" w:rsidRPr="00062481" w:rsidRDefault="00B63FCA" w:rsidP="00B63FCA">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{3,8}</m:t>
                </m:r>
              </m:oMath>
            </m:oMathPara>
          </w:p>
          <w:p w14:paraId="26ED0AAC" w14:textId="14F4FC3B" w:rsidR="000B6AFD" w:rsidRPr="00062481" w:rsidRDefault="00B63FCA"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m:t>
                </m:r>
              </m:oMath>
            </m:oMathPara>
          </w:p>
        </w:tc>
        <w:tc>
          <w:tcPr>
            <w:tcW w:w="2604" w:type="dxa"/>
          </w:tcPr>
          <w:p w14:paraId="419EFE4D" w14:textId="77777777" w:rsidR="00B63FCA" w:rsidRPr="008C1EE8" w:rsidRDefault="00B63FCA" w:rsidP="00B63FCA">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{1,2,3,4,6,7,8}</m:t>
                </m:r>
              </m:oMath>
            </m:oMathPara>
          </w:p>
          <w:p w14:paraId="75F57BA4" w14:textId="7EC74D91" w:rsidR="000B6AFD" w:rsidRPr="008C1EE8" w:rsidRDefault="00B63FCA" w:rsidP="00B63FCA">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{1,2,4,5,6,7}</m:t>
                </m:r>
              </m:oMath>
            </m:oMathPara>
          </w:p>
        </w:tc>
      </w:tr>
      <w:tr w:rsidR="000B6AFD" w:rsidRPr="00062481" w14:paraId="0F11C4FD" w14:textId="65953FB5" w:rsidTr="00B63FCA">
        <w:tc>
          <w:tcPr>
            <w:tcW w:w="2396" w:type="dxa"/>
            <w:vAlign w:val="center"/>
          </w:tcPr>
          <w:p w14:paraId="35611560" w14:textId="062E2475" w:rsidR="000B6AFD" w:rsidRPr="00062481" w:rsidRDefault="00000000" w:rsidP="000B6AFD">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={1,2,4,5,6,7,9}</m:t>
                </m:r>
              </m:oMath>
            </m:oMathPara>
          </w:p>
        </w:tc>
        <w:tc>
          <w:tcPr>
            <w:tcW w:w="945" w:type="dxa"/>
            <w:vAlign w:val="bottom"/>
          </w:tcPr>
          <w:p w14:paraId="687DD5C5"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3E7ED4DC" w14:textId="77777777" w:rsidR="000B6AFD" w:rsidRPr="00062481" w:rsidRDefault="000B6AFD"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1F022F87" w14:textId="77777777" w:rsidR="00B63FCA" w:rsidRPr="00062481" w:rsidRDefault="00B63FCA" w:rsidP="00B63FCA">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{3,8}</m:t>
                </m:r>
              </m:oMath>
            </m:oMathPara>
          </w:p>
          <w:p w14:paraId="2A1552AF" w14:textId="4E35FF88" w:rsidR="000B6AFD" w:rsidRPr="00062481" w:rsidRDefault="00B63FCA" w:rsidP="000B6AF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{5}</m:t>
                </m:r>
              </m:oMath>
            </m:oMathPara>
          </w:p>
        </w:tc>
        <w:tc>
          <w:tcPr>
            <w:tcW w:w="2604" w:type="dxa"/>
          </w:tcPr>
          <w:p w14:paraId="188AA4FB" w14:textId="77777777" w:rsidR="00B63FCA" w:rsidRPr="008C1EE8" w:rsidRDefault="00B63FCA" w:rsidP="00B63FCA">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{1,2,3,4,6,7,8}</m:t>
                </m:r>
              </m:oMath>
            </m:oMathPara>
          </w:p>
          <w:p w14:paraId="29B9E9C8" w14:textId="6A371834" w:rsidR="000B6AFD" w:rsidRPr="008C1EE8" w:rsidRDefault="00B63FCA" w:rsidP="00B63FCA">
            <w:pPr>
              <w:rPr>
                <w:rFonts w:ascii="Times New Roman" w:eastAsia="楷体" w:hAnsi="Times New Roman" w:cs="Times New Roman"/>
                <w:color w:val="FF0000"/>
                <w:sz w:val="24"/>
                <w:szCs w:val="24"/>
              </w:rPr>
            </w:pPr>
            <m:oMathPara>
              <m:oMathParaPr>
                <m:jc m:val="left"/>
              </m:oMathParaPr>
              <m:oMath>
                <m:r>
                  <w:rPr>
                    <w:rFonts w:ascii="Cambria Math" w:eastAsia="楷体" w:hAnsi="Cambria Math" w:cs="Times New Roman"/>
                    <w:color w:val="FF0000"/>
                    <w:sz w:val="24"/>
                    <w:szCs w:val="24"/>
                  </w:rPr>
                  <m:t>{1,2,4,5,6,7}</m:t>
                </m:r>
              </m:oMath>
            </m:oMathPara>
          </w:p>
        </w:tc>
      </w:tr>
    </w:tbl>
    <w:p w14:paraId="47497535" w14:textId="77777777" w:rsidR="00B63FCA" w:rsidRDefault="00B63FCA" w:rsidP="00B63FCA">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p>
    <w:p w14:paraId="68224C64" w14:textId="60F0E752" w:rsidR="00B63FCA" w:rsidRPr="00797E6C" w:rsidRDefault="00B63FCA" w:rsidP="00B63FCA">
      <w:pPr>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color w:val="000000" w:themeColor="text1"/>
          <w:sz w:val="24"/>
          <w:szCs w:val="24"/>
        </w:rPr>
        <w:t>终态：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3</m:t>
            </m:r>
          </m:sub>
        </m:sSub>
      </m:oMath>
    </w:p>
    <w:p w14:paraId="719E5EA9" w14:textId="77777777" w:rsidR="00B63FCA" w:rsidRPr="00062481" w:rsidRDefault="00B63FCA" w:rsidP="00B63FCA">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lastRenderedPageBreak/>
        <w:t>分割法最小化：</w:t>
      </w:r>
    </w:p>
    <w:p w14:paraId="63A26451" w14:textId="3F0413FD" w:rsidR="00B63FCA" w:rsidRPr="00062481" w:rsidRDefault="00B63FCA" w:rsidP="00B63FCA">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oMath>
      </m:oMathPara>
    </w:p>
    <w:p w14:paraId="2650672D" w14:textId="245F30DB" w:rsidR="00B63FCA" w:rsidRPr="00062481" w:rsidRDefault="00B63FCA" w:rsidP="00B63FCA">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 {</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oMath>
      </m:oMathPara>
    </w:p>
    <w:p w14:paraId="60354F90" w14:textId="149C16D1" w:rsidR="00FF6FB6" w:rsidRPr="00062481" w:rsidRDefault="00FF6FB6" w:rsidP="00FF6FB6">
      <w:pPr>
        <w:rPr>
          <w:rFonts w:ascii="Times New Roman" w:eastAsia="楷体" w:hAnsi="Times New Roman" w:cs="Times New Roman"/>
          <w:color w:val="000000" w:themeColor="text1"/>
          <w:sz w:val="24"/>
          <w:szCs w:val="24"/>
        </w:rPr>
      </w:pPr>
      <w:r>
        <w:rPr>
          <w:rFonts w:ascii="楷体" w:eastAsia="楷体" w:hAnsi="楷体" w:hint="eastAsia"/>
          <w:color w:val="333333"/>
        </w:rPr>
        <w:t>令</w:t>
      </w:r>
      <m:oMath>
        <m:r>
          <w:rPr>
            <w:rFonts w:ascii="Cambria Math" w:eastAsia="楷体" w:hAnsi="Cambria Math" w:hint="eastAsia"/>
            <w:color w:val="333333"/>
          </w:rPr>
          <m:t>S</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 xml:space="preserve">} </m:t>
            </m:r>
            <m:r>
              <w:rPr>
                <w:rFonts w:ascii="Cambria Math" w:eastAsia="楷体" w:hAnsi="Cambria Math" w:cs="Times New Roman" w:hint="eastAsia"/>
                <w:color w:val="000000" w:themeColor="text1"/>
                <w:sz w:val="24"/>
                <w:szCs w:val="24"/>
              </w:rPr>
              <m:t>A=</m:t>
            </m:r>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 xml:space="preserve">  </m:t>
        </m:r>
        <m:r>
          <w:rPr>
            <w:rFonts w:ascii="Cambria Math" w:eastAsia="楷体" w:hAnsi="Cambria Math" w:cs="Times New Roman" w:hint="eastAsia"/>
            <w:color w:val="000000" w:themeColor="text1"/>
            <w:sz w:val="24"/>
            <w:szCs w:val="24"/>
          </w:rPr>
          <m:t>B=</m:t>
        </m:r>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oMath>
    </w:p>
    <w:p w14:paraId="57D5A5D3" w14:textId="3A4780CB" w:rsidR="00FF6FB6" w:rsidRPr="00062481" w:rsidRDefault="00FF6FB6" w:rsidP="00FF6FB6">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w:t>
      </w:r>
      <w:r>
        <w:rPr>
          <w:rFonts w:ascii="Times New Roman" w:eastAsia="楷体" w:hAnsi="Times New Roman" w:cs="Times New Roman" w:hint="eastAsia"/>
          <w:b/>
          <w:bCs/>
          <w:color w:val="000000" w:themeColor="text1"/>
          <w:sz w:val="24"/>
          <w:szCs w:val="24"/>
        </w:rPr>
        <w:t>图</w:t>
      </w:r>
      <w:r w:rsidRPr="00062481">
        <w:rPr>
          <w:rFonts w:ascii="Times New Roman" w:eastAsia="楷体" w:hAnsi="Times New Roman" w:cs="Times New Roman" w:hint="eastAsia"/>
          <w:b/>
          <w:bCs/>
          <w:color w:val="000000" w:themeColor="text1"/>
          <w:sz w:val="24"/>
          <w:szCs w:val="24"/>
        </w:rPr>
        <w:t>为：</w:t>
      </w:r>
    </w:p>
    <w:p w14:paraId="7B7766C1" w14:textId="27B1167A" w:rsidR="000B6AFD" w:rsidRPr="00FF6FB6" w:rsidRDefault="00991473" w:rsidP="001E5F4A">
      <w:pPr>
        <w:pStyle w:val="a4"/>
        <w:shd w:val="clear" w:color="auto" w:fill="FFFFFF"/>
        <w:spacing w:before="0" w:beforeAutospacing="0" w:afterLines="50" w:after="156" w:afterAutospacing="0"/>
        <w:rPr>
          <w:rFonts w:ascii="楷体" w:eastAsia="楷体" w:hAnsi="楷体"/>
          <w:color w:val="333333"/>
        </w:rPr>
      </w:pPr>
      <w:r>
        <w:object w:dxaOrig="5510" w:dyaOrig="2971" w14:anchorId="486A0E3D">
          <v:shape id="_x0000_i1033" type="#_x0000_t75" style="width:275.65pt;height:148.9pt" o:ole="">
            <v:imagedata r:id="rId39" o:title=""/>
          </v:shape>
          <o:OLEObject Type="Embed" ProgID="Visio.Drawing.15" ShapeID="_x0000_i1033" DrawAspect="Content" ObjectID="_1745303135" r:id="rId40"/>
        </w:object>
      </w:r>
    </w:p>
    <w:p w14:paraId="629CB047" w14:textId="77777777" w:rsidR="000B6AFD" w:rsidRDefault="000B6AFD" w:rsidP="001E5F4A">
      <w:pPr>
        <w:pStyle w:val="a4"/>
        <w:shd w:val="clear" w:color="auto" w:fill="FFFFFF"/>
        <w:spacing w:before="0" w:beforeAutospacing="0" w:afterLines="50" w:after="156" w:afterAutospacing="0"/>
        <w:rPr>
          <w:rFonts w:ascii="楷体" w:eastAsia="楷体" w:hAnsi="楷体"/>
          <w:color w:val="333333"/>
        </w:rPr>
      </w:pPr>
    </w:p>
    <w:p w14:paraId="365EC1C4" w14:textId="57B20429" w:rsidR="001E5F4A" w:rsidRDefault="007701D7" w:rsidP="001E5F4A">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w:t>
      </w:r>
      <w:r>
        <w:rPr>
          <w:rFonts w:ascii="楷体" w:eastAsia="楷体" w:hAnsi="楷体"/>
          <w:color w:val="333333"/>
        </w:rPr>
        <w:t>2)</w:t>
      </w:r>
    </w:p>
    <w:p w14:paraId="6310E668" w14:textId="63ADB78C" w:rsidR="001E5F4A" w:rsidRDefault="007701D7" w:rsidP="007701D7">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noProof/>
          <w:color w:val="333333"/>
        </w:rPr>
        <w:drawing>
          <wp:inline distT="0" distB="0" distL="0" distR="0" wp14:anchorId="4AF67CC2" wp14:editId="53EDC50F">
            <wp:extent cx="3975100" cy="1676400"/>
            <wp:effectExtent l="0" t="0" r="6350" b="0"/>
            <wp:docPr id="6655623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5100" cy="1676400"/>
                    </a:xfrm>
                    <a:prstGeom prst="rect">
                      <a:avLst/>
                    </a:prstGeom>
                    <a:noFill/>
                  </pic:spPr>
                </pic:pic>
              </a:graphicData>
            </a:graphic>
          </wp:inline>
        </w:drawing>
      </w:r>
    </w:p>
    <w:p w14:paraId="7F915B00" w14:textId="47726171" w:rsidR="00E23B76" w:rsidRDefault="00E23B76" w:rsidP="007701D7">
      <w:pPr>
        <w:pStyle w:val="a4"/>
        <w:shd w:val="clear" w:color="auto" w:fill="FFFFFF"/>
        <w:spacing w:before="0" w:beforeAutospacing="0" w:afterLines="50" w:after="156" w:afterAutospacing="0"/>
        <w:rPr>
          <w:rFonts w:ascii="楷体" w:eastAsia="楷体" w:hAnsi="楷体"/>
          <w:color w:val="333333"/>
        </w:rPr>
      </w:pPr>
      <w:r w:rsidRPr="00062481">
        <w:rPr>
          <w:rFonts w:ascii="Times New Roman" w:eastAsia="楷体" w:hAnsi="Times New Roman" w:cs="Times New Roman" w:hint="eastAsia"/>
          <w:b/>
          <w:bCs/>
          <w:iCs/>
          <w:color w:val="FF0000"/>
        </w:rPr>
        <w:t>答：</w:t>
      </w:r>
      <w:r w:rsidRPr="00062481">
        <w:rPr>
          <w:rFonts w:ascii="Times New Roman" w:eastAsia="楷体" w:hAnsi="Times New Roman" w:cs="Times New Roman" w:hint="eastAsia"/>
          <w:b/>
          <w:bCs/>
          <w:color w:val="000000" w:themeColor="text1"/>
        </w:rPr>
        <w:t>用子集法将此</w:t>
      </w:r>
      <w:r w:rsidRPr="00062481">
        <w:rPr>
          <w:rFonts w:ascii="Times New Roman" w:eastAsia="楷体" w:hAnsi="Times New Roman" w:cs="Times New Roman" w:hint="eastAsia"/>
          <w:b/>
          <w:bCs/>
          <w:color w:val="000000" w:themeColor="text1"/>
        </w:rPr>
        <w:t>NFA</w:t>
      </w:r>
      <w:r w:rsidRPr="00062481">
        <w:rPr>
          <w:rFonts w:ascii="Times New Roman" w:eastAsia="楷体" w:hAnsi="Times New Roman" w:cs="Times New Roman" w:hint="eastAsia"/>
          <w:b/>
          <w:bCs/>
          <w:color w:val="000000" w:themeColor="text1"/>
        </w:rPr>
        <w:t>确定化的状态转换表如下：</w:t>
      </w:r>
    </w:p>
    <w:tbl>
      <w:tblPr>
        <w:tblStyle w:val="a7"/>
        <w:tblW w:w="7835" w:type="dxa"/>
        <w:tblInd w:w="151" w:type="dxa"/>
        <w:tblLook w:val="04A0" w:firstRow="1" w:lastRow="0" w:firstColumn="1" w:lastColumn="0" w:noHBand="0" w:noVBand="1"/>
      </w:tblPr>
      <w:tblGrid>
        <w:gridCol w:w="2396"/>
        <w:gridCol w:w="945"/>
        <w:gridCol w:w="1890"/>
        <w:gridCol w:w="2604"/>
      </w:tblGrid>
      <w:tr w:rsidR="0077750B" w:rsidRPr="00062481" w14:paraId="7861B5C2" w14:textId="77777777" w:rsidTr="005A4DA7">
        <w:tc>
          <w:tcPr>
            <w:tcW w:w="2396" w:type="dxa"/>
            <w:vAlign w:val="center"/>
          </w:tcPr>
          <w:p w14:paraId="6E55B2D7" w14:textId="77777777" w:rsidR="0077750B" w:rsidRPr="00062481" w:rsidRDefault="0077750B" w:rsidP="005A4DA7">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945" w:type="dxa"/>
          </w:tcPr>
          <w:p w14:paraId="68BACD1A" w14:textId="77777777" w:rsidR="0077750B" w:rsidRPr="00062481" w:rsidRDefault="0077750B" w:rsidP="005A4DA7">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1890" w:type="dxa"/>
          </w:tcPr>
          <w:p w14:paraId="615B46F8" w14:textId="77777777" w:rsidR="0077750B" w:rsidRPr="00062481" w:rsidRDefault="0077750B"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c>
          <w:tcPr>
            <w:tcW w:w="2604" w:type="dxa"/>
            <w:vAlign w:val="center"/>
          </w:tcPr>
          <w:p w14:paraId="05BE80D9" w14:textId="77777777" w:rsidR="0077750B" w:rsidRPr="008C1EE8" w:rsidRDefault="0077750B" w:rsidP="005A4DA7">
            <w:pPr>
              <w:rPr>
                <w:rFonts w:ascii="楷体" w:eastAsia="楷体" w:hAnsi="楷体" w:cs="宋体"/>
                <w:color w:val="FF0000"/>
                <w:sz w:val="24"/>
                <w:szCs w:val="24"/>
              </w:rPr>
            </w:pPr>
            <m:oMathPara>
              <m:oMath>
                <m:r>
                  <w:rPr>
                    <w:rFonts w:ascii="Cambria Math" w:eastAsia="楷体" w:hAnsi="Cambria Math" w:cs="Times New Roman"/>
                    <w:color w:val="FF0000"/>
                    <w:sz w:val="24"/>
                    <w:szCs w:val="24"/>
                  </w:rPr>
                  <m:t>ε_closure(Move</m:t>
                </m:r>
                <m:d>
                  <m:dPr>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T,a</m:t>
                    </m:r>
                  </m:e>
                </m:d>
                <m:r>
                  <w:rPr>
                    <w:rFonts w:ascii="Cambria Math" w:eastAsia="楷体" w:hAnsi="Cambria Math" w:cs="Times New Roman"/>
                    <w:color w:val="FF0000"/>
                    <w:sz w:val="24"/>
                    <w:szCs w:val="24"/>
                  </w:rPr>
                  <m:t>)</m:t>
                </m:r>
              </m:oMath>
            </m:oMathPara>
          </w:p>
        </w:tc>
      </w:tr>
      <w:tr w:rsidR="0077750B" w:rsidRPr="00062481" w14:paraId="7F22D0FA" w14:textId="77777777" w:rsidTr="005A4DA7">
        <w:tc>
          <w:tcPr>
            <w:tcW w:w="2396" w:type="dxa"/>
            <w:vAlign w:val="center"/>
          </w:tcPr>
          <w:p w14:paraId="5786C4C4" w14:textId="47C9D62A" w:rsidR="0077750B" w:rsidRPr="00062481" w:rsidRDefault="00000000" w:rsidP="005A4DA7">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S</m:t>
                </m:r>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A</m:t>
                </m:r>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B</m:t>
                </m:r>
                <m:r>
                  <w:rPr>
                    <w:rFonts w:ascii="Cambria Math" w:eastAsia="楷体" w:hAnsi="Cambria Math" w:cs="Times New Roman"/>
                    <w:color w:val="000000" w:themeColor="text1"/>
                    <w:sz w:val="24"/>
                    <w:szCs w:val="24"/>
                  </w:rPr>
                  <m:t>}</m:t>
                </m:r>
              </m:oMath>
            </m:oMathPara>
          </w:p>
        </w:tc>
        <w:tc>
          <w:tcPr>
            <w:tcW w:w="945" w:type="dxa"/>
            <w:vAlign w:val="center"/>
          </w:tcPr>
          <w:p w14:paraId="6837859E" w14:textId="77777777" w:rsidR="0077750B" w:rsidRPr="00062481" w:rsidRDefault="0077750B" w:rsidP="005A4DA7">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357C6889" w14:textId="77777777" w:rsidR="0077750B" w:rsidRPr="0077750B" w:rsidRDefault="0077750B" w:rsidP="005A4DA7">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p w14:paraId="350DE640" w14:textId="00C32019" w:rsidR="0077750B" w:rsidRPr="00062481" w:rsidRDefault="0077750B" w:rsidP="005A4DA7">
            <w:pPr>
              <w:jc w:val="left"/>
              <w:rPr>
                <w:rFonts w:ascii="Times New Roman" w:eastAsia="楷体" w:hAnsi="Times New Roman" w:cs="Times New Roman"/>
                <w:color w:val="000000" w:themeColor="text1"/>
                <w:sz w:val="24"/>
                <w:szCs w:val="24"/>
              </w:rPr>
            </w:pPr>
            <w:r>
              <w:rPr>
                <w:rFonts w:ascii="Times New Roman" w:eastAsia="楷体" w:hAnsi="Times New Roman" w:cs="Times New Roman" w:hint="eastAsia"/>
                <w:color w:val="000000" w:themeColor="text1"/>
                <w:sz w:val="24"/>
                <w:szCs w:val="24"/>
              </w:rPr>
              <w:t>c</w:t>
            </w:r>
          </w:p>
        </w:tc>
        <w:tc>
          <w:tcPr>
            <w:tcW w:w="1890" w:type="dxa"/>
          </w:tcPr>
          <w:p w14:paraId="7146F5A5" w14:textId="24128A63" w:rsidR="0077750B" w:rsidRPr="00062481" w:rsidRDefault="0077750B"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{S}</m:t>
                </m:r>
              </m:oMath>
            </m:oMathPara>
          </w:p>
          <w:p w14:paraId="09FE6BD5" w14:textId="77777777" w:rsidR="0077750B" w:rsidRPr="0077750B" w:rsidRDefault="0077750B"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4A4AB752" w14:textId="35C4D88F" w:rsidR="0077750B" w:rsidRPr="00062481" w:rsidRDefault="0077750B" w:rsidP="0077750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604" w:type="dxa"/>
          </w:tcPr>
          <w:p w14:paraId="627B880E" w14:textId="77777777" w:rsidR="0077750B" w:rsidRPr="008C1EE8" w:rsidRDefault="0077750B" w:rsidP="005A4DA7">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S</m:t>
                </m:r>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A</m:t>
                </m:r>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B</m:t>
                </m:r>
                <m:r>
                  <w:rPr>
                    <w:rFonts w:ascii="Cambria Math" w:eastAsia="楷体" w:hAnsi="Cambria Math" w:cs="Times New Roman"/>
                    <w:color w:val="FF0000"/>
                    <w:sz w:val="24"/>
                    <w:szCs w:val="24"/>
                  </w:rPr>
                  <m:t>}</m:t>
                </m:r>
              </m:oMath>
            </m:oMathPara>
          </w:p>
          <w:p w14:paraId="5F817746" w14:textId="76FD94B4" w:rsidR="0077750B" w:rsidRPr="008C1EE8" w:rsidRDefault="00000000" w:rsidP="005A4DA7">
            <w:pPr>
              <w:rPr>
                <w:rFonts w:ascii="楷体" w:eastAsia="楷体" w:hAnsi="楷体" w:cs="Times New Roman"/>
                <w:color w:val="FF0000"/>
                <w:sz w:val="24"/>
                <w:szCs w:val="24"/>
              </w:rPr>
            </w:pPr>
            <m:oMathPara>
              <m:oMathParaPr>
                <m:jc m:val="left"/>
              </m:oMathPara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hint="eastAsia"/>
                        <w:color w:val="FF0000"/>
                        <w:sz w:val="24"/>
                        <w:szCs w:val="24"/>
                      </w:rPr>
                      <m:t>A</m:t>
                    </m:r>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B</m:t>
                    </m:r>
                  </m:e>
                </m:d>
              </m:oMath>
            </m:oMathPara>
          </w:p>
          <w:p w14:paraId="383FB580" w14:textId="547EA251" w:rsidR="0077750B" w:rsidRPr="008C1EE8" w:rsidRDefault="0077750B" w:rsidP="005A4DA7">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A</m:t>
                </m:r>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B</m:t>
                </m:r>
                <m:r>
                  <w:rPr>
                    <w:rFonts w:ascii="Cambria Math" w:eastAsia="楷体" w:hAnsi="Cambria Math" w:cs="Times New Roman"/>
                    <w:color w:val="FF0000"/>
                    <w:sz w:val="24"/>
                    <w:szCs w:val="24"/>
                  </w:rPr>
                  <m:t>}</m:t>
                </m:r>
              </m:oMath>
            </m:oMathPara>
          </w:p>
        </w:tc>
      </w:tr>
      <w:tr w:rsidR="0077750B" w:rsidRPr="00062481" w14:paraId="354B84CE" w14:textId="77777777" w:rsidTr="005A4DA7">
        <w:tc>
          <w:tcPr>
            <w:tcW w:w="2396" w:type="dxa"/>
            <w:vAlign w:val="center"/>
          </w:tcPr>
          <w:p w14:paraId="2B3B48D3" w14:textId="77777777" w:rsidR="0077750B" w:rsidRPr="0077750B" w:rsidRDefault="00000000" w:rsidP="0077750B">
            <w:pPr>
              <w:rPr>
                <w:rFonts w:ascii="楷体" w:eastAsia="楷体" w:hAnsi="楷体"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r>
                      <w:rPr>
                        <w:rFonts w:ascii="Cambria Math" w:eastAsia="楷体" w:hAnsi="Cambria Math" w:cs="Times New Roman" w:hint="eastAsia"/>
                        <w:color w:val="000000" w:themeColor="text1"/>
                        <w:sz w:val="24"/>
                        <w:szCs w:val="24"/>
                      </w:rPr>
                      <m:t>A</m:t>
                    </m:r>
                    <m:r>
                      <w:rPr>
                        <w:rFonts w:ascii="Cambria Math" w:eastAsia="楷体" w:hAnsi="Cambria Math" w:cs="Times New Roman"/>
                        <w:color w:val="000000" w:themeColor="text1"/>
                        <w:sz w:val="24"/>
                        <w:szCs w:val="24"/>
                      </w:rPr>
                      <m:t>,</m:t>
                    </m:r>
                    <m:r>
                      <w:rPr>
                        <w:rFonts w:ascii="Cambria Math" w:eastAsia="楷体" w:hAnsi="Cambria Math" w:cs="Times New Roman" w:hint="eastAsia"/>
                        <w:color w:val="000000" w:themeColor="text1"/>
                        <w:sz w:val="24"/>
                        <w:szCs w:val="24"/>
                      </w:rPr>
                      <m:t>B</m:t>
                    </m:r>
                  </m:e>
                </m:d>
              </m:oMath>
            </m:oMathPara>
          </w:p>
          <w:p w14:paraId="75B81315" w14:textId="1C65A045" w:rsidR="0077750B" w:rsidRPr="000B6AFD" w:rsidRDefault="0077750B" w:rsidP="005A4DA7">
            <w:pPr>
              <w:rPr>
                <w:rFonts w:ascii="楷体" w:eastAsia="楷体" w:hAnsi="楷体" w:cs="Times New Roman"/>
                <w:color w:val="000000" w:themeColor="text1"/>
                <w:sz w:val="24"/>
                <w:szCs w:val="24"/>
              </w:rPr>
            </w:pPr>
          </w:p>
          <w:p w14:paraId="31C10E08" w14:textId="77777777" w:rsidR="0077750B" w:rsidRPr="00062481" w:rsidRDefault="0077750B" w:rsidP="005A4DA7">
            <w:pPr>
              <w:rPr>
                <w:rFonts w:ascii="Times New Roman" w:eastAsia="楷体" w:hAnsi="Times New Roman" w:cs="Times New Roman"/>
                <w:color w:val="000000" w:themeColor="text1"/>
                <w:sz w:val="24"/>
                <w:szCs w:val="24"/>
              </w:rPr>
            </w:pPr>
          </w:p>
        </w:tc>
        <w:tc>
          <w:tcPr>
            <w:tcW w:w="945" w:type="dxa"/>
            <w:vAlign w:val="bottom"/>
          </w:tcPr>
          <w:p w14:paraId="45FA2294" w14:textId="77777777" w:rsidR="0077750B" w:rsidRPr="00062481" w:rsidRDefault="0077750B" w:rsidP="0077750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280D73E4" w14:textId="77777777" w:rsidR="0077750B" w:rsidRPr="0077750B" w:rsidRDefault="0077750B" w:rsidP="0077750B">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p w14:paraId="0D355F3D" w14:textId="2723A96D" w:rsidR="0077750B" w:rsidRPr="00062481" w:rsidRDefault="0077750B" w:rsidP="0077750B">
            <w:pPr>
              <w:rPr>
                <w:rFonts w:ascii="Times New Roman" w:eastAsia="楷体" w:hAnsi="Times New Roman" w:cs="Times New Roman"/>
                <w:color w:val="000000" w:themeColor="text1"/>
                <w:sz w:val="24"/>
                <w:szCs w:val="24"/>
              </w:rPr>
            </w:pPr>
            <w:r>
              <w:rPr>
                <w:rFonts w:ascii="Times New Roman" w:eastAsia="楷体" w:hAnsi="Times New Roman" w:cs="Times New Roman" w:hint="eastAsia"/>
                <w:color w:val="000000" w:themeColor="text1"/>
                <w:sz w:val="24"/>
                <w:szCs w:val="24"/>
              </w:rPr>
              <w:t>c</w:t>
            </w:r>
          </w:p>
        </w:tc>
        <w:tc>
          <w:tcPr>
            <w:tcW w:w="1890" w:type="dxa"/>
          </w:tcPr>
          <w:p w14:paraId="4444E8C2" w14:textId="77777777" w:rsidR="0077750B" w:rsidRPr="0077750B" w:rsidRDefault="0077750B"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1BC1DCA4" w14:textId="77777777" w:rsidR="0077750B" w:rsidRPr="0077750B" w:rsidRDefault="0077750B" w:rsidP="0077750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559341B3" w14:textId="773A48EE" w:rsidR="0077750B" w:rsidRPr="00062481" w:rsidRDefault="0077750B" w:rsidP="0077750B">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604" w:type="dxa"/>
          </w:tcPr>
          <w:p w14:paraId="74BBBDEE" w14:textId="77777777" w:rsidR="0077750B" w:rsidRPr="008C1EE8" w:rsidRDefault="0077750B" w:rsidP="0077750B">
            <w:pPr>
              <w:rPr>
                <w:rFonts w:ascii="Times New Roman" w:eastAsia="楷体" w:hAnsi="Times New Roman" w:cs="Times New Roman"/>
                <w:color w:val="FF0000"/>
                <w:sz w:val="24"/>
                <w:szCs w:val="24"/>
              </w:rPr>
            </w:pPr>
            <m:oMathPara>
              <m:oMathParaPr>
                <m:jc m:val="left"/>
              </m:oMathParaPr>
              <m:oMath>
                <m:r>
                  <w:rPr>
                    <w:rFonts w:ascii="Cambria Math" w:eastAsia="楷体" w:hAnsi="Cambria Math" w:cs="Times New Roman"/>
                    <w:color w:val="FF0000"/>
                    <w:sz w:val="24"/>
                    <w:szCs w:val="24"/>
                  </w:rPr>
                  <m:t>∅</m:t>
                </m:r>
              </m:oMath>
            </m:oMathPara>
          </w:p>
          <w:p w14:paraId="31AAB7F8" w14:textId="77777777" w:rsidR="0077750B" w:rsidRPr="008C1EE8" w:rsidRDefault="00000000" w:rsidP="0077750B">
            <w:pPr>
              <w:rPr>
                <w:rFonts w:ascii="楷体" w:eastAsia="楷体" w:hAnsi="楷体" w:cs="Times New Roman"/>
                <w:color w:val="FF0000"/>
                <w:sz w:val="24"/>
                <w:szCs w:val="24"/>
              </w:rPr>
            </w:pPr>
            <m:oMathPara>
              <m:oMathParaPr>
                <m:jc m:val="left"/>
              </m:oMathPara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hint="eastAsia"/>
                        <w:color w:val="FF0000"/>
                        <w:sz w:val="24"/>
                        <w:szCs w:val="24"/>
                      </w:rPr>
                      <m:t>A</m:t>
                    </m:r>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B</m:t>
                    </m:r>
                  </m:e>
                </m:d>
              </m:oMath>
            </m:oMathPara>
          </w:p>
          <w:p w14:paraId="42759E6D" w14:textId="7D6070B1" w:rsidR="0077750B" w:rsidRPr="008C1EE8" w:rsidRDefault="0077750B" w:rsidP="0077750B">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A</m:t>
                </m:r>
                <m:r>
                  <w:rPr>
                    <w:rFonts w:ascii="Cambria Math" w:eastAsia="楷体" w:hAnsi="Cambria Math" w:cs="Times New Roman"/>
                    <w:color w:val="FF0000"/>
                    <w:sz w:val="24"/>
                    <w:szCs w:val="24"/>
                  </w:rPr>
                  <m:t>,</m:t>
                </m:r>
                <m:r>
                  <w:rPr>
                    <w:rFonts w:ascii="Cambria Math" w:eastAsia="楷体" w:hAnsi="Cambria Math" w:cs="Times New Roman" w:hint="eastAsia"/>
                    <w:color w:val="FF0000"/>
                    <w:sz w:val="24"/>
                    <w:szCs w:val="24"/>
                  </w:rPr>
                  <m:t>B</m:t>
                </m:r>
                <m:r>
                  <w:rPr>
                    <w:rFonts w:ascii="Cambria Math" w:eastAsia="楷体" w:hAnsi="Cambria Math" w:cs="Times New Roman"/>
                    <w:color w:val="FF0000"/>
                    <w:sz w:val="24"/>
                    <w:szCs w:val="24"/>
                  </w:rPr>
                  <m:t>}</m:t>
                </m:r>
              </m:oMath>
            </m:oMathPara>
          </w:p>
        </w:tc>
      </w:tr>
    </w:tbl>
    <w:p w14:paraId="50681EA6" w14:textId="751BF50F" w:rsidR="0077750B" w:rsidRDefault="0077750B" w:rsidP="0077750B">
      <w:pPr>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b/>
          <w:bCs/>
          <w:color w:val="000000" w:themeColor="text1"/>
          <w:sz w:val="24"/>
          <w:szCs w:val="24"/>
        </w:rPr>
        <w:t>已经是状态数最小的</w:t>
      </w:r>
      <w:r>
        <w:rPr>
          <w:rFonts w:ascii="Times New Roman" w:eastAsia="楷体" w:hAnsi="Times New Roman" w:cs="Times New Roman" w:hint="eastAsia"/>
          <w:b/>
          <w:bCs/>
          <w:color w:val="000000" w:themeColor="text1"/>
          <w:sz w:val="24"/>
          <w:szCs w:val="24"/>
        </w:rPr>
        <w:t>DFA</w:t>
      </w:r>
    </w:p>
    <w:p w14:paraId="5398B4D7" w14:textId="77777777" w:rsidR="00556CA4" w:rsidRPr="00062481" w:rsidRDefault="00556CA4" w:rsidP="00556CA4">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生成的</w:t>
      </w:r>
      <m:oMath>
        <m:r>
          <m:rPr>
            <m:sty m:val="bi"/>
          </m:rPr>
          <w:rPr>
            <w:rFonts w:ascii="Cambria Math" w:eastAsia="楷体" w:hAnsi="Cambria Math" w:cs="Times New Roman"/>
            <w:color w:val="000000" w:themeColor="text1"/>
            <w:sz w:val="24"/>
            <w:szCs w:val="24"/>
          </w:rPr>
          <m:t>DFA</m:t>
        </m:r>
      </m:oMath>
      <w:r w:rsidRPr="00062481">
        <w:rPr>
          <w:rFonts w:ascii="Times New Roman" w:eastAsia="楷体" w:hAnsi="Times New Roman" w:cs="Times New Roman" w:hint="eastAsia"/>
          <w:b/>
          <w:bCs/>
          <w:color w:val="000000" w:themeColor="text1"/>
          <w:sz w:val="24"/>
          <w:szCs w:val="24"/>
        </w:rPr>
        <w:t>如下</w:t>
      </w:r>
      <w:r>
        <w:rPr>
          <w:rFonts w:ascii="Times New Roman" w:eastAsia="楷体" w:hAnsi="Times New Roman" w:cs="Times New Roman" w:hint="eastAsia"/>
          <w:b/>
          <w:bCs/>
          <w:color w:val="000000" w:themeColor="text1"/>
          <w:sz w:val="24"/>
          <w:szCs w:val="24"/>
        </w:rPr>
        <w:t>图</w:t>
      </w:r>
      <w:r w:rsidRPr="00062481">
        <w:rPr>
          <w:rFonts w:ascii="Times New Roman" w:eastAsia="楷体" w:hAnsi="Times New Roman" w:cs="Times New Roman" w:hint="eastAsia"/>
          <w:b/>
          <w:bCs/>
          <w:color w:val="000000" w:themeColor="text1"/>
          <w:sz w:val="24"/>
          <w:szCs w:val="24"/>
        </w:rPr>
        <w:t>为：</w:t>
      </w:r>
    </w:p>
    <w:p w14:paraId="12DDF14B" w14:textId="77777777" w:rsidR="0077750B" w:rsidRPr="00556CA4" w:rsidRDefault="0077750B" w:rsidP="007701D7">
      <w:pPr>
        <w:pStyle w:val="a4"/>
        <w:shd w:val="clear" w:color="auto" w:fill="FFFFFF"/>
        <w:spacing w:before="0" w:beforeAutospacing="0" w:afterLines="50" w:after="156" w:afterAutospacing="0"/>
        <w:rPr>
          <w:rFonts w:ascii="楷体" w:eastAsia="楷体" w:hAnsi="楷体"/>
          <w:color w:val="333333"/>
        </w:rPr>
      </w:pPr>
    </w:p>
    <w:p w14:paraId="2D811FA5" w14:textId="2C338247" w:rsidR="0077750B" w:rsidRDefault="0004634F" w:rsidP="007701D7">
      <w:pPr>
        <w:pStyle w:val="a4"/>
        <w:shd w:val="clear" w:color="auto" w:fill="FFFFFF"/>
        <w:spacing w:before="0" w:beforeAutospacing="0" w:afterLines="50" w:after="156" w:afterAutospacing="0"/>
        <w:rPr>
          <w:rFonts w:ascii="楷体" w:eastAsia="楷体" w:hAnsi="楷体"/>
          <w:color w:val="333333"/>
        </w:rPr>
      </w:pPr>
      <w:r>
        <w:object w:dxaOrig="7130" w:dyaOrig="2140" w14:anchorId="2C574D0C">
          <v:shape id="_x0000_i1034" type="#_x0000_t75" style="width:356.65pt;height:107.65pt" o:ole="">
            <v:imagedata r:id="rId42" o:title=""/>
          </v:shape>
          <o:OLEObject Type="Embed" ProgID="Visio.Drawing.15" ShapeID="_x0000_i1034" DrawAspect="Content" ObjectID="_1745303136" r:id="rId43"/>
        </w:object>
      </w:r>
    </w:p>
    <w:p w14:paraId="0AD179BF" w14:textId="5AA7388A" w:rsidR="001E5F4A" w:rsidRDefault="007701D7" w:rsidP="001E5F4A">
      <w:pPr>
        <w:pStyle w:val="a4"/>
        <w:shd w:val="clear" w:color="auto" w:fill="FFFFFF"/>
        <w:spacing w:before="0" w:beforeAutospacing="0" w:afterLines="50" w:after="156" w:afterAutospacing="0" w:line="400" w:lineRule="exact"/>
        <w:rPr>
          <w:rFonts w:ascii="楷体" w:eastAsia="楷体" w:hAnsi="楷体"/>
          <w:color w:val="333333"/>
        </w:rPr>
      </w:pPr>
      <w:r>
        <w:rPr>
          <w:rFonts w:ascii="楷体" w:eastAsia="楷体" w:hAnsi="楷体" w:hint="eastAsia"/>
          <w:color w:val="333333"/>
        </w:rPr>
        <w:t>(</w:t>
      </w:r>
      <w:r>
        <w:rPr>
          <w:rFonts w:ascii="楷体" w:eastAsia="楷体" w:hAnsi="楷体"/>
          <w:color w:val="333333"/>
        </w:rPr>
        <w:t>3)</w:t>
      </w:r>
    </w:p>
    <w:p w14:paraId="715B9CA1" w14:textId="0F8CA160" w:rsidR="001E5F4A" w:rsidRDefault="007701D7" w:rsidP="001E5F4A">
      <w:pPr>
        <w:pStyle w:val="a4"/>
        <w:shd w:val="clear" w:color="auto" w:fill="FFFFFF"/>
        <w:spacing w:before="0" w:beforeAutospacing="0" w:afterLines="50" w:after="156" w:afterAutospacing="0"/>
        <w:rPr>
          <w:rFonts w:ascii="楷体" w:eastAsia="楷体" w:hAnsi="楷体"/>
          <w:color w:val="333333"/>
        </w:rPr>
      </w:pPr>
      <w:r>
        <w:rPr>
          <w:rFonts w:ascii="楷体" w:eastAsia="楷体" w:hAnsi="楷体"/>
          <w:noProof/>
          <w:color w:val="333333"/>
        </w:rPr>
        <w:drawing>
          <wp:inline distT="0" distB="0" distL="0" distR="0" wp14:anchorId="5EC3229C" wp14:editId="44289824">
            <wp:extent cx="3911600" cy="1825379"/>
            <wp:effectExtent l="0" t="0" r="0" b="0"/>
            <wp:docPr id="848949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3146" cy="1830767"/>
                    </a:xfrm>
                    <a:prstGeom prst="rect">
                      <a:avLst/>
                    </a:prstGeom>
                    <a:noFill/>
                  </pic:spPr>
                </pic:pic>
              </a:graphicData>
            </a:graphic>
          </wp:inline>
        </w:drawing>
      </w:r>
    </w:p>
    <w:p w14:paraId="25E1329B" w14:textId="77777777" w:rsidR="00E23B76" w:rsidRDefault="00E23B76" w:rsidP="00473192">
      <w:pPr>
        <w:rPr>
          <w:rFonts w:ascii="Times New Roman" w:eastAsia="楷体" w:hAnsi="Times New Roman" w:cs="Times New Roman"/>
          <w:b/>
          <w:bCs/>
          <w:color w:val="000000" w:themeColor="text1"/>
          <w:sz w:val="24"/>
          <w:szCs w:val="24"/>
        </w:rPr>
      </w:pPr>
    </w:p>
    <w:p w14:paraId="4839A795" w14:textId="4B5F3528" w:rsidR="00473192" w:rsidRPr="00062481" w:rsidRDefault="00E23B76" w:rsidP="00473192">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iCs/>
          <w:color w:val="FF0000"/>
          <w:sz w:val="24"/>
          <w:szCs w:val="24"/>
        </w:rPr>
        <w:t>答：</w:t>
      </w:r>
      <w:r w:rsidR="00473192" w:rsidRPr="00062481">
        <w:rPr>
          <w:rFonts w:ascii="Times New Roman" w:eastAsia="楷体" w:hAnsi="Times New Roman" w:cs="Times New Roman" w:hint="eastAsia"/>
          <w:b/>
          <w:bCs/>
          <w:color w:val="000000" w:themeColor="text1"/>
          <w:sz w:val="24"/>
          <w:szCs w:val="24"/>
        </w:rPr>
        <w:t>用子集法将此</w:t>
      </w:r>
      <w:r w:rsidR="00473192" w:rsidRPr="00062481">
        <w:rPr>
          <w:rFonts w:ascii="Times New Roman" w:eastAsia="楷体" w:hAnsi="Times New Roman" w:cs="Times New Roman" w:hint="eastAsia"/>
          <w:b/>
          <w:bCs/>
          <w:color w:val="000000" w:themeColor="text1"/>
          <w:sz w:val="24"/>
          <w:szCs w:val="24"/>
        </w:rPr>
        <w:t>NFA</w:t>
      </w:r>
      <w:r w:rsidR="00473192" w:rsidRPr="00062481">
        <w:rPr>
          <w:rFonts w:ascii="Times New Roman" w:eastAsia="楷体" w:hAnsi="Times New Roman" w:cs="Times New Roman" w:hint="eastAsia"/>
          <w:b/>
          <w:bCs/>
          <w:color w:val="000000" w:themeColor="text1"/>
          <w:sz w:val="24"/>
          <w:szCs w:val="24"/>
        </w:rPr>
        <w:t>确定化的状态转换表如下：</w:t>
      </w:r>
    </w:p>
    <w:tbl>
      <w:tblPr>
        <w:tblStyle w:val="a7"/>
        <w:tblW w:w="0" w:type="auto"/>
        <w:tblInd w:w="151" w:type="dxa"/>
        <w:tblLook w:val="04A0" w:firstRow="1" w:lastRow="0" w:firstColumn="1" w:lastColumn="0" w:noHBand="0" w:noVBand="1"/>
      </w:tblPr>
      <w:tblGrid>
        <w:gridCol w:w="1971"/>
        <w:gridCol w:w="1417"/>
        <w:gridCol w:w="2835"/>
      </w:tblGrid>
      <w:tr w:rsidR="00473192" w:rsidRPr="00062481" w14:paraId="14289C0B" w14:textId="77777777" w:rsidTr="005A4DA7">
        <w:tc>
          <w:tcPr>
            <w:tcW w:w="1971" w:type="dxa"/>
            <w:vAlign w:val="center"/>
          </w:tcPr>
          <w:p w14:paraId="66DEC88E" w14:textId="77777777" w:rsidR="00473192" w:rsidRPr="00062481" w:rsidRDefault="00473192" w:rsidP="005A4DA7">
            <w:pPr>
              <w:jc w:val="left"/>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状态集</w:t>
            </w:r>
            <m:oMath>
              <m:r>
                <w:rPr>
                  <w:rFonts w:ascii="Cambria Math" w:eastAsia="楷体" w:hAnsi="Cambria Math" w:cs="Times New Roman"/>
                  <w:color w:val="000000" w:themeColor="text1"/>
                  <w:sz w:val="24"/>
                  <w:szCs w:val="24"/>
                </w:rPr>
                <m:t>T</m:t>
              </m:r>
            </m:oMath>
          </w:p>
        </w:tc>
        <w:tc>
          <w:tcPr>
            <w:tcW w:w="1417" w:type="dxa"/>
          </w:tcPr>
          <w:p w14:paraId="0BC0F017" w14:textId="77777777" w:rsidR="00473192" w:rsidRPr="00062481" w:rsidRDefault="00473192" w:rsidP="005A4DA7">
            <w:pPr>
              <w:rPr>
                <w:rFonts w:ascii="Times New Roman" w:eastAsia="楷体" w:hAnsi="Times New Roman" w:cs="Times New Roman"/>
                <w:color w:val="000000" w:themeColor="text1"/>
                <w:sz w:val="24"/>
                <w:szCs w:val="24"/>
              </w:rPr>
            </w:pPr>
            <w:r w:rsidRPr="00062481">
              <w:rPr>
                <w:rFonts w:ascii="Times New Roman" w:eastAsia="楷体" w:hAnsi="Times New Roman" w:cs="Times New Roman" w:hint="eastAsia"/>
                <w:color w:val="000000" w:themeColor="text1"/>
                <w:sz w:val="24"/>
                <w:szCs w:val="24"/>
              </w:rPr>
              <w:t>符号</w:t>
            </w:r>
            <m:oMath>
              <m:r>
                <w:rPr>
                  <w:rFonts w:ascii="Cambria Math" w:eastAsia="楷体" w:hAnsi="Cambria Math" w:cs="Times New Roman"/>
                  <w:color w:val="000000" w:themeColor="text1"/>
                  <w:sz w:val="24"/>
                  <w:szCs w:val="24"/>
                </w:rPr>
                <m:t>a</m:t>
              </m:r>
            </m:oMath>
          </w:p>
        </w:tc>
        <w:tc>
          <w:tcPr>
            <w:tcW w:w="2835" w:type="dxa"/>
          </w:tcPr>
          <w:p w14:paraId="03C7698B" w14:textId="77777777" w:rsidR="00473192" w:rsidRPr="00062481" w:rsidRDefault="00473192"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Move(T,a)</m:t>
                </m:r>
              </m:oMath>
            </m:oMathPara>
          </w:p>
        </w:tc>
      </w:tr>
      <w:tr w:rsidR="00473192" w:rsidRPr="00062481" w14:paraId="54ADE9DB" w14:textId="77777777" w:rsidTr="005A4DA7">
        <w:tc>
          <w:tcPr>
            <w:tcW w:w="1971" w:type="dxa"/>
            <w:vAlign w:val="center"/>
          </w:tcPr>
          <w:p w14:paraId="74F6FB5B" w14:textId="61DB0AF8" w:rsidR="00473192" w:rsidRPr="00062481" w:rsidRDefault="00000000" w:rsidP="005A4DA7">
            <w:pPr>
              <w:jc w:val="cente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={0}</m:t>
                </m:r>
              </m:oMath>
            </m:oMathPara>
          </w:p>
        </w:tc>
        <w:tc>
          <w:tcPr>
            <w:tcW w:w="1417" w:type="dxa"/>
            <w:vAlign w:val="center"/>
          </w:tcPr>
          <w:p w14:paraId="4215B617" w14:textId="6CA2F70B" w:rsidR="00473192" w:rsidRPr="00062481" w:rsidRDefault="00473192" w:rsidP="005A4DA7">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55F756B6" w14:textId="7DA51DF3" w:rsidR="00473192" w:rsidRPr="00062481" w:rsidRDefault="00473192" w:rsidP="005A4DA7">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0CC67377" w14:textId="5A4B1736" w:rsidR="00473192" w:rsidRPr="00062481" w:rsidRDefault="00473192"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m:t>
                </m:r>
              </m:oMath>
            </m:oMathPara>
          </w:p>
          <w:p w14:paraId="34484C8F" w14:textId="5236D36D"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m:t>
                </m:r>
              </m:oMath>
            </m:oMathPara>
          </w:p>
        </w:tc>
      </w:tr>
      <w:tr w:rsidR="00473192" w:rsidRPr="00062481" w14:paraId="69AB9D5F" w14:textId="77777777" w:rsidTr="005A4DA7">
        <w:tc>
          <w:tcPr>
            <w:tcW w:w="1971" w:type="dxa"/>
            <w:vAlign w:val="center"/>
          </w:tcPr>
          <w:p w14:paraId="2EF16395" w14:textId="03E08DE2" w:rsidR="00473192" w:rsidRPr="00062481" w:rsidRDefault="00000000" w:rsidP="00473192">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={0,1}</m:t>
                </m:r>
              </m:oMath>
            </m:oMathPara>
          </w:p>
        </w:tc>
        <w:tc>
          <w:tcPr>
            <w:tcW w:w="1417" w:type="dxa"/>
            <w:vAlign w:val="bottom"/>
          </w:tcPr>
          <w:p w14:paraId="200BFD9D" w14:textId="77777777" w:rsidR="00473192" w:rsidRPr="00062481" w:rsidRDefault="00473192" w:rsidP="00473192">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1A2BDEF9" w14:textId="070D45E8"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1D2B9112" w14:textId="7BD4320C"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{0,1,2}</m:t>
                </m:r>
              </m:oMath>
            </m:oMathPara>
          </w:p>
          <w:p w14:paraId="7B4A3A4D" w14:textId="3A3D5509"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m:t>
                </m:r>
              </m:oMath>
            </m:oMathPara>
          </w:p>
        </w:tc>
      </w:tr>
      <w:tr w:rsidR="00473192" w:rsidRPr="00062481" w14:paraId="6C2B7E2A" w14:textId="77777777" w:rsidTr="005A4DA7">
        <w:tc>
          <w:tcPr>
            <w:tcW w:w="1971" w:type="dxa"/>
            <w:vAlign w:val="center"/>
          </w:tcPr>
          <w:p w14:paraId="77C13A06" w14:textId="75A9EB19" w:rsidR="00473192" w:rsidRPr="00062481" w:rsidRDefault="00000000" w:rsidP="00473192">
            <w:pPr>
              <w:rPr>
                <w:rFonts w:ascii="Times New Roman" w:eastAsia="楷体" w:hAnsi="Times New Roman"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={0,1,2}</m:t>
                </m:r>
              </m:oMath>
            </m:oMathPara>
          </w:p>
        </w:tc>
        <w:tc>
          <w:tcPr>
            <w:tcW w:w="1417" w:type="dxa"/>
            <w:vAlign w:val="bottom"/>
          </w:tcPr>
          <w:p w14:paraId="585A018B" w14:textId="77777777" w:rsidR="00473192" w:rsidRPr="00062481" w:rsidRDefault="00473192" w:rsidP="00473192">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70ACDDC3" w14:textId="0FFA123B"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25D6D1B2" w14:textId="77777777"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{0,1,2}</m:t>
                </m:r>
              </m:oMath>
            </m:oMathPara>
          </w:p>
          <w:p w14:paraId="35147078" w14:textId="48B629A3"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{0,1,2,3}</m:t>
                </m:r>
              </m:oMath>
            </m:oMathPara>
          </w:p>
        </w:tc>
      </w:tr>
      <w:tr w:rsidR="00473192" w:rsidRPr="00062481" w14:paraId="3D94CA63" w14:textId="77777777" w:rsidTr="005A4DA7">
        <w:tc>
          <w:tcPr>
            <w:tcW w:w="1971" w:type="dxa"/>
            <w:vAlign w:val="center"/>
          </w:tcPr>
          <w:p w14:paraId="4D948FDB" w14:textId="1ADBE85F" w:rsidR="00473192" w:rsidRPr="00473192" w:rsidRDefault="00000000" w:rsidP="005A4DA7">
            <w:pPr>
              <w:jc w:val="cente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={0,1,2,3}</m:t>
                </m:r>
              </m:oMath>
            </m:oMathPara>
          </w:p>
        </w:tc>
        <w:tc>
          <w:tcPr>
            <w:tcW w:w="1417" w:type="dxa"/>
            <w:vAlign w:val="bottom"/>
          </w:tcPr>
          <w:p w14:paraId="10250AEA" w14:textId="77777777" w:rsidR="00473192" w:rsidRPr="00062481" w:rsidRDefault="00473192" w:rsidP="00473192">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575FA703" w14:textId="78206967" w:rsidR="00473192" w:rsidRPr="00473192" w:rsidRDefault="00473192" w:rsidP="00473192">
            <w:pPr>
              <w:jc w:val="left"/>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2835" w:type="dxa"/>
          </w:tcPr>
          <w:p w14:paraId="654DE03D" w14:textId="77777777" w:rsidR="00473192" w:rsidRPr="00062481" w:rsidRDefault="00473192" w:rsidP="00473192">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{0,1,2}</m:t>
                </m:r>
              </m:oMath>
            </m:oMathPara>
          </w:p>
          <w:p w14:paraId="0B9711DC" w14:textId="591DDF6D" w:rsidR="00473192" w:rsidRPr="00473192" w:rsidRDefault="00473192" w:rsidP="005A4DA7">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{0,1,2,3}</m:t>
                </m:r>
              </m:oMath>
            </m:oMathPara>
          </w:p>
        </w:tc>
      </w:tr>
    </w:tbl>
    <w:p w14:paraId="1DB12ABF" w14:textId="77777777" w:rsidR="00991473" w:rsidRDefault="00991473" w:rsidP="00991473">
      <w:pPr>
        <w:rPr>
          <w:rFonts w:ascii="Times New Roman" w:eastAsia="楷体" w:hAnsi="Times New Roman" w:cs="Times New Roman"/>
          <w:color w:val="000000" w:themeColor="text1"/>
          <w:sz w:val="24"/>
          <w:szCs w:val="24"/>
        </w:rPr>
      </w:pPr>
      <w:r>
        <w:rPr>
          <w:rFonts w:ascii="Times New Roman" w:eastAsia="楷体" w:hAnsi="Times New Roman" w:cs="Times New Roman" w:hint="eastAsia"/>
          <w:b/>
          <w:bCs/>
          <w:color w:val="000000" w:themeColor="text1"/>
          <w:sz w:val="24"/>
          <w:szCs w:val="24"/>
        </w:rPr>
        <w:t>初态：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0</m:t>
            </m:r>
          </m:sub>
        </m:sSub>
      </m:oMath>
    </w:p>
    <w:p w14:paraId="30C1B229" w14:textId="77777777" w:rsidR="00991473" w:rsidRPr="00797E6C" w:rsidRDefault="00991473" w:rsidP="00991473">
      <w:pPr>
        <w:rPr>
          <w:rFonts w:ascii="Times New Roman" w:eastAsia="楷体" w:hAnsi="Times New Roman" w:cs="Times New Roman"/>
          <w:b/>
          <w:bCs/>
          <w:color w:val="000000" w:themeColor="text1"/>
          <w:sz w:val="24"/>
          <w:szCs w:val="24"/>
        </w:rPr>
      </w:pPr>
      <w:r>
        <w:rPr>
          <w:rFonts w:ascii="Times New Roman" w:eastAsia="楷体" w:hAnsi="Times New Roman" w:cs="Times New Roman" w:hint="eastAsia"/>
          <w:color w:val="000000" w:themeColor="text1"/>
          <w:sz w:val="24"/>
          <w:szCs w:val="24"/>
        </w:rPr>
        <w:t>终态：</w:t>
      </w:r>
      <m:oMath>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hint="eastAsia"/>
                <w:color w:val="000000" w:themeColor="text1"/>
                <w:sz w:val="24"/>
                <w:szCs w:val="24"/>
              </w:rPr>
              <m:t>T</m:t>
            </m:r>
          </m:e>
          <m:sub>
            <m:r>
              <w:rPr>
                <w:rFonts w:ascii="Cambria Math" w:eastAsia="楷体" w:hAnsi="Cambria Math" w:cs="Times New Roman"/>
                <w:color w:val="000000" w:themeColor="text1"/>
                <w:sz w:val="24"/>
                <w:szCs w:val="24"/>
              </w:rPr>
              <m:t>3</m:t>
            </m:r>
          </m:sub>
        </m:sSub>
      </m:oMath>
      <w:r>
        <w:rPr>
          <w:rFonts w:ascii="Times New Roman" w:eastAsia="楷体" w:hAnsi="Times New Roman" w:cs="Times New Roman"/>
          <w:color w:val="000000" w:themeColor="text1"/>
          <w:sz w:val="24"/>
          <w:szCs w:val="24"/>
        </w:rPr>
        <w:t>,</w:t>
      </w:r>
    </w:p>
    <w:p w14:paraId="63023427" w14:textId="77777777" w:rsidR="00991473" w:rsidRPr="00062481" w:rsidRDefault="00991473" w:rsidP="00991473">
      <w:pPr>
        <w:rPr>
          <w:rFonts w:ascii="Times New Roman" w:eastAsia="楷体" w:hAnsi="Times New Roman" w:cs="Times New Roman"/>
          <w:b/>
          <w:bCs/>
          <w:color w:val="000000" w:themeColor="text1"/>
          <w:sz w:val="24"/>
          <w:szCs w:val="24"/>
        </w:rPr>
      </w:pPr>
      <w:r w:rsidRPr="00062481">
        <w:rPr>
          <w:rFonts w:ascii="Times New Roman" w:eastAsia="楷体" w:hAnsi="Times New Roman" w:cs="Times New Roman" w:hint="eastAsia"/>
          <w:b/>
          <w:bCs/>
          <w:color w:val="000000" w:themeColor="text1"/>
          <w:sz w:val="24"/>
          <w:szCs w:val="24"/>
        </w:rPr>
        <w:t>分割法最小化：</w:t>
      </w:r>
    </w:p>
    <w:p w14:paraId="16BA680C" w14:textId="77777777" w:rsidR="00991473" w:rsidRPr="00062481" w:rsidRDefault="00991473" w:rsidP="00991473">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oMath>
      </m:oMathPara>
    </w:p>
    <w:p w14:paraId="08365ADF" w14:textId="175AB1A5" w:rsidR="00991473" w:rsidRPr="00062481" w:rsidRDefault="00991473" w:rsidP="00991473">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Π</m:t>
          </m:r>
          <m:r>
            <w:rPr>
              <w:rFonts w:ascii="Cambria Math" w:eastAsia="楷体" w:hAnsi="Cambria Math" w:cs="Times New Roman"/>
              <w:color w:val="000000" w:themeColor="text1"/>
              <w:sz w:val="24"/>
              <w:szCs w:val="24"/>
            </w:rPr>
            <m:t>=</m:t>
          </m:r>
          <m:d>
            <m:dPr>
              <m:begChr m:val="{"/>
              <m:endChr m:val="}"/>
              <m:ctrlPr>
                <w:rPr>
                  <w:rFonts w:ascii="Cambria Math" w:eastAsia="楷体" w:hAnsi="Cambria Math" w:cs="Times New Roman"/>
                  <w:i/>
                  <w:color w:val="000000" w:themeColor="text1"/>
                  <w:sz w:val="24"/>
                  <w:szCs w:val="24"/>
                </w:rPr>
              </m:ctrlPr>
            </m:dPr>
            <m:e>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0</m:t>
                  </m:r>
                </m:sub>
              </m:sSub>
              <m:r>
                <w:rPr>
                  <w:rFonts w:ascii="Cambria Math" w:eastAsia="楷体" w:hAnsi="Cambria Math" w:cs="Times New Roman"/>
                  <w:color w:val="000000" w:themeColor="text1"/>
                  <w:sz w:val="24"/>
                  <w:szCs w:val="24"/>
                </w:rPr>
                <m:t>} {</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2</m:t>
                  </m:r>
                </m:sub>
              </m:sSub>
              <m:r>
                <w:rPr>
                  <w:rFonts w:ascii="Cambria Math" w:eastAsia="楷体" w:hAnsi="Cambria Math" w:cs="Times New Roman"/>
                  <w:color w:val="000000" w:themeColor="text1"/>
                  <w:sz w:val="24"/>
                  <w:szCs w:val="24"/>
                </w:rPr>
                <m:t>} {</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1</m:t>
                  </m:r>
                </m:sub>
              </m:sSub>
            </m:e>
          </m:d>
          <m:r>
            <w:rPr>
              <w:rFonts w:ascii="Cambria Math" w:eastAsia="楷体" w:hAnsi="Cambria Math" w:cs="Times New Roman"/>
              <w:color w:val="000000" w:themeColor="text1"/>
              <w:sz w:val="24"/>
              <w:szCs w:val="24"/>
            </w:rPr>
            <m:t>{</m:t>
          </m:r>
          <m:sSub>
            <m:sSubPr>
              <m:ctrlPr>
                <w:rPr>
                  <w:rFonts w:ascii="Cambria Math" w:eastAsia="楷体" w:hAnsi="Cambria Math" w:cs="Times New Roman"/>
                  <w:i/>
                  <w:color w:val="000000" w:themeColor="text1"/>
                  <w:sz w:val="24"/>
                  <w:szCs w:val="24"/>
                </w:rPr>
              </m:ctrlPr>
            </m:sSubPr>
            <m:e>
              <m:r>
                <w:rPr>
                  <w:rFonts w:ascii="Cambria Math" w:eastAsia="楷体" w:hAnsi="Cambria Math" w:cs="Times New Roman"/>
                  <w:color w:val="000000" w:themeColor="text1"/>
                  <w:sz w:val="24"/>
                  <w:szCs w:val="24"/>
                </w:rPr>
                <m:t>T</m:t>
              </m:r>
            </m:e>
            <m:sub>
              <m:r>
                <w:rPr>
                  <w:rFonts w:ascii="Cambria Math" w:eastAsia="楷体" w:hAnsi="Cambria Math" w:cs="Times New Roman"/>
                  <w:color w:val="000000" w:themeColor="text1"/>
                  <w:sz w:val="24"/>
                  <w:szCs w:val="24"/>
                </w:rPr>
                <m:t>3</m:t>
              </m:r>
            </m:sub>
          </m:sSub>
          <m:r>
            <w:rPr>
              <w:rFonts w:ascii="Cambria Math" w:eastAsia="楷体" w:hAnsi="Cambria Math" w:cs="Times New Roman"/>
              <w:color w:val="000000" w:themeColor="text1"/>
              <w:sz w:val="24"/>
              <w:szCs w:val="24"/>
            </w:rPr>
            <m:t>}</m:t>
          </m:r>
        </m:oMath>
      </m:oMathPara>
    </w:p>
    <w:p w14:paraId="598DD4BE" w14:textId="77777777" w:rsidR="00991473" w:rsidRDefault="00991473" w:rsidP="00473192">
      <w:pPr>
        <w:rPr>
          <w:rFonts w:ascii="Times New Roman" w:eastAsia="楷体" w:hAnsi="Times New Roman" w:cs="Times New Roman"/>
          <w:b/>
          <w:bCs/>
          <w:color w:val="000000" w:themeColor="text1"/>
          <w:sz w:val="24"/>
          <w:szCs w:val="24"/>
        </w:rPr>
      </w:pPr>
    </w:p>
    <w:p w14:paraId="5B93F18A" w14:textId="0DE9B33D" w:rsidR="00473192" w:rsidRPr="00062481" w:rsidRDefault="00473192" w:rsidP="00473192">
      <w:pPr>
        <w:rPr>
          <w:rFonts w:ascii="Times New Roman" w:eastAsia="楷体" w:hAnsi="Times New Roman" w:cs="Times New Roman"/>
          <w:b/>
          <w:bCs/>
          <w:iCs/>
          <w:color w:val="FF0000"/>
          <w:sz w:val="24"/>
          <w:szCs w:val="24"/>
        </w:rPr>
      </w:pPr>
      <w:r w:rsidRPr="00062481">
        <w:rPr>
          <w:rFonts w:ascii="Times New Roman" w:eastAsia="楷体" w:hAnsi="Times New Roman" w:cs="Times New Roman"/>
          <w:b/>
          <w:bCs/>
          <w:color w:val="000000" w:themeColor="text1"/>
          <w:sz w:val="24"/>
          <w:szCs w:val="24"/>
        </w:rPr>
        <w:t>DFA</w:t>
      </w:r>
      <w:r w:rsidRPr="00062481">
        <w:rPr>
          <w:rFonts w:ascii="Times New Roman" w:eastAsia="楷体" w:hAnsi="Times New Roman" w:cs="Times New Roman" w:hint="eastAsia"/>
          <w:b/>
          <w:bCs/>
          <w:color w:val="000000" w:themeColor="text1"/>
          <w:sz w:val="24"/>
          <w:szCs w:val="24"/>
        </w:rPr>
        <w:t>如下：</w:t>
      </w:r>
    </w:p>
    <w:p w14:paraId="6B4B6F51" w14:textId="75951296" w:rsidR="00473192" w:rsidRDefault="007D2220" w:rsidP="001E5F4A">
      <w:pPr>
        <w:pStyle w:val="a4"/>
        <w:shd w:val="clear" w:color="auto" w:fill="FFFFFF"/>
        <w:spacing w:before="0" w:beforeAutospacing="0" w:afterLines="50" w:after="156" w:afterAutospacing="0"/>
        <w:rPr>
          <w:rFonts w:ascii="楷体" w:eastAsia="楷体" w:hAnsi="楷体"/>
          <w:color w:val="333333"/>
        </w:rPr>
      </w:pPr>
      <w:r>
        <w:object w:dxaOrig="8235" w:dyaOrig="2221" w14:anchorId="19693EA6">
          <v:shape id="_x0000_i1035" type="#_x0000_t75" style="width:412.15pt;height:111.75pt" o:ole="">
            <v:imagedata r:id="rId45" o:title=""/>
          </v:shape>
          <o:OLEObject Type="Embed" ProgID="Visio.Drawing.15" ShapeID="_x0000_i1035" DrawAspect="Content" ObjectID="_1745303137" r:id="rId46"/>
        </w:object>
      </w:r>
    </w:p>
    <w:p w14:paraId="0789EC2F" w14:textId="77777777" w:rsidR="007F4D4F" w:rsidRDefault="007F4D4F" w:rsidP="00BC6AE6">
      <w:pPr>
        <w:pStyle w:val="1"/>
        <w:jc w:val="center"/>
        <w:sectPr w:rsidR="007F4D4F">
          <w:pgSz w:w="11906" w:h="16838"/>
          <w:pgMar w:top="1440" w:right="1800" w:bottom="1440" w:left="1800" w:header="851" w:footer="992" w:gutter="0"/>
          <w:cols w:space="425"/>
          <w:docGrid w:type="lines" w:linePitch="312"/>
        </w:sectPr>
      </w:pPr>
    </w:p>
    <w:p w14:paraId="6684A2A2" w14:textId="2B5607A3" w:rsidR="00BC6AE6" w:rsidRDefault="00BC6AE6" w:rsidP="00BC6AE6">
      <w:pPr>
        <w:pStyle w:val="1"/>
        <w:jc w:val="center"/>
      </w:pPr>
      <w:r>
        <w:rPr>
          <w:rFonts w:hint="eastAsia"/>
        </w:rPr>
        <w:lastRenderedPageBreak/>
        <w:t>第四章作业</w:t>
      </w:r>
    </w:p>
    <w:p w14:paraId="5AF6F372" w14:textId="77777777" w:rsidR="000F0E11" w:rsidRPr="009D424A" w:rsidRDefault="000F0E11" w:rsidP="000F0E11">
      <w:pPr>
        <w:rPr>
          <w:rFonts w:ascii="楷体" w:eastAsia="楷体" w:hAnsi="楷体"/>
          <w:b/>
          <w:bCs/>
          <w:sz w:val="24"/>
          <w:szCs w:val="24"/>
        </w:rPr>
      </w:pPr>
      <w:r w:rsidRPr="009D424A">
        <w:rPr>
          <w:rFonts w:ascii="楷体" w:eastAsia="楷体" w:hAnsi="楷体" w:hint="eastAsia"/>
          <w:b/>
          <w:bCs/>
          <w:sz w:val="24"/>
          <w:szCs w:val="24"/>
        </w:rPr>
        <w:t>1</w:t>
      </w:r>
      <w:r w:rsidRPr="009D424A">
        <w:rPr>
          <w:rFonts w:ascii="楷体" w:eastAsia="楷体" w:hAnsi="楷体"/>
          <w:b/>
          <w:bCs/>
          <w:sz w:val="24"/>
          <w:szCs w:val="24"/>
        </w:rPr>
        <w:t>.</w:t>
      </w:r>
      <w:r w:rsidR="00BC6AE6" w:rsidRPr="009D424A">
        <w:rPr>
          <w:rFonts w:ascii="楷体" w:eastAsia="楷体" w:hAnsi="楷体" w:hint="eastAsia"/>
          <w:b/>
          <w:bCs/>
          <w:sz w:val="24"/>
          <w:szCs w:val="24"/>
        </w:rPr>
        <w:t xml:space="preserve">对文法G[S] </w:t>
      </w:r>
    </w:p>
    <w:p w14:paraId="7342F02F" w14:textId="60D8988D" w:rsidR="000F0E11" w:rsidRPr="009D424A" w:rsidRDefault="00BC6AE6" w:rsidP="000F0E11">
      <w:pPr>
        <w:ind w:leftChars="100" w:left="210"/>
        <w:rPr>
          <w:rFonts w:ascii="楷体" w:eastAsia="楷体" w:hAnsi="楷体"/>
          <w:b/>
          <w:bCs/>
          <w:sz w:val="24"/>
          <w:szCs w:val="24"/>
        </w:rPr>
      </w:pPr>
      <w:r w:rsidRPr="009D424A">
        <w:rPr>
          <w:rFonts w:ascii="楷体" w:eastAsia="楷体" w:hAnsi="楷体" w:hint="eastAsia"/>
          <w:b/>
          <w:bCs/>
          <w:sz w:val="24"/>
          <w:szCs w:val="24"/>
        </w:rPr>
        <w:t>S→a|</w:t>
      </w:r>
      <m:oMath>
        <m:r>
          <m:rPr>
            <m:sty m:val="p"/>
          </m:rPr>
          <w:rPr>
            <w:rFonts w:ascii="Cambria Math" w:eastAsia="楷体" w:hAnsi="Cambria Math" w:cs="Times New Roman"/>
            <w:sz w:val="24"/>
            <w:szCs w:val="24"/>
          </w:rPr>
          <m:t>Λ</m:t>
        </m:r>
      </m:oMath>
      <w:r w:rsidRPr="009D424A">
        <w:rPr>
          <w:rFonts w:ascii="楷体" w:eastAsia="楷体" w:hAnsi="楷体" w:hint="eastAsia"/>
          <w:b/>
          <w:bCs/>
          <w:sz w:val="24"/>
          <w:szCs w:val="24"/>
        </w:rPr>
        <w:t xml:space="preserve">|(T) </w:t>
      </w:r>
    </w:p>
    <w:p w14:paraId="64B490A4" w14:textId="77777777" w:rsidR="000F0E11" w:rsidRPr="009D424A" w:rsidRDefault="00BC6AE6" w:rsidP="000F0E11">
      <w:pPr>
        <w:ind w:leftChars="100" w:left="210"/>
        <w:rPr>
          <w:rFonts w:ascii="楷体" w:eastAsia="楷体" w:hAnsi="楷体"/>
          <w:b/>
          <w:bCs/>
          <w:sz w:val="24"/>
          <w:szCs w:val="24"/>
        </w:rPr>
      </w:pPr>
      <w:r w:rsidRPr="009D424A">
        <w:rPr>
          <w:rFonts w:ascii="楷体" w:eastAsia="楷体" w:hAnsi="楷体" w:hint="eastAsia"/>
          <w:b/>
          <w:bCs/>
          <w:sz w:val="24"/>
          <w:szCs w:val="24"/>
        </w:rPr>
        <w:t xml:space="preserve">T→T,S|S </w:t>
      </w:r>
    </w:p>
    <w:p w14:paraId="57EF8CE9" w14:textId="706147F7" w:rsidR="000F0E11" w:rsidRPr="009D424A" w:rsidRDefault="00BC6AE6" w:rsidP="000F0E11">
      <w:pPr>
        <w:ind w:leftChars="100" w:left="210"/>
        <w:rPr>
          <w:rFonts w:ascii="楷体" w:eastAsia="楷体" w:hAnsi="楷体"/>
          <w:b/>
          <w:bCs/>
          <w:sz w:val="24"/>
          <w:szCs w:val="24"/>
        </w:rPr>
      </w:pPr>
      <w:r w:rsidRPr="009D424A">
        <w:rPr>
          <w:rFonts w:ascii="楷体" w:eastAsia="楷体" w:hAnsi="楷体" w:hint="eastAsia"/>
          <w:b/>
          <w:bCs/>
          <w:sz w:val="24"/>
          <w:szCs w:val="24"/>
        </w:rPr>
        <w:t>(1)给出(a,(</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))和(((</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w:t>
      </w:r>
      <m:oMath>
        <m:r>
          <m:rPr>
            <m:sty m:val="p"/>
          </m:rPr>
          <w:rPr>
            <w:rFonts w:ascii="Cambria Math" w:eastAsia="楷体" w:hAnsi="Cambria Math" w:cs="Times New Roman"/>
            <w:sz w:val="24"/>
            <w:szCs w:val="24"/>
          </w:rPr>
          <m:t>Λ</m:t>
        </m:r>
      </m:oMath>
      <w:r w:rsidRPr="009D424A">
        <w:rPr>
          <w:rFonts w:ascii="楷体" w:eastAsia="楷体" w:hAnsi="楷体" w:hint="eastAsia"/>
          <w:b/>
          <w:bCs/>
          <w:sz w:val="24"/>
          <w:szCs w:val="24"/>
        </w:rPr>
        <w:t>,(a)),a)的最左推导。</w:t>
      </w:r>
    </w:p>
    <w:p w14:paraId="6D1C3A0B" w14:textId="77777777" w:rsidR="000F0E11" w:rsidRPr="009D424A" w:rsidRDefault="00BC6AE6" w:rsidP="000F0E11">
      <w:pPr>
        <w:ind w:leftChars="100" w:left="210"/>
        <w:rPr>
          <w:rFonts w:ascii="楷体" w:eastAsia="楷体" w:hAnsi="楷体"/>
          <w:b/>
          <w:bCs/>
          <w:sz w:val="24"/>
          <w:szCs w:val="24"/>
        </w:rPr>
      </w:pPr>
      <w:r w:rsidRPr="009D424A">
        <w:rPr>
          <w:rFonts w:ascii="楷体" w:eastAsia="楷体" w:hAnsi="楷体" w:hint="eastAsia"/>
          <w:b/>
          <w:bCs/>
          <w:sz w:val="24"/>
          <w:szCs w:val="24"/>
        </w:rPr>
        <w:t xml:space="preserve">(2)对文法G进行改写，然后对每个非终结符写出不带回溯的递归子程序。 </w:t>
      </w:r>
    </w:p>
    <w:p w14:paraId="60ECF1F7" w14:textId="77777777" w:rsidR="000F0E11" w:rsidRPr="009D424A" w:rsidRDefault="00BC6AE6" w:rsidP="000F0E11">
      <w:pPr>
        <w:ind w:leftChars="100" w:left="210"/>
        <w:rPr>
          <w:rFonts w:ascii="楷体" w:eastAsia="楷体" w:hAnsi="楷体"/>
          <w:b/>
          <w:bCs/>
          <w:sz w:val="24"/>
          <w:szCs w:val="24"/>
        </w:rPr>
      </w:pPr>
      <w:r w:rsidRPr="009D424A">
        <w:rPr>
          <w:rFonts w:ascii="楷体" w:eastAsia="楷体" w:hAnsi="楷体" w:hint="eastAsia"/>
          <w:b/>
          <w:bCs/>
          <w:sz w:val="24"/>
          <w:szCs w:val="24"/>
        </w:rPr>
        <w:t xml:space="preserve">(3)经改写后的文法是否是LL(1)的？给出它的预测分析表。 </w:t>
      </w:r>
    </w:p>
    <w:p w14:paraId="478992F7" w14:textId="6EEBA384" w:rsidR="00BC6AE6" w:rsidRPr="009D424A" w:rsidRDefault="00BC6AE6" w:rsidP="000F0E11">
      <w:pPr>
        <w:ind w:leftChars="100" w:left="210"/>
        <w:rPr>
          <w:rFonts w:ascii="楷体" w:eastAsia="楷体" w:hAnsi="楷体"/>
          <w:b/>
          <w:bCs/>
          <w:sz w:val="24"/>
          <w:szCs w:val="24"/>
        </w:rPr>
      </w:pPr>
      <w:r w:rsidRPr="009D424A">
        <w:rPr>
          <w:rFonts w:ascii="楷体" w:eastAsia="楷体" w:hAnsi="楷体" w:hint="eastAsia"/>
          <w:b/>
          <w:bCs/>
          <w:sz w:val="24"/>
          <w:szCs w:val="24"/>
        </w:rPr>
        <w:t>(4)给出输入串(</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)#的分析过程，并说明该</w:t>
      </w:r>
      <w:proofErr w:type="gramStart"/>
      <w:r w:rsidRPr="009D424A">
        <w:rPr>
          <w:rFonts w:ascii="楷体" w:eastAsia="楷体" w:hAnsi="楷体" w:hint="eastAsia"/>
          <w:b/>
          <w:bCs/>
          <w:sz w:val="24"/>
          <w:szCs w:val="24"/>
        </w:rPr>
        <w:t>串是否</w:t>
      </w:r>
      <w:proofErr w:type="gramEnd"/>
      <w:r w:rsidRPr="009D424A">
        <w:rPr>
          <w:rFonts w:ascii="楷体" w:eastAsia="楷体" w:hAnsi="楷体" w:hint="eastAsia"/>
          <w:b/>
          <w:bCs/>
          <w:sz w:val="24"/>
          <w:szCs w:val="24"/>
        </w:rPr>
        <w:t>为G的句子。</w:t>
      </w:r>
    </w:p>
    <w:p w14:paraId="22227FE6" w14:textId="65C9B72E" w:rsidR="00475D77" w:rsidRDefault="00E228B3" w:rsidP="000F0E11">
      <w:pPr>
        <w:ind w:leftChars="100" w:left="210"/>
        <w:rPr>
          <w:rFonts w:ascii="楷体" w:eastAsia="楷体" w:hAnsi="楷体" w:cs="Times New Roman"/>
          <w:b/>
          <w:bCs/>
          <w:iCs/>
          <w:color w:val="FF0000"/>
          <w:sz w:val="24"/>
          <w:szCs w:val="24"/>
        </w:rPr>
      </w:pPr>
      <w:r w:rsidRPr="009D424A">
        <w:rPr>
          <w:rFonts w:ascii="楷体" w:eastAsia="楷体" w:hAnsi="楷体" w:cs="Times New Roman" w:hint="eastAsia"/>
          <w:b/>
          <w:bCs/>
          <w:iCs/>
          <w:color w:val="FF0000"/>
          <w:sz w:val="24"/>
          <w:szCs w:val="24"/>
        </w:rPr>
        <w:t>答：</w:t>
      </w:r>
    </w:p>
    <w:p w14:paraId="22366807" w14:textId="2252A6D4" w:rsidR="009D424A" w:rsidRPr="009D424A" w:rsidRDefault="009D424A" w:rsidP="009D424A">
      <w:pPr>
        <w:ind w:leftChars="100" w:left="210"/>
        <w:rPr>
          <w:rFonts w:ascii="楷体" w:eastAsia="楷体" w:hAnsi="楷体"/>
          <w:b/>
          <w:bCs/>
          <w:sz w:val="24"/>
          <w:szCs w:val="24"/>
        </w:rPr>
      </w:pPr>
      <w:r>
        <w:rPr>
          <w:rFonts w:ascii="楷体" w:eastAsia="楷体" w:hAnsi="楷体" w:cs="Times New Roman" w:hint="eastAsia"/>
          <w:b/>
          <w:bCs/>
          <w:iCs/>
          <w:color w:val="FF0000"/>
          <w:sz w:val="24"/>
          <w:szCs w:val="24"/>
        </w:rPr>
        <w:t xml:space="preserve"> </w:t>
      </w:r>
      <w:r>
        <w:rPr>
          <w:rFonts w:ascii="楷体" w:eastAsia="楷体" w:hAnsi="楷体" w:cs="Times New Roman"/>
          <w:b/>
          <w:bCs/>
          <w:iCs/>
          <w:color w:val="FF0000"/>
          <w:sz w:val="24"/>
          <w:szCs w:val="24"/>
        </w:rPr>
        <w:t xml:space="preserve"> </w:t>
      </w:r>
      <w:r w:rsidRPr="009D424A">
        <w:rPr>
          <w:rFonts w:ascii="楷体" w:eastAsia="楷体" w:hAnsi="楷体" w:hint="eastAsia"/>
          <w:b/>
          <w:bCs/>
          <w:sz w:val="24"/>
          <w:szCs w:val="24"/>
        </w:rPr>
        <w:t>(1)(a,(</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))和(((</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w:t>
      </w:r>
      <m:oMath>
        <m:r>
          <m:rPr>
            <m:sty m:val="p"/>
          </m:rPr>
          <w:rPr>
            <w:rFonts w:ascii="Cambria Math" w:eastAsia="楷体" w:hAnsi="Cambria Math" w:cs="Times New Roman"/>
            <w:sz w:val="24"/>
            <w:szCs w:val="24"/>
          </w:rPr>
          <m:t>Λ</m:t>
        </m:r>
      </m:oMath>
      <w:r w:rsidRPr="009D424A">
        <w:rPr>
          <w:rFonts w:ascii="楷体" w:eastAsia="楷体" w:hAnsi="楷体" w:hint="eastAsia"/>
          <w:b/>
          <w:bCs/>
          <w:sz w:val="24"/>
          <w:szCs w:val="24"/>
        </w:rPr>
        <w:t>,(a)),a)的最左推导。</w:t>
      </w:r>
    </w:p>
    <w:p w14:paraId="5727731B" w14:textId="1C419BE1" w:rsidR="009D424A" w:rsidRPr="009D424A" w:rsidRDefault="009D424A" w:rsidP="000F0E11">
      <w:pPr>
        <w:ind w:leftChars="100" w:left="210"/>
        <w:rPr>
          <w:rFonts w:ascii="楷体" w:eastAsia="楷体" w:hAnsi="楷体" w:cs="Times New Roman"/>
          <w:b/>
          <w:bCs/>
          <w:iCs/>
          <w:color w:val="FF0000"/>
          <w:sz w:val="24"/>
          <w:szCs w:val="24"/>
        </w:rPr>
      </w:pPr>
    </w:p>
    <w:p w14:paraId="5AC715C2" w14:textId="75128527" w:rsidR="009D424A" w:rsidRPr="009D424A" w:rsidRDefault="009D424A" w:rsidP="009D424A">
      <w:pPr>
        <w:ind w:leftChars="100" w:left="210" w:firstLineChars="100" w:firstLine="241"/>
        <w:rPr>
          <w:rFonts w:ascii="楷体" w:eastAsia="楷体" w:hAnsi="楷体"/>
          <w:b/>
          <w:bCs/>
          <w:sz w:val="24"/>
          <w:szCs w:val="24"/>
        </w:rPr>
      </w:pPr>
      <w:r w:rsidRPr="009D424A">
        <w:rPr>
          <w:rFonts w:ascii="楷体" w:eastAsia="楷体" w:hAnsi="楷体" w:hint="eastAsia"/>
          <w:b/>
          <w:bCs/>
          <w:sz w:val="24"/>
          <w:szCs w:val="24"/>
        </w:rPr>
        <w:t>(((</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w:t>
      </w:r>
      <w:r w:rsidRPr="009D424A">
        <w:rPr>
          <w:rFonts w:ascii="Cambria Math" w:eastAsia="楷体" w:hAnsi="Cambria Math" w:cs="Times New Roman"/>
          <w:sz w:val="24"/>
          <w:szCs w:val="24"/>
        </w:rPr>
        <w:t xml:space="preserve"> </w:t>
      </w:r>
      <m:oMath>
        <m:r>
          <m:rPr>
            <m:sty m:val="p"/>
          </m:rPr>
          <w:rPr>
            <w:rFonts w:ascii="Cambria Math" w:eastAsia="楷体" w:hAnsi="Cambria Math" w:cs="Times New Roman"/>
            <w:sz w:val="24"/>
            <w:szCs w:val="24"/>
          </w:rPr>
          <m:t>Λ</m:t>
        </m:r>
      </m:oMath>
      <w:r w:rsidRPr="009D424A">
        <w:rPr>
          <w:rFonts w:ascii="楷体" w:eastAsia="楷体" w:hAnsi="楷体" w:hint="eastAsia"/>
          <w:b/>
          <w:bCs/>
          <w:sz w:val="24"/>
          <w:szCs w:val="24"/>
        </w:rPr>
        <w:t>,(a)),a)的最左推导：</w:t>
      </w:r>
    </w:p>
    <w:p w14:paraId="2EC250EE"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S</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T</w:t>
      </w:r>
      <w:proofErr w:type="gramEnd"/>
      <w:r w:rsidRPr="009D424A">
        <w:rPr>
          <w:rFonts w:ascii="Times New Roman" w:eastAsia="楷体" w:hAnsi="Times New Roman" w:cs="Times New Roman"/>
          <w:sz w:val="24"/>
          <w:szCs w:val="24"/>
        </w:rPr>
        <w:t xml:space="preserve"> )</w:t>
      </w:r>
    </w:p>
    <w:p w14:paraId="6FA77474"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T</w:t>
      </w:r>
      <w:proofErr w:type="gramEnd"/>
      <w:r w:rsidRPr="009D424A">
        <w:rPr>
          <w:rFonts w:ascii="Times New Roman" w:eastAsia="楷体" w:hAnsi="Times New Roman" w:cs="Times New Roman"/>
          <w:sz w:val="24"/>
          <w:szCs w:val="24"/>
        </w:rPr>
        <w:t xml:space="preserve"> , S )</w:t>
      </w:r>
    </w:p>
    <w:p w14:paraId="062B769D"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S</w:t>
      </w:r>
      <w:proofErr w:type="gramEnd"/>
      <w:r w:rsidRPr="009D424A">
        <w:rPr>
          <w:rFonts w:ascii="Times New Roman" w:eastAsia="楷体" w:hAnsi="Times New Roman" w:cs="Times New Roman"/>
          <w:sz w:val="24"/>
          <w:szCs w:val="24"/>
        </w:rPr>
        <w:t xml:space="preserve"> , S )</w:t>
      </w:r>
    </w:p>
    <w:p w14:paraId="4C720AE0"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T ) , S )</w:t>
      </w:r>
    </w:p>
    <w:p w14:paraId="4E1802CC"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T , S ) , S )</w:t>
      </w:r>
    </w:p>
    <w:p w14:paraId="0A303AA2"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T , S , S ) , S )</w:t>
      </w:r>
    </w:p>
    <w:p w14:paraId="77460941"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S , S , S ) , S )</w:t>
      </w:r>
    </w:p>
    <w:p w14:paraId="54DDE97D"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T ) , S , S ) , S )</w:t>
      </w:r>
    </w:p>
    <w:p w14:paraId="60534962"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T, S ) , S , S ) , S )</w:t>
      </w:r>
    </w:p>
    <w:p w14:paraId="763320CC"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S , S ) , S , S ) , S )</w:t>
      </w:r>
    </w:p>
    <w:p w14:paraId="227E170A"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S ) , S , S ) , S )</w:t>
      </w:r>
    </w:p>
    <w:p w14:paraId="5A46A7E2"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a ) , S , S ) , S )</w:t>
      </w:r>
    </w:p>
    <w:p w14:paraId="63A36D5B"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a ) , </w:t>
      </w:r>
      <m:oMath>
        <m:r>
          <m:rPr>
            <m:sty m:val="p"/>
          </m:rPr>
          <w:rPr>
            <w:rFonts w:ascii="Cambria Math" w:eastAsia="楷体" w:hAnsi="Cambria Math" w:cs="Times New Roman"/>
            <w:sz w:val="24"/>
            <w:szCs w:val="24"/>
          </w:rPr>
          <m:t>Λ</m:t>
        </m:r>
      </m:oMath>
      <w:r w:rsidRPr="009D424A">
        <w:rPr>
          <w:rFonts w:ascii="Times New Roman" w:eastAsia="楷体" w:hAnsi="Times New Roman" w:cs="Times New Roman"/>
          <w:sz w:val="24"/>
          <w:szCs w:val="24"/>
        </w:rPr>
        <w:t xml:space="preserve"> , S ) , S )</w:t>
      </w:r>
    </w:p>
    <w:p w14:paraId="0FA71740"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a ) , </w:t>
      </w:r>
      <m:oMath>
        <m:r>
          <m:rPr>
            <m:sty m:val="p"/>
          </m:rPr>
          <w:rPr>
            <w:rFonts w:ascii="Cambria Math" w:eastAsia="楷体" w:hAnsi="Cambria Math" w:cs="Times New Roman"/>
            <w:sz w:val="24"/>
            <w:szCs w:val="24"/>
          </w:rPr>
          <m:t>Λ</m:t>
        </m:r>
      </m:oMath>
      <w:r w:rsidRPr="009D424A">
        <w:rPr>
          <w:rFonts w:ascii="Times New Roman" w:eastAsia="楷体" w:hAnsi="Times New Roman" w:cs="Times New Roman"/>
          <w:sz w:val="24"/>
          <w:szCs w:val="24"/>
        </w:rPr>
        <w:t xml:space="preserve"> , ( T ) ) , S )</w:t>
      </w:r>
    </w:p>
    <w:p w14:paraId="1833A7E7"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a ) , </w:t>
      </w:r>
      <m:oMath>
        <m:r>
          <m:rPr>
            <m:sty m:val="p"/>
          </m:rPr>
          <w:rPr>
            <w:rFonts w:ascii="Cambria Math" w:eastAsia="楷体" w:hAnsi="Cambria Math" w:cs="Times New Roman"/>
            <w:sz w:val="24"/>
            <w:szCs w:val="24"/>
          </w:rPr>
          <m:t>Λ</m:t>
        </m:r>
      </m:oMath>
      <w:r w:rsidRPr="009D424A">
        <w:rPr>
          <w:rFonts w:ascii="Times New Roman" w:eastAsia="楷体" w:hAnsi="Times New Roman" w:cs="Times New Roman"/>
          <w:sz w:val="24"/>
          <w:szCs w:val="24"/>
        </w:rPr>
        <w:t xml:space="preserve"> , ( S ) ) , S )</w:t>
      </w:r>
    </w:p>
    <w:p w14:paraId="10BCFE7F"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a ) , </w:t>
      </w:r>
      <m:oMath>
        <m:r>
          <m:rPr>
            <m:sty m:val="p"/>
          </m:rPr>
          <w:rPr>
            <w:rFonts w:ascii="Cambria Math" w:eastAsia="楷体" w:hAnsi="Cambria Math" w:cs="Times New Roman"/>
            <w:sz w:val="24"/>
            <w:szCs w:val="24"/>
          </w:rPr>
          <m:t>Λ</m:t>
        </m:r>
      </m:oMath>
      <w:r w:rsidRPr="009D424A">
        <w:rPr>
          <w:rFonts w:ascii="Times New Roman" w:eastAsia="楷体" w:hAnsi="Times New Roman" w:cs="Times New Roman"/>
          <w:sz w:val="24"/>
          <w:szCs w:val="24"/>
        </w:rPr>
        <w:t xml:space="preserve"> , ( a ) ) , S )</w:t>
      </w:r>
    </w:p>
    <w:p w14:paraId="3D7BFCBE" w14:textId="77777777" w:rsidR="009D424A" w:rsidRPr="009D424A" w:rsidRDefault="009D424A" w:rsidP="009D424A">
      <w:pPr>
        <w:spacing w:line="400" w:lineRule="exact"/>
        <w:ind w:firstLineChars="236" w:firstLine="566"/>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w:t>
      </w:r>
      <w:proofErr w:type="gramEnd"/>
      <w:r w:rsidRPr="009D424A">
        <w:rPr>
          <w:rFonts w:ascii="Times New Roman" w:eastAsia="楷体" w:hAnsi="Times New Roman" w:cs="Times New Roman"/>
          <w:sz w:val="24"/>
          <w:szCs w:val="24"/>
        </w:rPr>
        <w:t xml:space="preserve"> ( a , a ) , </w:t>
      </w:r>
      <m:oMath>
        <m:r>
          <m:rPr>
            <m:sty m:val="p"/>
          </m:rPr>
          <w:rPr>
            <w:rFonts w:ascii="Cambria Math" w:eastAsia="楷体" w:hAnsi="Cambria Math" w:cs="Times New Roman"/>
            <w:sz w:val="24"/>
            <w:szCs w:val="24"/>
          </w:rPr>
          <m:t>Λ</m:t>
        </m:r>
      </m:oMath>
      <w:r w:rsidRPr="009D424A">
        <w:rPr>
          <w:rFonts w:ascii="Times New Roman" w:eastAsia="楷体" w:hAnsi="Times New Roman" w:cs="Times New Roman"/>
          <w:sz w:val="24"/>
          <w:szCs w:val="24"/>
        </w:rPr>
        <w:t xml:space="preserve"> , ( a ) ) , a )</w:t>
      </w:r>
    </w:p>
    <w:p w14:paraId="589BDE1D" w14:textId="77777777" w:rsidR="009D424A" w:rsidRPr="009D424A" w:rsidRDefault="009D424A" w:rsidP="009D424A">
      <w:pPr>
        <w:spacing w:line="400" w:lineRule="exact"/>
        <w:rPr>
          <w:rFonts w:ascii="楷体" w:eastAsia="楷体" w:hAnsi="楷体" w:cs="Times New Roman"/>
          <w:sz w:val="24"/>
          <w:szCs w:val="24"/>
        </w:rPr>
      </w:pPr>
      <w:r w:rsidRPr="009D424A">
        <w:rPr>
          <w:rFonts w:ascii="楷体" w:eastAsia="楷体" w:hAnsi="楷体" w:cs="Times New Roman" w:hint="eastAsia"/>
          <w:sz w:val="24"/>
          <w:szCs w:val="24"/>
        </w:rPr>
        <w:t xml:space="preserve"> </w:t>
      </w:r>
    </w:p>
    <w:p w14:paraId="5AF0E4F1" w14:textId="0CCB909B" w:rsidR="009D424A" w:rsidRPr="009D424A" w:rsidRDefault="009D424A" w:rsidP="009D424A">
      <w:pPr>
        <w:spacing w:line="400" w:lineRule="exact"/>
        <w:ind w:firstLineChars="200" w:firstLine="482"/>
        <w:rPr>
          <w:rFonts w:ascii="楷体" w:eastAsia="楷体" w:hAnsi="楷体" w:cs="Times New Roman"/>
          <w:sz w:val="24"/>
          <w:szCs w:val="24"/>
        </w:rPr>
      </w:pPr>
      <w:r w:rsidRPr="009D424A">
        <w:rPr>
          <w:rFonts w:ascii="楷体" w:eastAsia="楷体" w:hAnsi="楷体" w:hint="eastAsia"/>
          <w:b/>
          <w:bCs/>
          <w:sz w:val="24"/>
          <w:szCs w:val="24"/>
        </w:rPr>
        <w:t>(a,(</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 的最左推导：</w:t>
      </w:r>
    </w:p>
    <w:p w14:paraId="44E28E7D"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S</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T</w:t>
      </w:r>
      <w:proofErr w:type="gramEnd"/>
      <w:r w:rsidRPr="009D424A">
        <w:rPr>
          <w:rFonts w:ascii="Times New Roman" w:eastAsia="楷体" w:hAnsi="Times New Roman" w:cs="Times New Roman"/>
          <w:sz w:val="24"/>
          <w:szCs w:val="24"/>
        </w:rPr>
        <w:t xml:space="preserve"> )</w:t>
      </w:r>
    </w:p>
    <w:p w14:paraId="42811BF7"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T</w:t>
      </w:r>
      <w:proofErr w:type="gramEnd"/>
      <w:r w:rsidRPr="009D424A">
        <w:rPr>
          <w:rFonts w:ascii="Times New Roman" w:eastAsia="楷体" w:hAnsi="Times New Roman" w:cs="Times New Roman"/>
          <w:sz w:val="24"/>
          <w:szCs w:val="24"/>
        </w:rPr>
        <w:t xml:space="preserve"> , S )</w:t>
      </w:r>
    </w:p>
    <w:p w14:paraId="6E1AA24D"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 xml:space="preserve"> ⟹</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S</w:t>
      </w:r>
      <w:proofErr w:type="gramEnd"/>
      <w:r w:rsidRPr="009D424A">
        <w:rPr>
          <w:rFonts w:ascii="Times New Roman" w:eastAsia="楷体" w:hAnsi="Times New Roman" w:cs="Times New Roman"/>
          <w:sz w:val="24"/>
          <w:szCs w:val="24"/>
        </w:rPr>
        <w:t xml:space="preserve"> , S )</w:t>
      </w:r>
    </w:p>
    <w:p w14:paraId="0ED1606F"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a</w:t>
      </w:r>
      <w:proofErr w:type="gramEnd"/>
      <w:r w:rsidRPr="009D424A">
        <w:rPr>
          <w:rFonts w:ascii="Times New Roman" w:eastAsia="楷体" w:hAnsi="Times New Roman" w:cs="Times New Roman"/>
          <w:sz w:val="24"/>
          <w:szCs w:val="24"/>
        </w:rPr>
        <w:t xml:space="preserve"> , S )</w:t>
      </w:r>
    </w:p>
    <w:p w14:paraId="116D2A90"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lastRenderedPageBreak/>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a</w:t>
      </w:r>
      <w:proofErr w:type="gramEnd"/>
      <w:r w:rsidRPr="009D424A">
        <w:rPr>
          <w:rFonts w:ascii="Times New Roman" w:eastAsia="楷体" w:hAnsi="Times New Roman" w:cs="Times New Roman"/>
          <w:sz w:val="24"/>
          <w:szCs w:val="24"/>
        </w:rPr>
        <w:t xml:space="preserve"> , ( T ) )</w:t>
      </w:r>
    </w:p>
    <w:p w14:paraId="24069E8C"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a</w:t>
      </w:r>
      <w:proofErr w:type="gramEnd"/>
      <w:r w:rsidRPr="009D424A">
        <w:rPr>
          <w:rFonts w:ascii="Times New Roman" w:eastAsia="楷体" w:hAnsi="Times New Roman" w:cs="Times New Roman"/>
          <w:sz w:val="24"/>
          <w:szCs w:val="24"/>
        </w:rPr>
        <w:t xml:space="preserve"> , ( T , S ) )</w:t>
      </w:r>
    </w:p>
    <w:p w14:paraId="2CFD183C"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a</w:t>
      </w:r>
      <w:proofErr w:type="gramEnd"/>
      <w:r w:rsidRPr="009D424A">
        <w:rPr>
          <w:rFonts w:ascii="Times New Roman" w:eastAsia="楷体" w:hAnsi="Times New Roman" w:cs="Times New Roman"/>
          <w:sz w:val="24"/>
          <w:szCs w:val="24"/>
        </w:rPr>
        <w:t xml:space="preserve"> , ( S , S ) )</w:t>
      </w:r>
    </w:p>
    <w:p w14:paraId="04977231"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a</w:t>
      </w:r>
      <w:proofErr w:type="gramEnd"/>
      <w:r w:rsidRPr="009D424A">
        <w:rPr>
          <w:rFonts w:ascii="Times New Roman" w:eastAsia="楷体" w:hAnsi="Times New Roman" w:cs="Times New Roman"/>
          <w:sz w:val="24"/>
          <w:szCs w:val="24"/>
        </w:rPr>
        <w:t xml:space="preserve"> , ( a , S ) )</w:t>
      </w:r>
    </w:p>
    <w:p w14:paraId="410484B6" w14:textId="77777777" w:rsidR="009D424A" w:rsidRPr="009D424A" w:rsidRDefault="009D424A" w:rsidP="009D424A">
      <w:pPr>
        <w:spacing w:line="400" w:lineRule="exact"/>
        <w:ind w:firstLineChars="295" w:firstLine="708"/>
        <w:rPr>
          <w:rFonts w:ascii="Times New Roman" w:eastAsia="楷体" w:hAnsi="Times New Roman" w:cs="Times New Roman"/>
          <w:sz w:val="24"/>
          <w:szCs w:val="24"/>
        </w:rPr>
      </w:pPr>
      <w:r w:rsidRPr="009D424A">
        <w:rPr>
          <w:rFonts w:ascii="Times New Roman" w:eastAsia="楷体" w:hAnsi="Times New Roman" w:cs="Times New Roman"/>
          <w:sz w:val="24"/>
          <w:szCs w:val="24"/>
        </w:rPr>
        <w:t xml:space="preserve">  </w:t>
      </w:r>
      <m:oMath>
        <m:r>
          <m:rPr>
            <m:sty m:val="p"/>
          </m:rPr>
          <w:rPr>
            <w:rFonts w:ascii="Cambria Math" w:eastAsia="楷体" w:hAnsi="Cambria Math" w:cs="Times New Roman"/>
            <w:sz w:val="24"/>
            <w:szCs w:val="24"/>
          </w:rPr>
          <m:t>⟹</m:t>
        </m:r>
      </m:oMath>
      <w:r w:rsidRPr="009D424A">
        <w:rPr>
          <w:rFonts w:ascii="Times New Roman" w:eastAsia="楷体" w:hAnsi="Times New Roman" w:cs="Times New Roman"/>
          <w:sz w:val="24"/>
          <w:szCs w:val="24"/>
        </w:rPr>
        <w:t xml:space="preserve"> </w:t>
      </w:r>
      <w:proofErr w:type="gramStart"/>
      <w:r w:rsidRPr="009D424A">
        <w:rPr>
          <w:rFonts w:ascii="Times New Roman" w:eastAsia="楷体" w:hAnsi="Times New Roman" w:cs="Times New Roman"/>
          <w:sz w:val="24"/>
          <w:szCs w:val="24"/>
        </w:rPr>
        <w:t>( a</w:t>
      </w:r>
      <w:proofErr w:type="gramEnd"/>
      <w:r w:rsidRPr="009D424A">
        <w:rPr>
          <w:rFonts w:ascii="Times New Roman" w:eastAsia="楷体" w:hAnsi="Times New Roman" w:cs="Times New Roman"/>
          <w:sz w:val="24"/>
          <w:szCs w:val="24"/>
        </w:rPr>
        <w:t xml:space="preserve"> , ( a , a ) )</w:t>
      </w:r>
    </w:p>
    <w:p w14:paraId="6541655E" w14:textId="77777777" w:rsidR="00475D77" w:rsidRPr="009D424A" w:rsidRDefault="00475D77" w:rsidP="000F0E11">
      <w:pPr>
        <w:ind w:leftChars="100" w:left="210"/>
        <w:rPr>
          <w:rFonts w:ascii="Times New Roman" w:eastAsia="楷体" w:hAnsi="Times New Roman"/>
          <w:b/>
          <w:bCs/>
          <w:sz w:val="22"/>
        </w:rPr>
      </w:pPr>
    </w:p>
    <w:p w14:paraId="4042A4CA" w14:textId="41876497" w:rsidR="00E228B3" w:rsidRPr="009D424A" w:rsidRDefault="00E228B3" w:rsidP="000F0E11">
      <w:pPr>
        <w:ind w:leftChars="100" w:left="210"/>
        <w:rPr>
          <w:rFonts w:ascii="Times New Roman" w:eastAsia="楷体" w:hAnsi="Times New Roman"/>
          <w:b/>
          <w:bCs/>
          <w:sz w:val="24"/>
          <w:szCs w:val="24"/>
        </w:rPr>
      </w:pPr>
      <w:r w:rsidRPr="009D424A">
        <w:rPr>
          <w:rFonts w:ascii="Times New Roman" w:eastAsia="楷体" w:hAnsi="Times New Roman" w:hint="eastAsia"/>
          <w:b/>
          <w:bCs/>
          <w:sz w:val="24"/>
          <w:szCs w:val="24"/>
        </w:rPr>
        <w:t>（</w:t>
      </w:r>
      <w:r w:rsidRPr="009D424A">
        <w:rPr>
          <w:rFonts w:ascii="Times New Roman" w:eastAsia="楷体" w:hAnsi="Times New Roman" w:hint="eastAsia"/>
          <w:b/>
          <w:bCs/>
          <w:sz w:val="24"/>
          <w:szCs w:val="24"/>
        </w:rPr>
        <w:t>2</w:t>
      </w:r>
      <w:r w:rsidRPr="009D424A">
        <w:rPr>
          <w:rFonts w:ascii="Times New Roman" w:eastAsia="楷体" w:hAnsi="Times New Roman" w:hint="eastAsia"/>
          <w:b/>
          <w:bCs/>
          <w:sz w:val="24"/>
          <w:szCs w:val="24"/>
        </w:rPr>
        <w:t>）</w:t>
      </w:r>
      <w:r w:rsidR="009D424A" w:rsidRPr="009D424A">
        <w:rPr>
          <w:rFonts w:ascii="Times New Roman" w:eastAsia="楷体" w:hAnsi="Times New Roman" w:hint="eastAsia"/>
          <w:b/>
          <w:bCs/>
          <w:sz w:val="24"/>
          <w:szCs w:val="24"/>
        </w:rPr>
        <w:t>消除文法的左递归</w:t>
      </w:r>
      <w:r w:rsidR="009D424A">
        <w:rPr>
          <w:rFonts w:ascii="Times New Roman" w:eastAsia="楷体" w:hAnsi="Times New Roman" w:hint="eastAsia"/>
          <w:b/>
          <w:bCs/>
          <w:sz w:val="24"/>
          <w:szCs w:val="24"/>
        </w:rPr>
        <w:t>：</w:t>
      </w:r>
    </w:p>
    <w:p w14:paraId="552CB6E0" w14:textId="0AADEA8E" w:rsidR="00E228B3" w:rsidRPr="002E7D87" w:rsidRDefault="00D70CB5" w:rsidP="002E7D87">
      <w:pPr>
        <w:ind w:leftChars="270" w:left="567" w:firstLineChars="337" w:firstLine="708"/>
        <w:rPr>
          <w:rFonts w:ascii="Times New Roman" w:eastAsia="楷体" w:hAnsi="Times New Roman"/>
          <w:b/>
          <w:bCs/>
          <w:sz w:val="22"/>
        </w:rPr>
      </w:pPr>
      <m:oMathPara>
        <m:oMathParaPr>
          <m:jc m:val="left"/>
        </m:oMathParaPr>
        <m:oMath>
          <m:r>
            <m:rPr>
              <m:sty m:val="p"/>
            </m:rPr>
            <w:rPr>
              <w:rFonts w:ascii="Cambria Math" w:hAnsi="Cambria Math"/>
              <w:position w:val="-10"/>
            </w:rPr>
            <w:object w:dxaOrig="1480" w:dyaOrig="340" w14:anchorId="6C27C66C">
              <v:shape id="_x0000_i1036" type="#_x0000_t75" style="width:73.5pt;height:16.5pt" o:ole="">
                <v:imagedata r:id="rId47" o:title=""/>
              </v:shape>
              <o:OLEObject Type="Embed" ProgID="Equation.DSMT4" ShapeID="_x0000_i1036" DrawAspect="Content" ObjectID="_1745303138" r:id="rId48"/>
            </w:object>
          </m:r>
        </m:oMath>
      </m:oMathPara>
    </w:p>
    <w:p w14:paraId="1438FFD0" w14:textId="2D9D6AEE" w:rsidR="00E228B3" w:rsidRPr="002E7D87" w:rsidRDefault="00E228B3" w:rsidP="00E228B3">
      <w:pPr>
        <w:pStyle w:val="MTDisplayEquation"/>
      </w:pPr>
      <m:oMathPara>
        <m:oMathParaPr>
          <m:jc m:val="left"/>
        </m:oMathParaPr>
        <m:oMath>
          <m:r>
            <m:rPr>
              <m:sty m:val="b"/>
            </m:rPr>
            <w:rPr>
              <w:rFonts w:ascii="Cambria Math" w:hAnsi="Cambria Math"/>
              <w:position w:val="-6"/>
            </w:rPr>
            <w:object w:dxaOrig="940" w:dyaOrig="279" w14:anchorId="0205F664">
              <v:shape id="_x0000_i1037" type="#_x0000_t75" style="width:46.9pt;height:14.25pt" o:ole="">
                <v:imagedata r:id="rId49" o:title=""/>
              </v:shape>
              <o:OLEObject Type="Embed" ProgID="Equation.DSMT4" ShapeID="_x0000_i1037" DrawAspect="Content" ObjectID="_1745303139" r:id="rId50"/>
            </w:object>
          </m:r>
        </m:oMath>
      </m:oMathPara>
    </w:p>
    <w:p w14:paraId="17CF434E" w14:textId="32EB6E18" w:rsidR="00E228B3" w:rsidRPr="002E7D87" w:rsidRDefault="009D424A" w:rsidP="00E228B3">
      <w:pPr>
        <w:pStyle w:val="MTDisplayEquation"/>
      </w:pPr>
      <m:oMathPara>
        <m:oMathParaPr>
          <m:jc m:val="left"/>
        </m:oMathParaPr>
        <m:oMath>
          <m:r>
            <m:rPr>
              <m:sty m:val="b"/>
            </m:rPr>
            <w:rPr>
              <w:rFonts w:ascii="Cambria Math" w:hAnsi="Cambria Math"/>
              <w:position w:val="-10"/>
            </w:rPr>
            <w:object w:dxaOrig="1300" w:dyaOrig="320" w14:anchorId="1684A86A">
              <v:shape id="_x0000_i1038" type="#_x0000_t75" style="width:65.25pt;height:16.15pt" o:ole="">
                <v:imagedata r:id="rId51" o:title=""/>
              </v:shape>
              <o:OLEObject Type="Embed" ProgID="Equation.DSMT4" ShapeID="_x0000_i1038" DrawAspect="Content" ObjectID="_1745303140" r:id="rId52"/>
            </w:object>
          </m:r>
        </m:oMath>
      </m:oMathPara>
    </w:p>
    <w:p w14:paraId="1234CB40" w14:textId="4C10D651" w:rsidR="00E228B3" w:rsidRDefault="00E228B3" w:rsidP="00E228B3">
      <w:pPr>
        <w:pStyle w:val="MTDisplayEquation"/>
      </w:pP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475D77" w14:paraId="133328E8" w14:textId="77777777" w:rsidTr="005A4DA7">
        <w:tc>
          <w:tcPr>
            <w:tcW w:w="8296" w:type="dxa"/>
          </w:tcPr>
          <w:p w14:paraId="2AE44B8D" w14:textId="77777777" w:rsidR="00475D77" w:rsidRPr="006771E8" w:rsidRDefault="00475D77" w:rsidP="005A4DA7">
            <w:pPr>
              <w:jc w:val="center"/>
              <w:rPr>
                <w:rFonts w:ascii="Times New Roman" w:eastAsia="楷体" w:hAnsi="Times New Roman" w:cs="Times New Roman"/>
                <w:b/>
                <w:bCs/>
                <w:sz w:val="20"/>
                <w:szCs w:val="20"/>
                <w:u w:val="single"/>
              </w:rPr>
            </w:pPr>
            <w:r w:rsidRPr="006771E8">
              <w:rPr>
                <w:rFonts w:ascii="Times New Roman" w:eastAsia="楷体" w:hAnsi="Times New Roman" w:hint="eastAsia"/>
                <w:b/>
                <w:bCs/>
                <w:color w:val="000000" w:themeColor="text1"/>
                <w:sz w:val="20"/>
                <w:szCs w:val="20"/>
              </w:rPr>
              <w:t>递归下降分析程序</w:t>
            </w:r>
          </w:p>
        </w:tc>
      </w:tr>
      <w:tr w:rsidR="00475D77" w14:paraId="685A6074" w14:textId="77777777" w:rsidTr="005A4DA7">
        <w:trPr>
          <w:trHeight w:val="1550"/>
        </w:trPr>
        <w:tc>
          <w:tcPr>
            <w:tcW w:w="8296" w:type="dxa"/>
          </w:tcPr>
          <w:p w14:paraId="2CB5071A"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Pr>
                <w:rFonts w:ascii="Consolas" w:eastAsia="宋体" w:hAnsi="Consolas" w:cs="宋体"/>
                <w:color w:val="000000"/>
                <w:kern w:val="0"/>
                <w:sz w:val="18"/>
                <w:szCs w:val="18"/>
                <w:bdr w:val="none" w:sz="0" w:space="0" w:color="auto" w:frame="1"/>
              </w:rPr>
              <w:t xml:space="preserve">char </w:t>
            </w:r>
            <w:r w:rsidRPr="00BD4E0E">
              <w:rPr>
                <w:rFonts w:ascii="Consolas" w:eastAsia="宋体" w:hAnsi="Consolas" w:cs="宋体"/>
                <w:color w:val="000000"/>
                <w:kern w:val="0"/>
                <w:sz w:val="18"/>
                <w:szCs w:val="18"/>
                <w:bdr w:val="none" w:sz="0" w:space="0" w:color="auto" w:frame="1"/>
              </w:rPr>
              <w:t>expected)</w:t>
            </w:r>
            <w:r>
              <w:rPr>
                <w:rFonts w:ascii="Consolas" w:eastAsia="宋体" w:hAnsi="Consolas" w:cs="宋体"/>
                <w:color w:val="000000"/>
                <w:kern w:val="0"/>
                <w:sz w:val="18"/>
                <w:szCs w:val="18"/>
                <w:bdr w:val="none" w:sz="0" w:space="0" w:color="auto" w:frame="1"/>
              </w:rPr>
              <w:t xml:space="preserve">  </w:t>
            </w:r>
          </w:p>
          <w:p w14:paraId="37DE3A7A" w14:textId="77777777"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p>
          <w:p w14:paraId="63761F7A"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if</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proofErr w:type="gramStart"/>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expected)</w:t>
            </w:r>
            <w:r>
              <w:rPr>
                <w:rFonts w:ascii="Consolas" w:eastAsia="宋体" w:hAnsi="Consolas" w:cs="宋体"/>
                <w:color w:val="000000"/>
                <w:kern w:val="0"/>
                <w:sz w:val="18"/>
                <w:szCs w:val="18"/>
                <w:bdr w:val="none" w:sz="0" w:space="0" w:color="auto" w:frame="1"/>
              </w:rPr>
              <w:t xml:space="preserve">  </w:t>
            </w:r>
          </w:p>
          <w:p w14:paraId="45A27E43" w14:textId="77777777"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5D29C3F"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BC0D06F" w14:textId="77777777"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2F093154"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EB638DD" w14:textId="77777777"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p>
          <w:p w14:paraId="7FB0257D"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39B16E3" w14:textId="77777777"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getToken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FC9BA4A"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8FC68B9" w14:textId="77777777"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64A51C2" w14:textId="2052BEF5"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color w:val="5C5C5C"/>
                <w:kern w:val="0"/>
                <w:sz w:val="18"/>
                <w:szCs w:val="18"/>
              </w:rPr>
              <w:t>T:T</w:t>
            </w:r>
            <w:r w:rsidRPr="00475D77">
              <w:rPr>
                <w:rFonts w:ascii="Consolas" w:eastAsia="宋体" w:hAnsi="Consolas" w:cs="宋体" w:hint="eastAsia"/>
                <w:color w:val="5C5C5C"/>
                <w:kern w:val="0"/>
                <w:sz w:val="18"/>
                <w:szCs w:val="18"/>
              </w:rPr>
              <w:t>→</w:t>
            </w:r>
            <w:r w:rsidRPr="00475D77">
              <w:rPr>
                <w:rFonts w:ascii="Consolas" w:eastAsia="宋体" w:hAnsi="Consolas" w:cs="宋体" w:hint="eastAsia"/>
                <w:color w:val="5C5C5C"/>
                <w:kern w:val="0"/>
                <w:sz w:val="18"/>
                <w:szCs w:val="18"/>
              </w:rPr>
              <w:t>ST</w:t>
            </w:r>
            <w:r>
              <w:rPr>
                <w:rFonts w:ascii="Consolas" w:eastAsia="宋体" w:hAnsi="Consolas" w:cs="宋体"/>
                <w:color w:val="5C5C5C"/>
                <w:kern w:val="0"/>
                <w:sz w:val="18"/>
                <w:szCs w:val="18"/>
              </w:rPr>
              <w:t>’</w:t>
            </w:r>
          </w:p>
          <w:p w14:paraId="3C2F3D11" w14:textId="5D9F425F" w:rsidR="00475D77" w:rsidRPr="00BD4E0E"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w:t>
            </w:r>
            <w:r w:rsidR="0029223A">
              <w:rPr>
                <w:rFonts w:ascii="Consolas" w:eastAsia="宋体" w:hAnsi="Consolas" w:cs="宋体"/>
                <w:color w:val="000000"/>
                <w:kern w:val="0"/>
                <w:sz w:val="18"/>
                <w:szCs w:val="18"/>
                <w:bdr w:val="none" w:sz="0" w:space="0" w:color="auto" w:frame="1"/>
              </w:rPr>
              <w:t>T</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B469ADA" w14:textId="77777777"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EAF89B1" w14:textId="73553AC8" w:rsidR="00475D77" w:rsidRPr="00CD70CD" w:rsidRDefault="00475D77"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highlight w:val="yellow"/>
              </w:rPr>
            </w:pPr>
            <w:r>
              <w:rPr>
                <w:rFonts w:ascii="Consolas" w:eastAsia="宋体" w:hAnsi="Consolas" w:cs="宋体"/>
                <w:color w:val="000000"/>
                <w:kern w:val="0"/>
                <w:sz w:val="18"/>
                <w:szCs w:val="18"/>
                <w:bdr w:val="none" w:sz="0" w:space="0" w:color="auto" w:frame="1"/>
              </w:rPr>
              <w:t xml:space="preserve">    </w:t>
            </w:r>
            <w:r w:rsidRPr="00CD70CD">
              <w:rPr>
                <w:rFonts w:ascii="Consolas" w:eastAsia="宋体" w:hAnsi="Consolas" w:cs="宋体"/>
                <w:b/>
                <w:bCs/>
                <w:color w:val="006699"/>
                <w:kern w:val="0"/>
                <w:sz w:val="18"/>
                <w:szCs w:val="18"/>
                <w:highlight w:val="yellow"/>
                <w:bdr w:val="none" w:sz="0" w:space="0" w:color="auto" w:frame="1"/>
              </w:rPr>
              <w:t>if</w:t>
            </w:r>
            <w:r w:rsidRPr="00CD70CD">
              <w:rPr>
                <w:rFonts w:ascii="Consolas" w:eastAsia="宋体" w:hAnsi="Consolas" w:cs="宋体"/>
                <w:color w:val="000000"/>
                <w:kern w:val="0"/>
                <w:sz w:val="18"/>
                <w:szCs w:val="18"/>
                <w:highlight w:val="yellow"/>
                <w:bdr w:val="none" w:sz="0" w:space="0" w:color="auto" w:frame="1"/>
              </w:rPr>
              <w:t xml:space="preserve"> (lookahead == </w:t>
            </w:r>
            <w:r w:rsidRPr="00CD70CD">
              <w:rPr>
                <w:rFonts w:ascii="Consolas" w:eastAsia="宋体" w:hAnsi="Consolas" w:cs="宋体"/>
                <w:color w:val="0000FF"/>
                <w:kern w:val="0"/>
                <w:sz w:val="18"/>
                <w:szCs w:val="18"/>
                <w:highlight w:val="yellow"/>
                <w:bdr w:val="none" w:sz="0" w:space="0" w:color="auto" w:frame="1"/>
              </w:rPr>
              <w:t>'</w:t>
            </w:r>
            <w:r w:rsidRPr="00CD70CD">
              <w:rPr>
                <w:rFonts w:ascii="Consolas" w:eastAsia="宋体" w:hAnsi="Consolas" w:cs="宋体" w:hint="eastAsia"/>
                <w:color w:val="0000FF"/>
                <w:kern w:val="0"/>
                <w:sz w:val="18"/>
                <w:szCs w:val="18"/>
                <w:highlight w:val="yellow"/>
                <w:bdr w:val="none" w:sz="0" w:space="0" w:color="auto" w:frame="1"/>
              </w:rPr>
              <w:t>a</w:t>
            </w:r>
            <w:r w:rsidRPr="00CD70CD">
              <w:rPr>
                <w:rFonts w:ascii="Consolas" w:eastAsia="宋体" w:hAnsi="Consolas" w:cs="宋体"/>
                <w:color w:val="0000FF"/>
                <w:kern w:val="0"/>
                <w:sz w:val="18"/>
                <w:szCs w:val="18"/>
                <w:highlight w:val="yellow"/>
                <w:bdr w:val="none" w:sz="0" w:space="0" w:color="auto" w:frame="1"/>
              </w:rPr>
              <w:t>'</w:t>
            </w:r>
            <w:r w:rsidRPr="00CD70CD">
              <w:rPr>
                <w:rFonts w:ascii="Consolas" w:eastAsia="宋体" w:hAnsi="Consolas" w:cs="宋体"/>
                <w:color w:val="000000"/>
                <w:kern w:val="0"/>
                <w:sz w:val="18"/>
                <w:szCs w:val="18"/>
                <w:highlight w:val="yellow"/>
                <w:bdr w:val="none" w:sz="0" w:space="0" w:color="auto" w:frame="1"/>
              </w:rPr>
              <w:t xml:space="preserve"> || lookahead == </w:t>
            </w:r>
            <w:r w:rsidRPr="00CD70CD">
              <w:rPr>
                <w:rFonts w:ascii="Consolas" w:eastAsia="宋体" w:hAnsi="Consolas" w:cs="宋体"/>
                <w:color w:val="0000FF"/>
                <w:kern w:val="0"/>
                <w:sz w:val="18"/>
                <w:szCs w:val="18"/>
                <w:highlight w:val="yellow"/>
                <w:bdr w:val="none" w:sz="0" w:space="0" w:color="auto" w:frame="1"/>
              </w:rPr>
              <w:t>'</w:t>
            </w:r>
            <w:r w:rsidRPr="00CD70CD">
              <w:rPr>
                <w:rFonts w:ascii="MS Gothic" w:eastAsia="MS Gothic" w:hAnsi="MS Gothic" w:cs="MS Gothic" w:hint="eastAsia"/>
                <w:color w:val="0000FF"/>
                <w:kern w:val="0"/>
                <w:sz w:val="18"/>
                <w:szCs w:val="18"/>
                <w:highlight w:val="yellow"/>
                <w:bdr w:val="none" w:sz="0" w:space="0" w:color="auto" w:frame="1"/>
              </w:rPr>
              <w:t>⋀</w:t>
            </w:r>
            <w:r w:rsidRPr="00CD70CD">
              <w:rPr>
                <w:rFonts w:ascii="Consolas" w:eastAsia="宋体" w:hAnsi="Consolas" w:cs="宋体"/>
                <w:color w:val="0000FF"/>
                <w:kern w:val="0"/>
                <w:sz w:val="18"/>
                <w:szCs w:val="18"/>
                <w:highlight w:val="yellow"/>
                <w:bdr w:val="none" w:sz="0" w:space="0" w:color="auto" w:frame="1"/>
              </w:rPr>
              <w:t>'</w:t>
            </w:r>
            <w:r w:rsidRPr="00CD70CD">
              <w:rPr>
                <w:rFonts w:ascii="Consolas" w:eastAsia="宋体" w:hAnsi="Consolas" w:cs="宋体"/>
                <w:color w:val="000000"/>
                <w:kern w:val="0"/>
                <w:sz w:val="18"/>
                <w:szCs w:val="18"/>
                <w:highlight w:val="yellow"/>
                <w:bdr w:val="none" w:sz="0" w:space="0" w:color="auto" w:frame="1"/>
              </w:rPr>
              <w:t xml:space="preserve"> || lookahead == </w:t>
            </w:r>
            <w:r w:rsidRPr="00CD70CD">
              <w:rPr>
                <w:rFonts w:ascii="Consolas" w:eastAsia="宋体" w:hAnsi="Consolas" w:cs="宋体"/>
                <w:color w:val="0000FF"/>
                <w:kern w:val="0"/>
                <w:sz w:val="18"/>
                <w:szCs w:val="18"/>
                <w:highlight w:val="yellow"/>
                <w:bdr w:val="none" w:sz="0" w:space="0" w:color="auto" w:frame="1"/>
              </w:rPr>
              <w:t>'</w:t>
            </w:r>
            <w:r w:rsidRPr="00CD70CD">
              <w:rPr>
                <w:rFonts w:ascii="Consolas" w:eastAsia="宋体" w:hAnsi="Consolas" w:cs="宋体" w:hint="eastAsia"/>
                <w:color w:val="0000FF"/>
                <w:kern w:val="0"/>
                <w:sz w:val="18"/>
                <w:szCs w:val="18"/>
                <w:highlight w:val="yellow"/>
                <w:bdr w:val="none" w:sz="0" w:space="0" w:color="auto" w:frame="1"/>
              </w:rPr>
              <w:t>(</w:t>
            </w:r>
            <w:r w:rsidRPr="00CD70CD">
              <w:rPr>
                <w:rFonts w:ascii="Consolas" w:eastAsia="宋体" w:hAnsi="Consolas" w:cs="宋体"/>
                <w:color w:val="0000FF"/>
                <w:kern w:val="0"/>
                <w:sz w:val="18"/>
                <w:szCs w:val="18"/>
                <w:highlight w:val="yellow"/>
                <w:bdr w:val="none" w:sz="0" w:space="0" w:color="auto" w:frame="1"/>
              </w:rPr>
              <w:t>'</w:t>
            </w:r>
            <w:r w:rsidRPr="00CD70CD">
              <w:rPr>
                <w:rFonts w:ascii="Consolas" w:eastAsia="宋体" w:hAnsi="Consolas" w:cs="宋体"/>
                <w:color w:val="000000"/>
                <w:kern w:val="0"/>
                <w:sz w:val="18"/>
                <w:szCs w:val="18"/>
                <w:highlight w:val="yellow"/>
                <w:bdr w:val="none" w:sz="0" w:space="0" w:color="auto" w:frame="1"/>
              </w:rPr>
              <w:t xml:space="preserve">)  </w:t>
            </w:r>
          </w:p>
          <w:p w14:paraId="0F4225BE" w14:textId="4DEE7360" w:rsidR="00475D77" w:rsidRPr="00BD4E0E"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w:t>
            </w:r>
            <w:r w:rsidR="0029223A">
              <w:rPr>
                <w:rFonts w:ascii="Consolas" w:eastAsia="宋体" w:hAnsi="Consolas" w:cs="宋体"/>
                <w:color w:val="000000"/>
                <w:kern w:val="0"/>
                <w:sz w:val="18"/>
                <w:szCs w:val="18"/>
                <w:bdr w:val="none" w:sz="0" w:space="0" w:color="auto" w:frame="1"/>
              </w:rPr>
              <w:t>S</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p>
          <w:p w14:paraId="223707E0" w14:textId="46090154" w:rsidR="0029223A" w:rsidRPr="00BD4E0E" w:rsidRDefault="00475D77" w:rsidP="0029223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9223A">
              <w:rPr>
                <w:rFonts w:ascii="Consolas" w:eastAsia="宋体" w:hAnsi="Consolas" w:cs="宋体"/>
                <w:color w:val="000000"/>
                <w:kern w:val="0"/>
                <w:sz w:val="18"/>
                <w:szCs w:val="18"/>
                <w:bdr w:val="none" w:sz="0" w:space="0" w:color="auto" w:frame="1"/>
              </w:rPr>
              <w:t xml:space="preserve">  </w:t>
            </w:r>
            <w:proofErr w:type="spellStart"/>
            <w:r w:rsidR="0029223A" w:rsidRPr="0029223A">
              <w:rPr>
                <w:rFonts w:ascii="Consolas" w:eastAsia="宋体" w:hAnsi="Consolas" w:cs="宋体"/>
                <w:color w:val="000000"/>
                <w:kern w:val="0"/>
                <w:sz w:val="18"/>
                <w:szCs w:val="18"/>
                <w:bdr w:val="none" w:sz="0" w:space="0" w:color="auto" w:frame="1"/>
              </w:rPr>
              <w:t>ParseT</w:t>
            </w:r>
            <w:proofErr w:type="spellEnd"/>
            <w:proofErr w:type="gramStart"/>
            <w:r w:rsidR="0029223A" w:rsidRPr="0029223A">
              <w:rPr>
                <w:rFonts w:ascii="Consolas" w:eastAsia="宋体" w:hAnsi="Consolas" w:cs="宋体"/>
                <w:color w:val="000000"/>
                <w:kern w:val="0"/>
                <w:sz w:val="18"/>
                <w:szCs w:val="18"/>
                <w:bdr w:val="none" w:sz="0" w:space="0" w:color="auto" w:frame="1"/>
              </w:rPr>
              <w:t>′</w:t>
            </w:r>
            <w:r w:rsidR="0029223A" w:rsidRPr="00BD4E0E">
              <w:rPr>
                <w:rFonts w:ascii="Consolas" w:eastAsia="宋体" w:hAnsi="Consolas" w:cs="宋体"/>
                <w:color w:val="000000"/>
                <w:kern w:val="0"/>
                <w:sz w:val="18"/>
                <w:szCs w:val="18"/>
                <w:bdr w:val="none" w:sz="0" w:space="0" w:color="auto" w:frame="1"/>
              </w:rPr>
              <w:t>(</w:t>
            </w:r>
            <w:proofErr w:type="gramEnd"/>
            <w:r w:rsidR="0029223A" w:rsidRPr="00BD4E0E">
              <w:rPr>
                <w:rFonts w:ascii="Consolas" w:eastAsia="宋体" w:hAnsi="Consolas" w:cs="宋体"/>
                <w:color w:val="000000"/>
                <w:kern w:val="0"/>
                <w:sz w:val="18"/>
                <w:szCs w:val="18"/>
                <w:bdr w:val="none" w:sz="0" w:space="0" w:color="auto" w:frame="1"/>
              </w:rPr>
              <w:t>);</w:t>
            </w:r>
          </w:p>
          <w:p w14:paraId="3435E103" w14:textId="4FC3E56C" w:rsidR="0029223A" w:rsidRPr="00BD4E0E" w:rsidRDefault="0029223A" w:rsidP="0029223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205F241" w14:textId="77777777" w:rsidR="0029223A" w:rsidRPr="00BD4E0E" w:rsidRDefault="0029223A" w:rsidP="0029223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152B58F" w14:textId="0A7EF357" w:rsidR="0029223A" w:rsidRPr="00BD4E0E" w:rsidRDefault="0029223A" w:rsidP="0029223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p>
          <w:p w14:paraId="6C5E95F4" w14:textId="0194A34A" w:rsidR="0029223A" w:rsidRPr="0029223A" w:rsidRDefault="0029223A" w:rsidP="008214C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223A">
              <w:rPr>
                <w:rFonts w:ascii="Consolas" w:eastAsia="宋体" w:hAnsi="Consolas" w:cs="宋体"/>
                <w:color w:val="000000"/>
                <w:kern w:val="0"/>
                <w:sz w:val="18"/>
                <w:szCs w:val="18"/>
                <w:bdr w:val="none" w:sz="0" w:space="0" w:color="auto" w:frame="1"/>
              </w:rPr>
              <w:t xml:space="preserve">      } </w:t>
            </w:r>
          </w:p>
          <w:p w14:paraId="21747CED" w14:textId="0812D4F8" w:rsidR="0029223A" w:rsidRPr="009D424A" w:rsidRDefault="0029223A" w:rsidP="00D2070F">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p>
          <w:p w14:paraId="4F68F685" w14:textId="44C2D568" w:rsidR="009D424A" w:rsidRDefault="009D424A" w:rsidP="00F054CB">
            <w:pPr>
              <w:widowControl/>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宋体" w:hAnsi="Consolas" w:cs="宋体"/>
                <w:color w:val="5C5C5C"/>
                <w:kern w:val="0"/>
                <w:sz w:val="18"/>
                <w:szCs w:val="18"/>
              </w:rPr>
            </w:pPr>
            <w:r w:rsidRPr="009D424A">
              <w:rPr>
                <w:rFonts w:ascii="Consolas" w:eastAsia="宋体" w:hAnsi="Consolas" w:cs="宋体" w:hint="eastAsia"/>
                <w:color w:val="5C5C5C"/>
                <w:kern w:val="0"/>
                <w:sz w:val="18"/>
                <w:szCs w:val="18"/>
              </w:rPr>
              <w:t>/</w:t>
            </w:r>
            <w:r w:rsidRPr="009D424A">
              <w:rPr>
                <w:rFonts w:ascii="Consolas" w:eastAsia="宋体" w:hAnsi="Consolas" w:cs="宋体"/>
                <w:color w:val="5C5C5C"/>
                <w:kern w:val="0"/>
                <w:sz w:val="18"/>
                <w:szCs w:val="18"/>
              </w:rPr>
              <w:t xml:space="preserve">/ </w:t>
            </w:r>
            <w:r w:rsidRPr="009D424A">
              <w:rPr>
                <w:rFonts w:ascii="Consolas" w:eastAsia="宋体" w:hAnsi="Consolas" w:cs="宋体" w:hint="eastAsia"/>
                <w:color w:val="5C5C5C"/>
                <w:kern w:val="0"/>
                <w:sz w:val="18"/>
                <w:szCs w:val="18"/>
              </w:rPr>
              <w:t>解析非终结符</w:t>
            </w:r>
            <w:r w:rsidRPr="009D424A">
              <w:rPr>
                <w:rFonts w:ascii="Consolas" w:eastAsia="宋体" w:hAnsi="Consolas" w:cs="宋体"/>
                <w:color w:val="5C5C5C"/>
                <w:kern w:val="0"/>
                <w:sz w:val="18"/>
                <w:szCs w:val="18"/>
              </w:rPr>
              <w:t>T</w:t>
            </w:r>
            <w:proofErr w:type="gramStart"/>
            <w:r w:rsidR="00F054CB">
              <w:rPr>
                <w:rFonts w:ascii="Consolas" w:eastAsia="宋体" w:hAnsi="Consolas" w:cs="宋体"/>
                <w:color w:val="5C5C5C"/>
                <w:kern w:val="0"/>
                <w:sz w:val="18"/>
                <w:szCs w:val="18"/>
              </w:rPr>
              <w:t>’</w:t>
            </w:r>
            <w:proofErr w:type="gramEnd"/>
            <w:r w:rsidRPr="009D424A">
              <w:rPr>
                <w:rFonts w:ascii="Consolas" w:eastAsia="宋体" w:hAnsi="Consolas" w:cs="宋体"/>
                <w:color w:val="5C5C5C"/>
                <w:kern w:val="0"/>
                <w:sz w:val="18"/>
                <w:szCs w:val="18"/>
              </w:rPr>
              <w:t>:T</w:t>
            </w:r>
            <w:proofErr w:type="gramStart"/>
            <w:r w:rsidR="00F054CB">
              <w:rPr>
                <w:rFonts w:ascii="Consolas" w:eastAsia="宋体" w:hAnsi="Consolas" w:cs="宋体"/>
                <w:color w:val="5C5C5C"/>
                <w:kern w:val="0"/>
                <w:sz w:val="18"/>
                <w:szCs w:val="18"/>
              </w:rPr>
              <w:t>’</w:t>
            </w:r>
            <w:proofErr w:type="gramEnd"/>
            <w:r w:rsidRPr="009D424A">
              <w:rPr>
                <w:rFonts w:ascii="Consolas" w:eastAsia="宋体" w:hAnsi="Consolas" w:cs="宋体" w:hint="eastAsia"/>
                <w:color w:val="5C5C5C"/>
                <w:kern w:val="0"/>
                <w:sz w:val="18"/>
                <w:szCs w:val="18"/>
              </w:rPr>
              <w:t>→</w:t>
            </w:r>
            <w:r w:rsidR="00F054CB">
              <w:rPr>
                <w:rFonts w:ascii="Consolas" w:eastAsia="宋体" w:hAnsi="Consolas" w:cs="宋体" w:hint="eastAsia"/>
                <w:color w:val="5C5C5C"/>
                <w:kern w:val="0"/>
                <w:sz w:val="18"/>
                <w:szCs w:val="18"/>
              </w:rPr>
              <w:t>,</w:t>
            </w:r>
            <w:r w:rsidRPr="009D424A">
              <w:rPr>
                <w:rFonts w:ascii="Consolas" w:eastAsia="宋体" w:hAnsi="Consolas" w:cs="宋体" w:hint="eastAsia"/>
                <w:color w:val="5C5C5C"/>
                <w:kern w:val="0"/>
                <w:sz w:val="18"/>
                <w:szCs w:val="18"/>
              </w:rPr>
              <w:t>ST</w:t>
            </w:r>
            <w:proofErr w:type="gramStart"/>
            <w:r w:rsidRPr="009D424A">
              <w:rPr>
                <w:rFonts w:ascii="Consolas" w:eastAsia="宋体" w:hAnsi="Consolas" w:cs="宋体"/>
                <w:color w:val="5C5C5C"/>
                <w:kern w:val="0"/>
                <w:sz w:val="18"/>
                <w:szCs w:val="18"/>
              </w:rPr>
              <w:t>’</w:t>
            </w:r>
            <w:proofErr w:type="gramEnd"/>
            <w:r w:rsidR="00F054CB">
              <w:rPr>
                <w:rFonts w:ascii="Consolas" w:eastAsia="宋体" w:hAnsi="Consolas" w:cs="宋体"/>
                <w:color w:val="5C5C5C"/>
                <w:kern w:val="0"/>
                <w:sz w:val="18"/>
                <w:szCs w:val="18"/>
              </w:rPr>
              <w:t>|</w:t>
            </w:r>
            <m:oMath>
              <m:r>
                <w:rPr>
                  <w:rFonts w:ascii="Cambria Math" w:eastAsia="宋体" w:hAnsi="Cambria Math" w:cs="宋体"/>
                  <w:color w:val="5C5C5C"/>
                  <w:kern w:val="0"/>
                  <w:sz w:val="18"/>
                  <w:szCs w:val="18"/>
                </w:rPr>
                <m:t>ε</m:t>
              </m:r>
            </m:oMath>
          </w:p>
          <w:p w14:paraId="29560429" w14:textId="26AC7782" w:rsidR="00F054CB" w:rsidRPr="009D424A" w:rsidRDefault="00F054CB" w:rsidP="00F054CB">
            <w:pPr>
              <w:widowControl/>
              <w:numPr>
                <w:ilvl w:val="0"/>
                <w:numId w:val="21"/>
              </w:numPr>
              <w:pBdr>
                <w:left w:val="single" w:sz="18" w:space="0" w:color="6CE26C"/>
              </w:pBdr>
              <w:shd w:val="clear" w:color="auto" w:fill="FFFFFF" w:themeFill="background1"/>
              <w:spacing w:beforeAutospacing="1" w:afterAutospacing="1" w:line="210" w:lineRule="atLeast"/>
              <w:jc w:val="left"/>
              <w:rPr>
                <w:rFonts w:ascii="Consolas" w:eastAsia="宋体" w:hAnsi="Consolas" w:cs="宋体"/>
                <w:color w:val="5C5C5C"/>
                <w:kern w:val="0"/>
                <w:sz w:val="18"/>
                <w:szCs w:val="18"/>
              </w:rPr>
            </w:pPr>
            <w:r w:rsidRPr="0029223A">
              <w:rPr>
                <w:rFonts w:ascii="Consolas" w:eastAsia="宋体" w:hAnsi="Consolas" w:cs="宋体"/>
                <w:b/>
                <w:bCs/>
                <w:color w:val="006699"/>
                <w:kern w:val="0"/>
                <w:sz w:val="18"/>
                <w:szCs w:val="18"/>
                <w:bdr w:val="none" w:sz="0" w:space="0" w:color="auto" w:frame="1"/>
              </w:rPr>
              <w:t>void</w:t>
            </w:r>
            <w:r w:rsidRPr="0029223A">
              <w:rPr>
                <w:rFonts w:ascii="Consolas" w:eastAsia="宋体" w:hAnsi="Consolas" w:cs="宋体"/>
                <w:color w:val="000000"/>
                <w:kern w:val="0"/>
                <w:sz w:val="18"/>
                <w:szCs w:val="18"/>
                <w:bdr w:val="none" w:sz="0" w:space="0" w:color="auto" w:frame="1"/>
              </w:rPr>
              <w:t xml:space="preserve"> </w:t>
            </w:r>
            <w:proofErr w:type="spellStart"/>
            <w:r w:rsidRPr="0029223A">
              <w:rPr>
                <w:rFonts w:ascii="Consolas" w:eastAsia="宋体" w:hAnsi="Consolas" w:cs="宋体"/>
                <w:color w:val="000000"/>
                <w:kern w:val="0"/>
                <w:sz w:val="18"/>
                <w:szCs w:val="18"/>
                <w:bdr w:val="none" w:sz="0" w:space="0" w:color="auto" w:frame="1"/>
              </w:rPr>
              <w:t>ParseT</w:t>
            </w:r>
            <w:proofErr w:type="spellEnd"/>
            <w:proofErr w:type="gramStart"/>
            <w:r w:rsidRPr="0029223A">
              <w:rPr>
                <w:rFonts w:ascii="Consolas" w:eastAsia="宋体" w:hAnsi="Consolas" w:cs="宋体"/>
                <w:color w:val="000000"/>
                <w:kern w:val="0"/>
                <w:sz w:val="18"/>
                <w:szCs w:val="18"/>
                <w:bdr w:val="none" w:sz="0" w:space="0" w:color="auto" w:frame="1"/>
              </w:rPr>
              <w:t>′(</w:t>
            </w:r>
            <w:proofErr w:type="gramEnd"/>
            <w:r w:rsidRPr="0029223A">
              <w:rPr>
                <w:rFonts w:ascii="Consolas" w:eastAsia="宋体" w:hAnsi="Consolas" w:cs="宋体"/>
                <w:color w:val="000000"/>
                <w:kern w:val="0"/>
                <w:sz w:val="18"/>
                <w:szCs w:val="18"/>
                <w:bdr w:val="none" w:sz="0" w:space="0" w:color="auto" w:frame="1"/>
              </w:rPr>
              <w:t>)</w:t>
            </w:r>
          </w:p>
          <w:p w14:paraId="0CE941A1" w14:textId="2D11A16E" w:rsidR="0029223A" w:rsidRPr="00BD4E0E" w:rsidRDefault="00F054CB" w:rsidP="0029223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p>
          <w:p w14:paraId="6C45A3A0" w14:textId="42B348C3" w:rsidR="0029223A" w:rsidRPr="0029223A" w:rsidRDefault="0029223A" w:rsidP="00DA100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223A">
              <w:rPr>
                <w:rFonts w:ascii="Consolas" w:eastAsia="宋体" w:hAnsi="Consolas" w:cs="宋体"/>
                <w:color w:val="000000"/>
                <w:kern w:val="0"/>
                <w:sz w:val="18"/>
                <w:szCs w:val="18"/>
                <w:bdr w:val="none" w:sz="0" w:space="0" w:color="auto" w:frame="1"/>
              </w:rPr>
              <w:t xml:space="preserve">   </w:t>
            </w:r>
            <w:r w:rsidRPr="0029223A">
              <w:rPr>
                <w:rFonts w:ascii="Consolas" w:eastAsia="宋体" w:hAnsi="Consolas" w:cs="宋体"/>
                <w:b/>
                <w:bCs/>
                <w:color w:val="006699"/>
                <w:kern w:val="0"/>
                <w:sz w:val="18"/>
                <w:szCs w:val="18"/>
                <w:bdr w:val="none" w:sz="0" w:space="0" w:color="auto" w:frame="1"/>
              </w:rPr>
              <w:t>if</w:t>
            </w:r>
            <w:r w:rsidRPr="0029223A">
              <w:rPr>
                <w:rFonts w:ascii="Consolas" w:eastAsia="宋体" w:hAnsi="Consolas" w:cs="宋体"/>
                <w:color w:val="000000"/>
                <w:kern w:val="0"/>
                <w:sz w:val="18"/>
                <w:szCs w:val="18"/>
                <w:bdr w:val="none" w:sz="0" w:space="0" w:color="auto" w:frame="1"/>
              </w:rPr>
              <w:t xml:space="preserve"> (lookahead == </w:t>
            </w:r>
            <w:r w:rsidRPr="0029223A">
              <w:rPr>
                <w:rFonts w:ascii="Consolas" w:eastAsia="宋体" w:hAnsi="Consolas" w:cs="宋体"/>
                <w:color w:val="0000FF"/>
                <w:kern w:val="0"/>
                <w:sz w:val="18"/>
                <w:szCs w:val="18"/>
                <w:bdr w:val="none" w:sz="0" w:space="0" w:color="auto" w:frame="1"/>
              </w:rPr>
              <w:t>','</w:t>
            </w:r>
            <w:r w:rsidRPr="0029223A">
              <w:rPr>
                <w:rFonts w:ascii="Consolas" w:eastAsia="宋体" w:hAnsi="Consolas" w:cs="宋体"/>
                <w:color w:val="000000"/>
                <w:kern w:val="0"/>
                <w:sz w:val="18"/>
                <w:szCs w:val="18"/>
                <w:bdr w:val="none" w:sz="0" w:space="0" w:color="auto" w:frame="1"/>
              </w:rPr>
              <w:t>)</w:t>
            </w:r>
          </w:p>
          <w:p w14:paraId="0EC73224" w14:textId="0ADB36A5" w:rsidR="003D21E2" w:rsidRPr="003D21E2" w:rsidRDefault="0029223A" w:rsidP="003D21E2">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3D21E2">
              <w:rPr>
                <w:rFonts w:ascii="Consolas" w:eastAsia="宋体" w:hAnsi="Consolas" w:cs="宋体"/>
                <w:color w:val="000000"/>
                <w:kern w:val="0"/>
                <w:sz w:val="18"/>
                <w:szCs w:val="18"/>
                <w:bdr w:val="none" w:sz="0" w:space="0" w:color="auto" w:frame="1"/>
              </w:rPr>
              <w:t xml:space="preserve"> {</w:t>
            </w:r>
          </w:p>
          <w:p w14:paraId="2BA5E3E1" w14:textId="3C1E0181" w:rsidR="003D21E2" w:rsidRPr="003D21E2" w:rsidRDefault="003D21E2" w:rsidP="009D424A">
            <w:pPr>
              <w:widowControl/>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29223A">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EE61814" w14:textId="5F9F7BDF" w:rsidR="003D21E2" w:rsidRPr="00BD4E0E" w:rsidRDefault="003D21E2" w:rsidP="003D21E2">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S</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p>
          <w:p w14:paraId="2C366772" w14:textId="6FB62864" w:rsidR="003D21E2" w:rsidRPr="00BD4E0E" w:rsidRDefault="003D21E2" w:rsidP="009D424A">
            <w:pPr>
              <w:widowControl/>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29223A">
              <w:rPr>
                <w:rFonts w:ascii="Consolas" w:eastAsia="宋体" w:hAnsi="Consolas" w:cs="宋体"/>
                <w:color w:val="000000"/>
                <w:kern w:val="0"/>
                <w:sz w:val="18"/>
                <w:szCs w:val="18"/>
                <w:bdr w:val="none" w:sz="0" w:space="0" w:color="auto" w:frame="1"/>
              </w:rPr>
              <w:t>ParseT</w:t>
            </w:r>
            <w:proofErr w:type="spellEnd"/>
            <w:proofErr w:type="gramStart"/>
            <w:r w:rsidRPr="0029223A">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p>
          <w:p w14:paraId="7271E1F9" w14:textId="40BC61F1" w:rsidR="00475D77" w:rsidRPr="00BB145A" w:rsidRDefault="00475D77" w:rsidP="00BB145A">
            <w:pPr>
              <w:widowControl/>
              <w:numPr>
                <w:ilvl w:val="0"/>
                <w:numId w:val="21"/>
              </w:numPr>
              <w:pBdr>
                <w:left w:val="single" w:sz="18" w:space="0" w:color="6CE26C"/>
              </w:pBdr>
              <w:shd w:val="clear" w:color="auto" w:fill="FFFFFF" w:themeFill="background1"/>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3D21E2">
              <w:rPr>
                <w:rFonts w:ascii="Consolas" w:eastAsia="宋体" w:hAnsi="Consolas" w:cs="宋体"/>
                <w:color w:val="000000"/>
                <w:kern w:val="0"/>
                <w:sz w:val="18"/>
                <w:szCs w:val="18"/>
                <w:bdr w:val="none" w:sz="0" w:space="0" w:color="auto" w:frame="1"/>
              </w:rPr>
              <w:t xml:space="preserve">       }</w:t>
            </w:r>
          </w:p>
          <w:p w14:paraId="6E1AF18A" w14:textId="6506DEEC" w:rsidR="00BB145A" w:rsidRPr="00BD4E0E" w:rsidRDefault="00BB145A" w:rsidP="009D424A">
            <w:pPr>
              <w:widowControl/>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if</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AB13C03" w14:textId="0E075225" w:rsidR="00BB145A" w:rsidRPr="00BD4E0E" w:rsidRDefault="00BB145A" w:rsidP="009D424A">
            <w:pPr>
              <w:widowControl/>
              <w:numPr>
                <w:ilvl w:val="0"/>
                <w:numId w:val="21"/>
              </w:numPr>
              <w:pBdr>
                <w:left w:val="single" w:sz="18" w:space="0" w:color="6CE26C"/>
              </w:pBdr>
              <w:shd w:val="clear" w:color="auto" w:fill="FFFFFF" w:themeFill="background1"/>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F054CB">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C5802C1" w14:textId="72AE0D80" w:rsidR="00BB145A" w:rsidRPr="00BD4E0E" w:rsidRDefault="00BB145A" w:rsidP="009D424A">
            <w:pPr>
              <w:widowControl/>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F054CB">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A1108EE" w14:textId="437A9EBD" w:rsidR="00BB145A" w:rsidRPr="00BD4E0E" w:rsidRDefault="00F054CB"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BB145A" w:rsidRPr="00BD4E0E">
              <w:rPr>
                <w:rFonts w:ascii="Consolas" w:eastAsia="宋体" w:hAnsi="Consolas" w:cs="宋体"/>
                <w:b/>
                <w:bCs/>
                <w:color w:val="006699"/>
                <w:kern w:val="0"/>
                <w:sz w:val="18"/>
                <w:szCs w:val="18"/>
                <w:bdr w:val="none" w:sz="0" w:space="0" w:color="auto" w:frame="1"/>
              </w:rPr>
              <w:t>else</w:t>
            </w:r>
            <w:r w:rsidR="00BB145A">
              <w:rPr>
                <w:rFonts w:ascii="Consolas" w:eastAsia="宋体" w:hAnsi="Consolas" w:cs="宋体"/>
                <w:color w:val="000000"/>
                <w:kern w:val="0"/>
                <w:sz w:val="18"/>
                <w:szCs w:val="18"/>
                <w:bdr w:val="none" w:sz="0" w:space="0" w:color="auto" w:frame="1"/>
              </w:rPr>
              <w:t xml:space="preserve"> </w:t>
            </w:r>
            <w:r w:rsidR="00BB145A" w:rsidRPr="00BD4E0E">
              <w:rPr>
                <w:rFonts w:ascii="Consolas" w:eastAsia="宋体" w:hAnsi="Consolas" w:cs="宋体"/>
                <w:color w:val="000000"/>
                <w:kern w:val="0"/>
                <w:sz w:val="18"/>
                <w:szCs w:val="18"/>
                <w:bdr w:val="none" w:sz="0" w:space="0" w:color="auto" w:frame="1"/>
              </w:rPr>
              <w:t>{</w:t>
            </w:r>
            <w:r w:rsidR="00BB145A">
              <w:rPr>
                <w:rFonts w:ascii="Consolas" w:eastAsia="宋体" w:hAnsi="Consolas" w:cs="宋体"/>
                <w:color w:val="000000"/>
                <w:kern w:val="0"/>
                <w:sz w:val="18"/>
                <w:szCs w:val="18"/>
                <w:bdr w:val="none" w:sz="0" w:space="0" w:color="auto" w:frame="1"/>
              </w:rPr>
              <w:t xml:space="preserve">  </w:t>
            </w:r>
          </w:p>
          <w:p w14:paraId="4A905A8B" w14:textId="77777777"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EEE564C" w14:textId="77777777"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p>
          <w:p w14:paraId="3871663F" w14:textId="77777777" w:rsidR="00BB145A" w:rsidRPr="0029223A"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223A">
              <w:rPr>
                <w:rFonts w:ascii="Consolas" w:eastAsia="宋体" w:hAnsi="Consolas" w:cs="宋体"/>
                <w:color w:val="000000"/>
                <w:kern w:val="0"/>
                <w:sz w:val="18"/>
                <w:szCs w:val="18"/>
                <w:bdr w:val="none" w:sz="0" w:space="0" w:color="auto" w:frame="1"/>
              </w:rPr>
              <w:t xml:space="preserve">      } </w:t>
            </w:r>
          </w:p>
          <w:p w14:paraId="0D7C216C" w14:textId="6E8371BE" w:rsidR="00BB145A" w:rsidRPr="00BD4E0E" w:rsidRDefault="00BB145A" w:rsidP="005A4DA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p>
          <w:p w14:paraId="15F6F28A" w14:textId="7967A694" w:rsidR="00475D77" w:rsidRPr="00205E2A" w:rsidRDefault="00475D77" w:rsidP="005A4DA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sidR="006671EC" w:rsidRPr="00570E99">
              <w:rPr>
                <w:rFonts w:ascii="Consolas" w:eastAsia="宋体" w:hAnsi="Consolas" w:cs="宋体" w:hint="eastAsia"/>
                <w:color w:val="5C5C5C"/>
                <w:kern w:val="0"/>
                <w:sz w:val="18"/>
                <w:szCs w:val="18"/>
              </w:rPr>
              <w:t>S</w:t>
            </w:r>
            <w:r w:rsidR="006671EC" w:rsidRPr="00570E99">
              <w:rPr>
                <w:rFonts w:ascii="Consolas" w:eastAsia="宋体" w:hAnsi="Consolas" w:cs="宋体" w:hint="eastAsia"/>
                <w:color w:val="5C5C5C"/>
                <w:kern w:val="0"/>
                <w:sz w:val="18"/>
                <w:szCs w:val="18"/>
              </w:rPr>
              <w:t>→</w:t>
            </w:r>
            <w:r w:rsidR="006671EC" w:rsidRPr="00570E99">
              <w:rPr>
                <w:rFonts w:ascii="Consolas" w:eastAsia="宋体" w:hAnsi="Consolas" w:cs="宋体" w:hint="eastAsia"/>
                <w:color w:val="5C5C5C"/>
                <w:kern w:val="0"/>
                <w:sz w:val="18"/>
                <w:szCs w:val="18"/>
              </w:rPr>
              <w:t>a|</w:t>
            </w:r>
            <m:oMath>
              <m:r>
                <m:rPr>
                  <m:sty m:val="p"/>
                </m:rPr>
                <w:rPr>
                  <w:rFonts w:ascii="Cambria Math" w:eastAsia="宋体" w:hAnsi="Cambria Math" w:cs="宋体"/>
                  <w:color w:val="5C5C5C"/>
                  <w:kern w:val="0"/>
                  <w:sz w:val="18"/>
                  <w:szCs w:val="18"/>
                </w:rPr>
                <m:t>Λ</m:t>
              </m:r>
            </m:oMath>
            <w:r w:rsidR="006671EC" w:rsidRPr="00570E99">
              <w:rPr>
                <w:rFonts w:ascii="Consolas" w:eastAsia="宋体" w:hAnsi="Consolas" w:cs="宋体" w:hint="eastAsia"/>
                <w:color w:val="5C5C5C"/>
                <w:kern w:val="0"/>
                <w:sz w:val="18"/>
                <w:szCs w:val="18"/>
              </w:rPr>
              <w:t>|(T)</w:t>
            </w:r>
          </w:p>
          <w:p w14:paraId="03A4595A" w14:textId="77E14AB8"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S</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304792F" w14:textId="77777777"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DA9CF59" w14:textId="77777777"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switch</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p>
          <w:p w14:paraId="268469EB" w14:textId="77777777"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0E01518" w14:textId="2512627D"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F960073" w14:textId="6A7BD210"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89C2799" w14:textId="77777777"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9A8011B" w14:textId="01CD9C7D"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365B75D" w14:textId="0AE0B2C4"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128B23E" w14:textId="70380A7A"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1181F78" w14:textId="60E37178"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475D77">
              <w:rPr>
                <w:rFonts w:ascii="Consolas" w:eastAsia="宋体" w:hAnsi="Consolas" w:cs="宋体"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57C2313" w14:textId="4A2C42A4"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475D77">
              <w:rPr>
                <w:rFonts w:ascii="Consolas" w:eastAsia="宋体" w:hAnsi="Consolas" w:cs="宋体"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14ABF73" w14:textId="70E7AAC7"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T</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B9F9132" w14:textId="6F7A330E"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391ECA8" w14:textId="510F19DD"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B5C0694" w14:textId="0E6C383C"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default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C9E86E6" w14:textId="4D696BC6" w:rsidR="00BB145A" w:rsidRPr="00BD4E0E" w:rsidRDefault="00BB145A" w:rsidP="00BB145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4752066" w14:textId="08A9F07D" w:rsidR="00BB145A" w:rsidRPr="00BD4E0E"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p>
          <w:p w14:paraId="0A0E7991" w14:textId="2C299CCB" w:rsidR="00475D77" w:rsidRPr="00205E2A" w:rsidRDefault="00BB145A" w:rsidP="00BB145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145A">
              <w:rPr>
                <w:rFonts w:ascii="Consolas" w:eastAsia="宋体" w:hAnsi="Consolas" w:cs="宋体"/>
                <w:color w:val="000000"/>
                <w:kern w:val="0"/>
                <w:sz w:val="18"/>
                <w:szCs w:val="18"/>
                <w:bdr w:val="none" w:sz="0" w:space="0" w:color="auto" w:frame="1"/>
              </w:rPr>
              <w:t xml:space="preserve">        }</w:t>
            </w:r>
          </w:p>
        </w:tc>
      </w:tr>
    </w:tbl>
    <w:p w14:paraId="2E3B906E" w14:textId="77777777" w:rsidR="00475D77" w:rsidRDefault="00475D77" w:rsidP="000F0E11">
      <w:pPr>
        <w:ind w:leftChars="100" w:left="210"/>
        <w:rPr>
          <w:rFonts w:ascii="Times New Roman" w:eastAsia="楷体" w:hAnsi="Times New Roman"/>
          <w:b/>
          <w:bCs/>
          <w:sz w:val="22"/>
        </w:rPr>
      </w:pPr>
    </w:p>
    <w:p w14:paraId="059C7A1D" w14:textId="04E26363" w:rsidR="00475D77" w:rsidRDefault="00A43352" w:rsidP="00A43352">
      <w:pPr>
        <w:rPr>
          <w:rFonts w:ascii="Times New Roman" w:eastAsia="楷体" w:hAnsi="Times New Roman"/>
          <w:b/>
          <w:bCs/>
          <w:sz w:val="22"/>
        </w:rPr>
      </w:pPr>
      <w:r w:rsidRPr="009D424A">
        <w:rPr>
          <w:rFonts w:ascii="楷体" w:eastAsia="楷体" w:hAnsi="楷体" w:hint="eastAsia"/>
          <w:b/>
          <w:bCs/>
          <w:sz w:val="24"/>
          <w:szCs w:val="24"/>
        </w:rPr>
        <w:t>(3)经改写后的文法是否是LL(1)的？给出它的预测分析表。</w:t>
      </w:r>
    </w:p>
    <w:p w14:paraId="2B80C039" w14:textId="76D82411" w:rsidR="00D70CB5" w:rsidRPr="00A43352" w:rsidRDefault="00D70CB5" w:rsidP="00A43352">
      <w:pPr>
        <w:ind w:firstLineChars="150" w:firstLine="331"/>
        <w:jc w:val="left"/>
        <w:rPr>
          <w:rFonts w:ascii="Times New Roman" w:eastAsia="楷体" w:hAnsi="Times New Roman"/>
          <w:b/>
          <w:bCs/>
          <w:color w:val="FF0000"/>
          <w:sz w:val="22"/>
        </w:rPr>
      </w:pPr>
      <w:r w:rsidRPr="00A43352">
        <w:rPr>
          <w:rFonts w:ascii="Times New Roman" w:eastAsia="楷体" w:hAnsi="Times New Roman" w:hint="eastAsia"/>
          <w:b/>
          <w:bCs/>
          <w:color w:val="FF0000"/>
          <w:sz w:val="22"/>
        </w:rPr>
        <w:t>计算文法的每个非终结符的</w:t>
      </w:r>
      <m:oMath>
        <m:r>
          <m:rPr>
            <m:sty m:val="bi"/>
          </m:rPr>
          <w:rPr>
            <w:rFonts w:ascii="Cambria Math" w:eastAsia="楷体" w:hAnsi="Cambria Math"/>
            <w:color w:val="FF0000"/>
            <w:sz w:val="22"/>
          </w:rPr>
          <m:t>FIRST</m:t>
        </m:r>
      </m:oMath>
      <w:r w:rsidRPr="00A43352">
        <w:rPr>
          <w:rFonts w:ascii="Times New Roman" w:eastAsia="楷体" w:hAnsi="Times New Roman" w:hint="eastAsia"/>
          <w:b/>
          <w:bCs/>
          <w:color w:val="FF0000"/>
          <w:sz w:val="22"/>
        </w:rPr>
        <w:t>集和</w:t>
      </w:r>
      <m:oMath>
        <m:r>
          <m:rPr>
            <m:sty m:val="bi"/>
          </m:rPr>
          <w:rPr>
            <w:rFonts w:ascii="Cambria Math" w:eastAsia="楷体" w:hAnsi="Cambria Math"/>
            <w:color w:val="FF0000"/>
            <w:sz w:val="22"/>
          </w:rPr>
          <m:t>FOLLOW</m:t>
        </m:r>
      </m:oMath>
      <w:r w:rsidRPr="00A43352">
        <w:rPr>
          <w:rFonts w:ascii="Times New Roman" w:eastAsia="楷体" w:hAnsi="Times New Roman" w:hint="eastAsia"/>
          <w:b/>
          <w:bCs/>
          <w:color w:val="FF0000"/>
          <w:sz w:val="22"/>
        </w:rPr>
        <w:t>集</w:t>
      </w:r>
    </w:p>
    <w:p w14:paraId="68864C63" w14:textId="77777777" w:rsidR="005D7823" w:rsidRPr="002E7D87" w:rsidRDefault="005D7823" w:rsidP="005D7823">
      <w:pPr>
        <w:ind w:leftChars="270" w:left="567" w:firstLineChars="337" w:firstLine="708"/>
        <w:rPr>
          <w:rFonts w:ascii="Times New Roman" w:eastAsia="楷体" w:hAnsi="Times New Roman"/>
          <w:b/>
          <w:bCs/>
          <w:sz w:val="22"/>
        </w:rPr>
      </w:pPr>
      <m:oMathPara>
        <m:oMathParaPr>
          <m:jc m:val="left"/>
        </m:oMathParaPr>
        <m:oMath>
          <m:r>
            <m:rPr>
              <m:sty m:val="p"/>
            </m:rPr>
            <w:rPr>
              <w:rFonts w:ascii="Cambria Math" w:hAnsi="Cambria Math"/>
              <w:position w:val="-10"/>
            </w:rPr>
            <w:object w:dxaOrig="1480" w:dyaOrig="340" w14:anchorId="3A4F7708">
              <v:shape id="_x0000_i1039" type="#_x0000_t75" style="width:73.5pt;height:16.5pt" o:ole="">
                <v:imagedata r:id="rId47" o:title=""/>
              </v:shape>
              <o:OLEObject Type="Embed" ProgID="Equation.DSMT4" ShapeID="_x0000_i1039" DrawAspect="Content" ObjectID="_1745303141" r:id="rId53"/>
            </w:object>
          </m:r>
        </m:oMath>
      </m:oMathPara>
    </w:p>
    <w:p w14:paraId="032D564C" w14:textId="77777777" w:rsidR="005D7823" w:rsidRPr="002E7D87" w:rsidRDefault="005D7823" w:rsidP="005D7823">
      <w:pPr>
        <w:pStyle w:val="MTDisplayEquation"/>
      </w:pPr>
      <m:oMathPara>
        <m:oMathParaPr>
          <m:jc m:val="left"/>
        </m:oMathParaPr>
        <m:oMath>
          <m:r>
            <m:rPr>
              <m:sty m:val="b"/>
            </m:rPr>
            <w:rPr>
              <w:rFonts w:ascii="Cambria Math" w:hAnsi="Cambria Math"/>
              <w:position w:val="-6"/>
            </w:rPr>
            <w:object w:dxaOrig="940" w:dyaOrig="279" w14:anchorId="15964C2B">
              <v:shape id="_x0000_i1040" type="#_x0000_t75" style="width:46.9pt;height:14.25pt" o:ole="">
                <v:imagedata r:id="rId49" o:title=""/>
              </v:shape>
              <o:OLEObject Type="Embed" ProgID="Equation.DSMT4" ShapeID="_x0000_i1040" DrawAspect="Content" ObjectID="_1745303142" r:id="rId54"/>
            </w:object>
          </m:r>
        </m:oMath>
      </m:oMathPara>
    </w:p>
    <w:p w14:paraId="7D545D66" w14:textId="77777777" w:rsidR="005D7823" w:rsidRPr="002E7D87" w:rsidRDefault="005D7823" w:rsidP="005D7823">
      <w:pPr>
        <w:pStyle w:val="MTDisplayEquation"/>
      </w:pPr>
      <m:oMathPara>
        <m:oMathParaPr>
          <m:jc m:val="left"/>
        </m:oMathParaPr>
        <m:oMath>
          <m:r>
            <m:rPr>
              <m:sty m:val="b"/>
            </m:rPr>
            <w:rPr>
              <w:rFonts w:ascii="Cambria Math" w:hAnsi="Cambria Math"/>
              <w:position w:val="-10"/>
            </w:rPr>
            <w:object w:dxaOrig="1300" w:dyaOrig="320" w14:anchorId="41F4D46E">
              <v:shape id="_x0000_i1041" type="#_x0000_t75" style="width:65.25pt;height:16.15pt" o:ole="">
                <v:imagedata r:id="rId55" o:title=""/>
              </v:shape>
              <o:OLEObject Type="Embed" ProgID="Equation.DSMT4" ShapeID="_x0000_i1041" DrawAspect="Content" ObjectID="_1745303143" r:id="rId56"/>
            </w:object>
          </m:r>
        </m:oMath>
      </m:oMathPara>
    </w:p>
    <w:p w14:paraId="0B0AD9BA" w14:textId="77777777" w:rsidR="005D7823" w:rsidRDefault="005D7823" w:rsidP="00D70CB5">
      <w:pPr>
        <w:jc w:val="left"/>
        <w:rPr>
          <w:rFonts w:ascii="Times New Roman" w:eastAsia="楷体" w:hAnsi="Times New Roman"/>
          <w:b/>
          <w:bCs/>
          <w:color w:val="FF0000"/>
          <w:sz w:val="22"/>
        </w:rPr>
      </w:pPr>
    </w:p>
    <w:tbl>
      <w:tblPr>
        <w:tblStyle w:val="a7"/>
        <w:tblW w:w="0" w:type="auto"/>
        <w:tblLook w:val="04A0" w:firstRow="1" w:lastRow="0" w:firstColumn="1" w:lastColumn="0" w:noHBand="0" w:noVBand="1"/>
      </w:tblPr>
      <w:tblGrid>
        <w:gridCol w:w="2765"/>
        <w:gridCol w:w="2765"/>
        <w:gridCol w:w="2766"/>
      </w:tblGrid>
      <w:tr w:rsidR="00D70CB5" w14:paraId="62179325" w14:textId="77777777" w:rsidTr="004664CC">
        <w:tc>
          <w:tcPr>
            <w:tcW w:w="2765" w:type="dxa"/>
          </w:tcPr>
          <w:p w14:paraId="055B24DA" w14:textId="77777777" w:rsidR="00D70CB5" w:rsidRPr="00975983" w:rsidRDefault="00D70CB5" w:rsidP="004664CC">
            <w:pPr>
              <w:jc w:val="center"/>
              <w:rPr>
                <w:rFonts w:ascii="Times New Roman" w:eastAsia="楷体" w:hAnsi="Times New Roman"/>
                <w:b/>
                <w:bCs/>
                <w:color w:val="000000" w:themeColor="text1"/>
                <w:sz w:val="22"/>
              </w:rPr>
            </w:pPr>
            <w:r w:rsidRPr="00975983">
              <w:rPr>
                <w:rFonts w:ascii="Times New Roman" w:eastAsia="楷体" w:hAnsi="Times New Roman" w:hint="eastAsia"/>
                <w:b/>
                <w:bCs/>
                <w:color w:val="000000" w:themeColor="text1"/>
                <w:sz w:val="22"/>
              </w:rPr>
              <w:t>非终结符</w:t>
            </w:r>
          </w:p>
        </w:tc>
        <w:tc>
          <w:tcPr>
            <w:tcW w:w="2765" w:type="dxa"/>
          </w:tcPr>
          <w:p w14:paraId="14A16004" w14:textId="77777777" w:rsidR="00D70CB5" w:rsidRPr="00975983" w:rsidRDefault="00D70CB5" w:rsidP="004664CC">
            <w:pPr>
              <w:jc w:val="center"/>
              <w:rPr>
                <w:rFonts w:ascii="Times New Roman" w:eastAsia="楷体" w:hAnsi="Times New Roman"/>
                <w:b/>
                <w:bCs/>
                <w:color w:val="000000" w:themeColor="text1"/>
                <w:sz w:val="22"/>
              </w:rPr>
            </w:pPr>
            <m:oMath>
              <m:r>
                <m:rPr>
                  <m:sty m:val="bi"/>
                </m:rPr>
                <w:rPr>
                  <w:rFonts w:ascii="Cambria Math" w:eastAsia="楷体" w:hAnsi="Cambria Math"/>
                  <w:color w:val="000000" w:themeColor="text1"/>
                  <w:sz w:val="22"/>
                </w:rPr>
                <m:t>FIRST</m:t>
              </m:r>
            </m:oMath>
            <w:r w:rsidRPr="00975983">
              <w:rPr>
                <w:rFonts w:ascii="Times New Roman" w:eastAsia="楷体" w:hAnsi="Times New Roman" w:hint="eastAsia"/>
                <w:b/>
                <w:bCs/>
                <w:color w:val="000000" w:themeColor="text1"/>
                <w:sz w:val="22"/>
              </w:rPr>
              <w:t>集</w:t>
            </w:r>
          </w:p>
        </w:tc>
        <w:tc>
          <w:tcPr>
            <w:tcW w:w="2766" w:type="dxa"/>
          </w:tcPr>
          <w:p w14:paraId="0DED425D" w14:textId="77777777" w:rsidR="00D70CB5" w:rsidRPr="00975983" w:rsidRDefault="00D70CB5" w:rsidP="004664CC">
            <w:pPr>
              <w:jc w:val="center"/>
              <w:rPr>
                <w:rFonts w:ascii="Times New Roman" w:eastAsia="楷体" w:hAnsi="Times New Roman"/>
                <w:b/>
                <w:bCs/>
                <w:color w:val="000000" w:themeColor="text1"/>
                <w:sz w:val="22"/>
              </w:rPr>
            </w:pPr>
            <m:oMath>
              <m:r>
                <m:rPr>
                  <m:sty m:val="bi"/>
                </m:rPr>
                <w:rPr>
                  <w:rFonts w:ascii="Cambria Math" w:eastAsia="楷体" w:hAnsi="Cambria Math"/>
                  <w:color w:val="000000" w:themeColor="text1"/>
                  <w:sz w:val="22"/>
                </w:rPr>
                <m:t>FOLLOW</m:t>
              </m:r>
            </m:oMath>
            <w:r w:rsidRPr="00975983">
              <w:rPr>
                <w:rFonts w:ascii="Times New Roman" w:eastAsia="楷体" w:hAnsi="Times New Roman" w:hint="eastAsia"/>
                <w:b/>
                <w:bCs/>
                <w:color w:val="000000" w:themeColor="text1"/>
                <w:sz w:val="22"/>
              </w:rPr>
              <w:t>集</w:t>
            </w:r>
          </w:p>
        </w:tc>
      </w:tr>
      <w:tr w:rsidR="00D70CB5" w14:paraId="48F01495" w14:textId="77777777" w:rsidTr="004664CC">
        <w:tc>
          <w:tcPr>
            <w:tcW w:w="2765" w:type="dxa"/>
          </w:tcPr>
          <w:p w14:paraId="3D74D679" w14:textId="5F6B46D2"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w:lastRenderedPageBreak/>
                  <m:t>S</m:t>
                </m:r>
              </m:oMath>
            </m:oMathPara>
          </w:p>
        </w:tc>
        <w:tc>
          <w:tcPr>
            <w:tcW w:w="2765" w:type="dxa"/>
          </w:tcPr>
          <w:p w14:paraId="4654A63D" w14:textId="6B9DD04A"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c>
          <w:tcPr>
            <w:tcW w:w="2766" w:type="dxa"/>
          </w:tcPr>
          <w:p w14:paraId="387A5A89" w14:textId="3C0F298B"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m:t>
                </m:r>
                <m:r>
                  <m:rPr>
                    <m:sty m:val="bi"/>
                  </m:rPr>
                  <w:rPr>
                    <w:rFonts w:ascii="Cambria Math" w:eastAsia="楷体" w:hAnsi="Cambria Math"/>
                    <w:color w:val="FF0000"/>
                    <w:sz w:val="22"/>
                  </w:rPr>
                  <m:t>,</m:t>
                </m:r>
                <m:r>
                  <m:rPr>
                    <m:sty m:val="bi"/>
                  </m:rPr>
                  <w:rPr>
                    <w:rFonts w:ascii="Cambria Math" w:eastAsia="楷体" w:hAnsi="Cambria Math"/>
                    <w:sz w:val="22"/>
                  </w:rPr>
                  <m:t>,</m:t>
                </m:r>
                <m:r>
                  <m:rPr>
                    <m:sty m:val="bi"/>
                  </m:rPr>
                  <w:rPr>
                    <w:rFonts w:ascii="Cambria Math" w:eastAsia="楷体" w:hAnsi="Cambria Math"/>
                    <w:color w:val="000000" w:themeColor="text1"/>
                    <w:sz w:val="22"/>
                  </w:rPr>
                  <m:t>)}</m:t>
                </m:r>
              </m:oMath>
            </m:oMathPara>
          </w:p>
        </w:tc>
      </w:tr>
      <w:tr w:rsidR="00D70CB5" w14:paraId="7BE304DA" w14:textId="77777777" w:rsidTr="004664CC">
        <w:tc>
          <w:tcPr>
            <w:tcW w:w="2765" w:type="dxa"/>
          </w:tcPr>
          <w:p w14:paraId="3D5277AA" w14:textId="7AFC2B0C"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m:t>T</m:t>
                </m:r>
              </m:oMath>
            </m:oMathPara>
          </w:p>
        </w:tc>
        <w:tc>
          <w:tcPr>
            <w:tcW w:w="2765" w:type="dxa"/>
          </w:tcPr>
          <w:p w14:paraId="1FC57EF0" w14:textId="3575EC99"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c>
          <w:tcPr>
            <w:tcW w:w="2766" w:type="dxa"/>
          </w:tcPr>
          <w:p w14:paraId="76A39048" w14:textId="1B91B55E" w:rsidR="00D70CB5" w:rsidRPr="00975983" w:rsidRDefault="00000000" w:rsidP="004664CC">
            <w:pPr>
              <w:jc w:val="left"/>
              <w:rPr>
                <w:rFonts w:ascii="Times New Roman" w:eastAsia="楷体" w:hAnsi="Times New Roman"/>
                <w:b/>
                <w:bCs/>
                <w:color w:val="000000" w:themeColor="text1"/>
                <w:sz w:val="22"/>
              </w:rPr>
            </w:pPr>
            <m:oMathPara>
              <m:oMath>
                <m:d>
                  <m:dPr>
                    <m:begChr m:val="{"/>
                    <m:ctrlPr>
                      <w:rPr>
                        <w:rFonts w:ascii="Cambria Math" w:eastAsia="楷体" w:hAnsi="Cambria Math"/>
                        <w:b/>
                        <w:i/>
                        <w:color w:val="000000" w:themeColor="text1"/>
                        <w:sz w:val="22"/>
                      </w:rPr>
                    </m:ctrlPr>
                  </m:dPr>
                  <m:e>
                    <m:r>
                      <m:rPr>
                        <m:sty m:val="bi"/>
                      </m:rPr>
                      <w:rPr>
                        <w:rFonts w:ascii="Cambria Math" w:eastAsia="楷体" w:hAnsi="Cambria Math"/>
                        <w:color w:val="000000" w:themeColor="text1"/>
                        <w:sz w:val="22"/>
                      </w:rPr>
                      <m:t xml:space="preserve"> </m:t>
                    </m:r>
                  </m:e>
                </m:d>
                <m:r>
                  <m:rPr>
                    <m:sty m:val="bi"/>
                  </m:rPr>
                  <w:rPr>
                    <w:rFonts w:ascii="Cambria Math" w:eastAsia="楷体" w:hAnsi="Cambria Math"/>
                    <w:color w:val="000000" w:themeColor="text1"/>
                    <w:sz w:val="22"/>
                  </w:rPr>
                  <m:t>}</m:t>
                </m:r>
              </m:oMath>
            </m:oMathPara>
          </w:p>
        </w:tc>
      </w:tr>
      <w:tr w:rsidR="00D70CB5" w14:paraId="3DCCCECC" w14:textId="77777777" w:rsidTr="004664CC">
        <w:tc>
          <w:tcPr>
            <w:tcW w:w="2765" w:type="dxa"/>
          </w:tcPr>
          <w:p w14:paraId="4F3E1236" w14:textId="2FC277FF" w:rsidR="00D70CB5" w:rsidRPr="00975983" w:rsidRDefault="00000000" w:rsidP="004664CC">
            <w:pPr>
              <w:jc w:val="left"/>
              <w:rPr>
                <w:rFonts w:ascii="Times New Roman" w:eastAsia="楷体" w:hAnsi="Times New Roman"/>
                <w:b/>
                <w:bCs/>
                <w:color w:val="000000" w:themeColor="text1"/>
                <w:sz w:val="22"/>
              </w:rPr>
            </w:pPr>
            <m:oMathPara>
              <m:oMath>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T</m:t>
                    </m:r>
                  </m:e>
                  <m:sup>
                    <m:r>
                      <m:rPr>
                        <m:sty m:val="bi"/>
                      </m:rPr>
                      <w:rPr>
                        <w:rFonts w:ascii="Cambria Math" w:eastAsia="楷体" w:hAnsi="Cambria Math" w:cs="Times New Roman"/>
                        <w:color w:val="000000" w:themeColor="text1"/>
                        <w:sz w:val="22"/>
                        <w:szCs w:val="24"/>
                      </w:rPr>
                      <m:t>'</m:t>
                    </m:r>
                  </m:sup>
                </m:sSup>
              </m:oMath>
            </m:oMathPara>
          </w:p>
        </w:tc>
        <w:tc>
          <w:tcPr>
            <w:tcW w:w="2765" w:type="dxa"/>
          </w:tcPr>
          <w:p w14:paraId="1B4D7491" w14:textId="5964CE88"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m:t>
                </m:r>
                <m:r>
                  <m:rPr>
                    <m:sty m:val="bi"/>
                  </m:rPr>
                  <w:rPr>
                    <w:rFonts w:ascii="Cambria Math" w:eastAsia="楷体" w:hAnsi="Cambria Math"/>
                    <w:color w:val="FF0000"/>
                    <w:sz w:val="22"/>
                  </w:rPr>
                  <m:t>,</m:t>
                </m:r>
                <m:r>
                  <m:rPr>
                    <m:sty m:val="bi"/>
                  </m:rPr>
                  <w:rPr>
                    <w:rFonts w:ascii="Cambria Math" w:eastAsia="楷体" w:hAnsi="Cambria Math"/>
                    <w:color w:val="000000" w:themeColor="text1"/>
                    <w:sz w:val="22"/>
                  </w:rPr>
                  <m:t>,ε}</m:t>
                </m:r>
              </m:oMath>
            </m:oMathPara>
          </w:p>
        </w:tc>
        <w:tc>
          <w:tcPr>
            <w:tcW w:w="2766" w:type="dxa"/>
          </w:tcPr>
          <w:p w14:paraId="057D9514" w14:textId="48E2729C" w:rsidR="00D70CB5" w:rsidRPr="00975983" w:rsidRDefault="00D70CB5" w:rsidP="004664CC">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 )}</m:t>
                </m:r>
              </m:oMath>
            </m:oMathPara>
          </w:p>
        </w:tc>
      </w:tr>
    </w:tbl>
    <w:p w14:paraId="6F3489B6" w14:textId="77777777" w:rsidR="00A43352" w:rsidRDefault="00A43352" w:rsidP="00D70CB5">
      <w:pPr>
        <w:jc w:val="left"/>
        <w:rPr>
          <w:rFonts w:ascii="Times New Roman" w:eastAsia="楷体" w:hAnsi="Times New Roman"/>
          <w:b/>
          <w:bCs/>
          <w:color w:val="FF0000"/>
          <w:sz w:val="22"/>
        </w:rPr>
      </w:pPr>
    </w:p>
    <w:p w14:paraId="6CD2F575" w14:textId="6E591B6F" w:rsidR="00D70CB5" w:rsidRDefault="00D70CB5" w:rsidP="00A43352">
      <w:pPr>
        <w:ind w:firstLineChars="50" w:firstLine="110"/>
        <w:jc w:val="left"/>
        <w:rPr>
          <w:rFonts w:ascii="Times New Roman" w:eastAsia="楷体" w:hAnsi="Times New Roman"/>
          <w:b/>
          <w:bCs/>
          <w:color w:val="FF0000"/>
          <w:sz w:val="22"/>
        </w:rPr>
      </w:pPr>
      <w:r w:rsidRPr="00654407">
        <w:rPr>
          <w:rFonts w:ascii="Times New Roman" w:eastAsia="楷体" w:hAnsi="Times New Roman" w:hint="eastAsia"/>
          <w:b/>
          <w:bCs/>
          <w:color w:val="FF0000"/>
          <w:sz w:val="22"/>
        </w:rPr>
        <w:t>证明文法是</w:t>
      </w:r>
      <m:oMath>
        <m:r>
          <m:rPr>
            <m:sty m:val="bi"/>
          </m:rPr>
          <w:rPr>
            <w:rFonts w:ascii="Cambria Math" w:eastAsia="楷体" w:hAnsi="Cambria Math"/>
            <w:color w:val="FF0000"/>
            <w:sz w:val="22"/>
          </w:rPr>
          <m:t>LL(1)</m:t>
        </m:r>
      </m:oMath>
      <w:r w:rsidRPr="00654407">
        <w:rPr>
          <w:rFonts w:ascii="Times New Roman" w:eastAsia="楷体" w:hAnsi="Times New Roman" w:hint="eastAsia"/>
          <w:b/>
          <w:bCs/>
          <w:color w:val="FF0000"/>
          <w:sz w:val="22"/>
        </w:rPr>
        <w:t>的</w:t>
      </w:r>
    </w:p>
    <w:p w14:paraId="741F6D28" w14:textId="77777777" w:rsidR="00D70CB5" w:rsidRDefault="00D70CB5" w:rsidP="00A43352">
      <w:pPr>
        <w:ind w:firstLineChars="50" w:firstLine="110"/>
        <w:jc w:val="left"/>
        <w:rPr>
          <w:rFonts w:ascii="Times New Roman" w:eastAsia="楷体" w:hAnsi="Times New Roman"/>
          <w:b/>
          <w:bCs/>
          <w:sz w:val="22"/>
        </w:rPr>
      </w:pPr>
      <w:r>
        <w:rPr>
          <w:rFonts w:ascii="Times New Roman" w:eastAsia="楷体" w:hAnsi="Times New Roman" w:hint="eastAsia"/>
          <w:b/>
          <w:bCs/>
          <w:sz w:val="22"/>
        </w:rPr>
        <w:t>因为</w:t>
      </w:r>
    </w:p>
    <w:p w14:paraId="78C7066A" w14:textId="73053752" w:rsidR="00D70CB5" w:rsidRPr="00D70CB5" w:rsidRDefault="00D70CB5" w:rsidP="00A43352">
      <w:pPr>
        <w:ind w:leftChars="67" w:left="141" w:firstLineChars="128" w:firstLine="283"/>
        <w:jc w:val="left"/>
        <w:rPr>
          <w:rFonts w:ascii="Times New Roman" w:eastAsia="楷体" w:hAnsi="Times New Roman"/>
          <w:b/>
          <w:color w:val="000000" w:themeColor="text1"/>
          <w:sz w:val="22"/>
          <w:szCs w:val="24"/>
        </w:rPr>
      </w:pPr>
      <m:oMath>
        <m:r>
          <m:rPr>
            <m:sty m:val="bi"/>
          </m:rPr>
          <w:rPr>
            <w:rFonts w:ascii="Cambria Math" w:eastAsia="楷体" w:hAnsi="Cambria Math" w:cs="Times New Roman"/>
            <w:sz w:val="22"/>
            <w:szCs w:val="24"/>
          </w:rPr>
          <m:t>SELECT(S→a)=</m:t>
        </m:r>
        <m:r>
          <m:rPr>
            <m:sty m:val="bi"/>
          </m:rPr>
          <w:rPr>
            <w:rFonts w:ascii="Cambria Math" w:eastAsia="楷体" w:hAnsi="Cambria Math" w:cs="Times New Roman"/>
            <w:color w:val="000000" w:themeColor="text1"/>
            <w:sz w:val="22"/>
            <w:szCs w:val="24"/>
          </w:rPr>
          <m:t>{a}</m:t>
        </m:r>
        <m:r>
          <m:rPr>
            <m:sty m:val="bi"/>
          </m:rPr>
          <w:rPr>
            <w:rFonts w:ascii="Cambria Math" w:eastAsia="楷体" w:hAnsi="Cambria Math"/>
            <w:sz w:val="22"/>
            <w:szCs w:val="24"/>
            <w:u w:val="single"/>
          </w:rPr>
          <m:t>∩</m:t>
        </m:r>
        <m:r>
          <m:rPr>
            <m:sty m:val="bi"/>
          </m:rPr>
          <w:rPr>
            <w:rFonts w:ascii="Cambria Math" w:eastAsia="楷体" w:hAnsi="Cambria Math" w:cs="Times New Roman"/>
            <w:sz w:val="22"/>
            <w:szCs w:val="24"/>
          </w:rPr>
          <m:t>SELECT(S→</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s="Times New Roman"/>
            <w:sz w:val="22"/>
            <w:szCs w:val="24"/>
          </w:rPr>
          <m:t>)=</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sz w:val="22"/>
            <w:szCs w:val="24"/>
            <w:u w:val="single"/>
          </w:rPr>
          <m:t xml:space="preserve">∩ </m:t>
        </m:r>
        <m:r>
          <m:rPr>
            <m:sty m:val="bi"/>
          </m:rPr>
          <w:rPr>
            <w:rFonts w:ascii="Cambria Math" w:eastAsia="楷体" w:hAnsi="Cambria Math" w:cs="Times New Roman"/>
            <w:sz w:val="22"/>
            <w:szCs w:val="24"/>
          </w:rPr>
          <m:t>SELECT(S→</m:t>
        </m:r>
        <m:r>
          <m:rPr>
            <m:sty m:val="bi"/>
          </m:rPr>
          <w:rPr>
            <w:rFonts w:ascii="Cambria Math" w:eastAsia="楷体" w:hAnsi="Cambria Math" w:cs="Times New Roman"/>
            <w:color w:val="000000" w:themeColor="text1"/>
            <w:sz w:val="22"/>
            <w:szCs w:val="24"/>
          </w:rPr>
          <m:t>(T)</m:t>
        </m:r>
        <m:r>
          <m:rPr>
            <m:sty m:val="bi"/>
          </m:rPr>
          <w:rPr>
            <w:rFonts w:ascii="Cambria Math" w:eastAsia="楷体" w:hAnsi="Cambria Math" w:cs="Times New Roman"/>
            <w:sz w:val="22"/>
            <w:szCs w:val="24"/>
          </w:rPr>
          <m:t>)=</m:t>
        </m:r>
        <m:r>
          <m:rPr>
            <m:sty m:val="bi"/>
          </m:rPr>
          <w:rPr>
            <w:rFonts w:ascii="Cambria Math" w:eastAsia="楷体" w:hAnsi="Cambria Math" w:cs="Times New Roman"/>
            <w:color w:val="000000" w:themeColor="text1"/>
            <w:sz w:val="22"/>
            <w:szCs w:val="24"/>
          </w:rPr>
          <m:t>{(}</m:t>
        </m:r>
      </m:oMath>
      <w:r w:rsidR="004530EB">
        <w:rPr>
          <w:rFonts w:ascii="Times New Roman" w:eastAsia="楷体" w:hAnsi="Times New Roman" w:hint="eastAsia"/>
          <w:b/>
          <w:color w:val="000000" w:themeColor="text1"/>
          <w:sz w:val="22"/>
          <w:szCs w:val="24"/>
        </w:rPr>
        <w:t>=</w:t>
      </w:r>
      <w:r w:rsidR="004530EB" w:rsidRPr="004530EB">
        <w:rPr>
          <w:rFonts w:ascii="Cambria Math" w:eastAsia="楷体" w:hAnsi="Cambria Math"/>
          <w:b/>
          <w:i/>
          <w:sz w:val="22"/>
          <w:szCs w:val="24"/>
          <w:u w:val="single"/>
        </w:rPr>
        <w:t xml:space="preserve"> </w:t>
      </w:r>
      <m:oMath>
        <m:r>
          <m:rPr>
            <m:sty m:val="bi"/>
          </m:rPr>
          <w:rPr>
            <w:rFonts w:ascii="Cambria Math" w:eastAsia="楷体" w:hAnsi="Cambria Math"/>
            <w:sz w:val="22"/>
            <w:szCs w:val="24"/>
            <w:u w:val="single"/>
          </w:rPr>
          <m:t>∅</m:t>
        </m:r>
      </m:oMath>
    </w:p>
    <w:p w14:paraId="3F1CF11F" w14:textId="6956FADA" w:rsidR="00D70CB5" w:rsidRPr="00654407" w:rsidRDefault="00000000" w:rsidP="00A43352">
      <w:pPr>
        <w:ind w:leftChars="202" w:left="424" w:firstLine="2"/>
        <w:jc w:val="left"/>
        <w:rPr>
          <w:rFonts w:ascii="Times New Roman" w:eastAsia="楷体" w:hAnsi="Times New Roman"/>
          <w:b/>
          <w:color w:val="000000" w:themeColor="text1"/>
          <w:sz w:val="22"/>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SELECT(T</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→,ST')=</m:t>
          </m:r>
          <m:r>
            <m:rPr>
              <m:sty m:val="bi"/>
            </m:rPr>
            <w:rPr>
              <w:rFonts w:ascii="Cambria Math" w:eastAsia="楷体" w:hAnsi="Cambria Math"/>
              <w:color w:val="000000" w:themeColor="text1"/>
              <w:sz w:val="22"/>
            </w:rPr>
            <m:t>{,}</m:t>
          </m:r>
          <m:r>
            <m:rPr>
              <m:sty m:val="bi"/>
            </m:rPr>
            <w:rPr>
              <w:rFonts w:ascii="Cambria Math" w:eastAsia="楷体" w:hAnsi="Cambria Math"/>
              <w:sz w:val="22"/>
              <w:szCs w:val="24"/>
              <w:u w:val="single"/>
            </w:rPr>
            <m:t xml:space="preserve"> ∩</m:t>
          </m:r>
          <m:sSup>
            <m:sSupPr>
              <m:ctrlPr>
                <w:rPr>
                  <w:rFonts w:ascii="Cambria Math" w:eastAsia="楷体" w:hAnsi="Cambria Math" w:cs="Times New Roman"/>
                  <w:b/>
                  <w:i/>
                  <w:sz w:val="22"/>
                  <w:szCs w:val="24"/>
                  <w:u w:val="single"/>
                </w:rPr>
              </m:ctrlPr>
            </m:sSupPr>
            <m:e>
              <m:r>
                <m:rPr>
                  <m:sty m:val="bi"/>
                </m:rPr>
                <w:rPr>
                  <w:rFonts w:ascii="Cambria Math" w:eastAsia="楷体" w:hAnsi="Cambria Math" w:cs="Times New Roman"/>
                  <w:sz w:val="22"/>
                  <w:szCs w:val="24"/>
                  <w:u w:val="single"/>
                </w:rPr>
                <m:t>SELECT(T</m:t>
              </m:r>
            </m:e>
            <m:sup>
              <m:r>
                <m:rPr>
                  <m:sty m:val="bi"/>
                </m:rPr>
                <w:rPr>
                  <w:rFonts w:ascii="Cambria Math" w:eastAsia="楷体" w:hAnsi="Cambria Math" w:cs="Times New Roman"/>
                  <w:sz w:val="22"/>
                  <w:szCs w:val="24"/>
                  <w:u w:val="single"/>
                </w:rPr>
                <m:t>'</m:t>
              </m:r>
            </m:sup>
          </m:sSup>
          <m:r>
            <m:rPr>
              <m:sty m:val="bi"/>
            </m:rPr>
            <w:rPr>
              <w:rFonts w:ascii="Cambria Math" w:eastAsia="楷体" w:hAnsi="Cambria Math" w:cs="Times New Roman"/>
              <w:sz w:val="22"/>
              <w:szCs w:val="24"/>
              <w:u w:val="single"/>
            </w:rPr>
            <m:t>→ε)=</m:t>
          </m:r>
          <m:r>
            <m:rPr>
              <m:sty m:val="bi"/>
            </m:rPr>
            <w:rPr>
              <w:rFonts w:ascii="Cambria Math" w:eastAsia="楷体" w:hAnsi="Cambria Math"/>
              <w:sz w:val="22"/>
              <w:szCs w:val="24"/>
              <w:u w:val="single"/>
            </w:rPr>
            <m:t xml:space="preserve"> ∅</m:t>
          </m:r>
        </m:oMath>
      </m:oMathPara>
    </w:p>
    <w:p w14:paraId="259FCE2B" w14:textId="77777777" w:rsidR="00CD70CD" w:rsidRDefault="00D70CB5" w:rsidP="00CD70CD">
      <w:pPr>
        <w:rPr>
          <w:rFonts w:ascii="Times New Roman" w:eastAsia="楷体" w:hAnsi="Times New Roman"/>
          <w:b/>
          <w:bCs/>
          <w:color w:val="000000" w:themeColor="text1"/>
          <w:sz w:val="22"/>
        </w:rPr>
      </w:pPr>
      <w:r w:rsidRPr="00D16C5D">
        <w:rPr>
          <w:rFonts w:ascii="Times New Roman" w:eastAsia="楷体" w:hAnsi="Times New Roman" w:hint="eastAsia"/>
          <w:b/>
          <w:bCs/>
          <w:color w:val="000000" w:themeColor="text1"/>
          <w:sz w:val="22"/>
        </w:rPr>
        <w:t>所以该文法是</w:t>
      </w:r>
      <m:oMath>
        <m:r>
          <m:rPr>
            <m:sty m:val="bi"/>
          </m:rPr>
          <w:rPr>
            <w:rFonts w:ascii="Cambria Math" w:eastAsia="楷体" w:hAnsi="Cambria Math"/>
            <w:color w:val="000000" w:themeColor="text1"/>
            <w:sz w:val="22"/>
          </w:rPr>
          <m:t>LL</m:t>
        </m:r>
        <m:d>
          <m:dPr>
            <m:ctrlPr>
              <w:rPr>
                <w:rFonts w:ascii="Cambria Math" w:eastAsia="楷体" w:hAnsi="Cambria Math"/>
                <w:b/>
                <w:bCs/>
                <w:i/>
                <w:color w:val="000000" w:themeColor="text1"/>
                <w:sz w:val="22"/>
              </w:rPr>
            </m:ctrlPr>
          </m:dPr>
          <m:e>
            <m:r>
              <m:rPr>
                <m:sty m:val="bi"/>
              </m:rPr>
              <w:rPr>
                <w:rFonts w:ascii="Cambria Math" w:eastAsia="楷体" w:hAnsi="Cambria Math"/>
                <w:color w:val="000000" w:themeColor="text1"/>
                <w:sz w:val="22"/>
              </w:rPr>
              <m:t>1</m:t>
            </m:r>
          </m:e>
        </m:d>
      </m:oMath>
      <w:r w:rsidRPr="00D16C5D">
        <w:rPr>
          <w:rFonts w:ascii="Times New Roman" w:eastAsia="楷体" w:hAnsi="Times New Roman" w:hint="eastAsia"/>
          <w:b/>
          <w:bCs/>
          <w:color w:val="000000" w:themeColor="text1"/>
          <w:sz w:val="22"/>
        </w:rPr>
        <w:t>文法</w:t>
      </w:r>
    </w:p>
    <w:p w14:paraId="1B9E5179" w14:textId="0D703B4E" w:rsidR="00CD70CD" w:rsidRDefault="00CD70CD" w:rsidP="00CD70CD">
      <w:pPr>
        <w:rPr>
          <w:rFonts w:ascii="楷体" w:eastAsia="楷体" w:hAnsi="楷体"/>
          <w:b/>
          <w:bCs/>
          <w:sz w:val="24"/>
          <w:szCs w:val="24"/>
        </w:rPr>
      </w:pPr>
      <w:r w:rsidRPr="009D424A">
        <w:rPr>
          <w:rFonts w:ascii="楷体" w:eastAsia="楷体" w:hAnsi="楷体" w:hint="eastAsia"/>
          <w:b/>
          <w:bCs/>
          <w:sz w:val="24"/>
          <w:szCs w:val="24"/>
        </w:rPr>
        <w:t>(4)给出输入串(</w:t>
      </w:r>
      <w:proofErr w:type="spellStart"/>
      <w:r w:rsidRPr="009D424A">
        <w:rPr>
          <w:rFonts w:ascii="楷体" w:eastAsia="楷体" w:hAnsi="楷体" w:hint="eastAsia"/>
          <w:b/>
          <w:bCs/>
          <w:sz w:val="24"/>
          <w:szCs w:val="24"/>
        </w:rPr>
        <w:t>a,a</w:t>
      </w:r>
      <w:proofErr w:type="spellEnd"/>
      <w:r w:rsidRPr="009D424A">
        <w:rPr>
          <w:rFonts w:ascii="楷体" w:eastAsia="楷体" w:hAnsi="楷体" w:hint="eastAsia"/>
          <w:b/>
          <w:bCs/>
          <w:sz w:val="24"/>
          <w:szCs w:val="24"/>
        </w:rPr>
        <w:t>)#的分析过程，并说明该</w:t>
      </w:r>
      <w:proofErr w:type="gramStart"/>
      <w:r w:rsidRPr="009D424A">
        <w:rPr>
          <w:rFonts w:ascii="楷体" w:eastAsia="楷体" w:hAnsi="楷体" w:hint="eastAsia"/>
          <w:b/>
          <w:bCs/>
          <w:sz w:val="24"/>
          <w:szCs w:val="24"/>
        </w:rPr>
        <w:t>串是否</w:t>
      </w:r>
      <w:proofErr w:type="gramEnd"/>
      <w:r w:rsidRPr="009D424A">
        <w:rPr>
          <w:rFonts w:ascii="楷体" w:eastAsia="楷体" w:hAnsi="楷体" w:hint="eastAsia"/>
          <w:b/>
          <w:bCs/>
          <w:sz w:val="24"/>
          <w:szCs w:val="24"/>
        </w:rPr>
        <w:t>为G的句子。</w:t>
      </w:r>
    </w:p>
    <w:p w14:paraId="247464A9" w14:textId="23A85FCF" w:rsidR="00D70CB5" w:rsidRPr="00D16C5D" w:rsidRDefault="00D70CB5" w:rsidP="00A43352">
      <w:pPr>
        <w:ind w:firstLineChars="150" w:firstLine="331"/>
        <w:jc w:val="left"/>
        <w:rPr>
          <w:rFonts w:ascii="Times New Roman" w:eastAsia="楷体" w:hAnsi="Times New Roman"/>
          <w:b/>
          <w:bCs/>
          <w:color w:val="000000" w:themeColor="text1"/>
          <w:sz w:val="22"/>
        </w:rPr>
      </w:pPr>
    </w:p>
    <w:p w14:paraId="20465D32" w14:textId="6ED9307C" w:rsidR="00D70CB5" w:rsidRPr="00654407" w:rsidRDefault="00D70CB5" w:rsidP="00A43352">
      <w:pPr>
        <w:ind w:firstLineChars="150" w:firstLine="331"/>
        <w:jc w:val="left"/>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构造它的预测分析表</w:t>
      </w:r>
    </w:p>
    <w:tbl>
      <w:tblPr>
        <w:tblStyle w:val="a7"/>
        <w:tblW w:w="0" w:type="auto"/>
        <w:tblInd w:w="713" w:type="dxa"/>
        <w:tblLook w:val="04A0" w:firstRow="1" w:lastRow="0" w:firstColumn="1" w:lastColumn="0" w:noHBand="0" w:noVBand="1"/>
      </w:tblPr>
      <w:tblGrid>
        <w:gridCol w:w="921"/>
        <w:gridCol w:w="921"/>
        <w:gridCol w:w="922"/>
        <w:gridCol w:w="1342"/>
        <w:gridCol w:w="922"/>
        <w:gridCol w:w="922"/>
        <w:gridCol w:w="922"/>
      </w:tblGrid>
      <w:tr w:rsidR="005D7823" w14:paraId="7E65C43B" w14:textId="77777777" w:rsidTr="00A43352">
        <w:tc>
          <w:tcPr>
            <w:tcW w:w="921" w:type="dxa"/>
          </w:tcPr>
          <w:p w14:paraId="46720AAD" w14:textId="77777777" w:rsidR="005D7823" w:rsidRDefault="005D7823" w:rsidP="004664CC">
            <w:pPr>
              <w:jc w:val="left"/>
              <w:rPr>
                <w:rFonts w:ascii="Times New Roman" w:eastAsia="楷体" w:hAnsi="Times New Roman"/>
                <w:b/>
                <w:bCs/>
                <w:sz w:val="22"/>
              </w:rPr>
            </w:pPr>
          </w:p>
        </w:tc>
        <w:tc>
          <w:tcPr>
            <w:tcW w:w="921" w:type="dxa"/>
          </w:tcPr>
          <w:p w14:paraId="20105B94" w14:textId="4EF08811"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922" w:type="dxa"/>
          </w:tcPr>
          <w:p w14:paraId="2E95F03E" w14:textId="12A270ED"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cs="Times New Roman"/>
                    <w:color w:val="000000" w:themeColor="text1"/>
                    <w:sz w:val="22"/>
                    <w:szCs w:val="24"/>
                  </w:rPr>
                  <m:t>⋀</m:t>
                </m:r>
              </m:oMath>
            </m:oMathPara>
          </w:p>
        </w:tc>
        <w:tc>
          <w:tcPr>
            <w:tcW w:w="1342" w:type="dxa"/>
          </w:tcPr>
          <w:p w14:paraId="492E4C32" w14:textId="77777777"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102DF38F" w14:textId="77777777"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4DE55CD0" w14:textId="79D3C41C"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oMath>
            </m:oMathPara>
          </w:p>
        </w:tc>
        <w:tc>
          <w:tcPr>
            <w:tcW w:w="922" w:type="dxa"/>
          </w:tcPr>
          <w:p w14:paraId="43DFDE73" w14:textId="77777777"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5D7823" w14:paraId="51B21A25" w14:textId="77777777" w:rsidTr="00A43352">
        <w:tc>
          <w:tcPr>
            <w:tcW w:w="921" w:type="dxa"/>
          </w:tcPr>
          <w:p w14:paraId="2125FF33" w14:textId="72FDCB3C"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sz w:val="22"/>
                  </w:rPr>
                  <m:t>S</m:t>
                </m:r>
              </m:oMath>
            </m:oMathPara>
          </w:p>
        </w:tc>
        <w:tc>
          <w:tcPr>
            <w:tcW w:w="921" w:type="dxa"/>
          </w:tcPr>
          <w:p w14:paraId="49BC136E" w14:textId="791A6EF4" w:rsidR="005D7823" w:rsidRDefault="00D15CAB"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922" w:type="dxa"/>
          </w:tcPr>
          <w:p w14:paraId="4F423CE0" w14:textId="061F752A" w:rsidR="005D7823" w:rsidRDefault="00D15CAB"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r>
                  <m:rPr>
                    <m:sty m:val="bi"/>
                  </m:rPr>
                  <w:rPr>
                    <w:rFonts w:ascii="Cambria Math" w:eastAsia="楷体" w:hAnsi="Cambria Math" w:cs="Times New Roman"/>
                    <w:color w:val="000000" w:themeColor="text1"/>
                    <w:sz w:val="22"/>
                    <w:szCs w:val="24"/>
                  </w:rPr>
                  <m:t>⋀</m:t>
                </m:r>
              </m:oMath>
            </m:oMathPara>
          </w:p>
        </w:tc>
        <w:tc>
          <w:tcPr>
            <w:tcW w:w="1342" w:type="dxa"/>
          </w:tcPr>
          <w:p w14:paraId="3B263604" w14:textId="7FDE7CBC" w:rsidR="005D7823" w:rsidRDefault="00D15CAB"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r>
                  <m:rPr>
                    <m:sty m:val="bi"/>
                  </m:rPr>
                  <w:rPr>
                    <w:rFonts w:ascii="Cambria Math" w:eastAsia="楷体" w:hAnsi="Cambria Math" w:cs="Times New Roman"/>
                    <w:color w:val="000000" w:themeColor="text1"/>
                    <w:sz w:val="22"/>
                    <w:szCs w:val="24"/>
                  </w:rPr>
                  <m:t>(T)</m:t>
                </m:r>
              </m:oMath>
            </m:oMathPara>
          </w:p>
        </w:tc>
        <w:tc>
          <w:tcPr>
            <w:tcW w:w="922" w:type="dxa"/>
          </w:tcPr>
          <w:p w14:paraId="43F30CB9" w14:textId="77777777" w:rsidR="005D7823" w:rsidRDefault="005D7823" w:rsidP="004664CC">
            <w:pPr>
              <w:jc w:val="left"/>
              <w:rPr>
                <w:rFonts w:ascii="Times New Roman" w:eastAsia="楷体" w:hAnsi="Times New Roman"/>
                <w:b/>
                <w:bCs/>
                <w:sz w:val="22"/>
              </w:rPr>
            </w:pPr>
          </w:p>
        </w:tc>
        <w:tc>
          <w:tcPr>
            <w:tcW w:w="922" w:type="dxa"/>
          </w:tcPr>
          <w:p w14:paraId="5E3BE3CE" w14:textId="4A297D86" w:rsidR="005D7823" w:rsidRPr="00090AF1" w:rsidRDefault="005D7823" w:rsidP="004664CC">
            <w:pPr>
              <w:jc w:val="left"/>
              <w:rPr>
                <w:rFonts w:ascii="Times New Roman" w:eastAsia="楷体" w:hAnsi="Times New Roman"/>
                <w:b/>
                <w:bCs/>
                <w:sz w:val="22"/>
              </w:rPr>
            </w:pPr>
          </w:p>
        </w:tc>
        <w:tc>
          <w:tcPr>
            <w:tcW w:w="922" w:type="dxa"/>
          </w:tcPr>
          <w:p w14:paraId="2847486C" w14:textId="77777777" w:rsidR="005D7823" w:rsidRDefault="005D7823" w:rsidP="004664CC">
            <w:pPr>
              <w:jc w:val="left"/>
              <w:rPr>
                <w:rFonts w:ascii="Times New Roman" w:eastAsia="楷体" w:hAnsi="Times New Roman"/>
                <w:b/>
                <w:bCs/>
                <w:sz w:val="22"/>
              </w:rPr>
            </w:pPr>
          </w:p>
        </w:tc>
      </w:tr>
      <w:tr w:rsidR="005D7823" w14:paraId="67EC8684" w14:textId="77777777" w:rsidTr="00A43352">
        <w:tc>
          <w:tcPr>
            <w:tcW w:w="921" w:type="dxa"/>
          </w:tcPr>
          <w:p w14:paraId="1F1A9896" w14:textId="77777777"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oMath>
            </m:oMathPara>
          </w:p>
        </w:tc>
        <w:tc>
          <w:tcPr>
            <w:tcW w:w="921" w:type="dxa"/>
          </w:tcPr>
          <w:p w14:paraId="5A5C7D58" w14:textId="144A1528" w:rsidR="005D7823" w:rsidRDefault="00D15CAB"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2" w:type="dxa"/>
          </w:tcPr>
          <w:p w14:paraId="2941846B" w14:textId="334D3A0C" w:rsidR="005D7823" w:rsidRDefault="00D15CAB"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1342" w:type="dxa"/>
          </w:tcPr>
          <w:p w14:paraId="5181C27B" w14:textId="51975A24"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2" w:type="dxa"/>
          </w:tcPr>
          <w:p w14:paraId="7A0EB8B4" w14:textId="77777777" w:rsidR="005D7823" w:rsidRDefault="005D7823" w:rsidP="004664CC">
            <w:pPr>
              <w:jc w:val="left"/>
              <w:rPr>
                <w:rFonts w:ascii="Times New Roman" w:eastAsia="楷体" w:hAnsi="Times New Roman"/>
                <w:b/>
                <w:bCs/>
                <w:sz w:val="22"/>
              </w:rPr>
            </w:pPr>
          </w:p>
        </w:tc>
        <w:tc>
          <w:tcPr>
            <w:tcW w:w="922" w:type="dxa"/>
          </w:tcPr>
          <w:p w14:paraId="21D0D14C" w14:textId="15642625" w:rsidR="005D7823" w:rsidRDefault="005D7823" w:rsidP="004664CC">
            <w:pPr>
              <w:jc w:val="left"/>
              <w:rPr>
                <w:rFonts w:ascii="Times New Roman" w:eastAsia="楷体" w:hAnsi="Times New Roman"/>
                <w:b/>
                <w:bCs/>
                <w:sz w:val="22"/>
              </w:rPr>
            </w:pPr>
          </w:p>
        </w:tc>
        <w:tc>
          <w:tcPr>
            <w:tcW w:w="922" w:type="dxa"/>
          </w:tcPr>
          <w:p w14:paraId="645D3CA6" w14:textId="77777777" w:rsidR="005D7823" w:rsidRDefault="005D7823" w:rsidP="004664CC">
            <w:pPr>
              <w:jc w:val="left"/>
              <w:rPr>
                <w:rFonts w:ascii="Times New Roman" w:eastAsia="楷体" w:hAnsi="Times New Roman"/>
                <w:b/>
                <w:bCs/>
                <w:sz w:val="22"/>
              </w:rPr>
            </w:pPr>
          </w:p>
        </w:tc>
      </w:tr>
      <w:tr w:rsidR="005D7823" w14:paraId="731385E3" w14:textId="77777777" w:rsidTr="00A43352">
        <w:tc>
          <w:tcPr>
            <w:tcW w:w="921" w:type="dxa"/>
          </w:tcPr>
          <w:p w14:paraId="77F16A77" w14:textId="77777777" w:rsidR="005D7823" w:rsidRPr="0075139C" w:rsidRDefault="00000000" w:rsidP="004664CC">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1" w:type="dxa"/>
          </w:tcPr>
          <w:p w14:paraId="038E4262" w14:textId="093D1FD5" w:rsidR="005D7823" w:rsidRDefault="005D7823" w:rsidP="004664CC">
            <w:pPr>
              <w:jc w:val="left"/>
              <w:rPr>
                <w:rFonts w:ascii="Times New Roman" w:eastAsia="楷体" w:hAnsi="Times New Roman"/>
                <w:b/>
                <w:bCs/>
                <w:sz w:val="22"/>
              </w:rPr>
            </w:pPr>
          </w:p>
        </w:tc>
        <w:tc>
          <w:tcPr>
            <w:tcW w:w="922" w:type="dxa"/>
          </w:tcPr>
          <w:p w14:paraId="0395537E" w14:textId="77777777" w:rsidR="005D7823" w:rsidRDefault="005D7823" w:rsidP="004664CC">
            <w:pPr>
              <w:jc w:val="left"/>
              <w:rPr>
                <w:rFonts w:ascii="Times New Roman" w:eastAsia="楷体" w:hAnsi="Times New Roman"/>
                <w:b/>
                <w:bCs/>
                <w:sz w:val="22"/>
              </w:rPr>
            </w:pPr>
          </w:p>
        </w:tc>
        <w:tc>
          <w:tcPr>
            <w:tcW w:w="1342" w:type="dxa"/>
          </w:tcPr>
          <w:p w14:paraId="12B0AA7F" w14:textId="265E4300" w:rsidR="005D7823" w:rsidRDefault="005D7823" w:rsidP="004664CC">
            <w:pPr>
              <w:jc w:val="left"/>
              <w:rPr>
                <w:rFonts w:ascii="Times New Roman" w:eastAsia="楷体" w:hAnsi="Times New Roman"/>
                <w:b/>
                <w:bCs/>
                <w:sz w:val="22"/>
              </w:rPr>
            </w:pPr>
          </w:p>
        </w:tc>
        <w:tc>
          <w:tcPr>
            <w:tcW w:w="922" w:type="dxa"/>
          </w:tcPr>
          <w:p w14:paraId="1E897393" w14:textId="77777777" w:rsidR="005D7823" w:rsidRDefault="005D7823"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1A23930A" w14:textId="1F65FB16" w:rsidR="005D7823" w:rsidRDefault="00D15CAB"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→,ST'</m:t>
                </m:r>
              </m:oMath>
            </m:oMathPara>
          </w:p>
        </w:tc>
        <w:tc>
          <w:tcPr>
            <w:tcW w:w="922" w:type="dxa"/>
          </w:tcPr>
          <w:p w14:paraId="220D4B6E" w14:textId="3E181802" w:rsidR="005D7823" w:rsidRDefault="005D7823" w:rsidP="004664CC">
            <w:pPr>
              <w:jc w:val="left"/>
              <w:rPr>
                <w:rFonts w:ascii="Times New Roman" w:eastAsia="楷体" w:hAnsi="Times New Roman"/>
                <w:b/>
                <w:bCs/>
                <w:sz w:val="22"/>
              </w:rPr>
            </w:pPr>
          </w:p>
        </w:tc>
      </w:tr>
    </w:tbl>
    <w:p w14:paraId="0809AEA0" w14:textId="77777777" w:rsidR="00C04A71" w:rsidRPr="009D424A" w:rsidRDefault="00C04A71" w:rsidP="00751F27">
      <w:pPr>
        <w:rPr>
          <w:rFonts w:ascii="楷体" w:eastAsia="楷体" w:hAnsi="楷体"/>
          <w:b/>
          <w:bCs/>
          <w:sz w:val="24"/>
          <w:szCs w:val="24"/>
        </w:rPr>
      </w:pPr>
    </w:p>
    <w:tbl>
      <w:tblPr>
        <w:tblStyle w:val="a7"/>
        <w:tblW w:w="0" w:type="auto"/>
        <w:tblInd w:w="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1732"/>
        <w:gridCol w:w="1418"/>
        <w:gridCol w:w="2268"/>
      </w:tblGrid>
      <w:tr w:rsidR="00480F0F" w14:paraId="7C4F33FE" w14:textId="77777777" w:rsidTr="00C04A71">
        <w:tc>
          <w:tcPr>
            <w:tcW w:w="2022" w:type="dxa"/>
            <w:tcBorders>
              <w:bottom w:val="single" w:sz="4" w:space="0" w:color="auto"/>
            </w:tcBorders>
          </w:tcPr>
          <w:p w14:paraId="01E8DFBE" w14:textId="1583B934"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步骤</w:t>
            </w:r>
          </w:p>
        </w:tc>
        <w:tc>
          <w:tcPr>
            <w:tcW w:w="1732" w:type="dxa"/>
            <w:tcBorders>
              <w:bottom w:val="single" w:sz="4" w:space="0" w:color="auto"/>
            </w:tcBorders>
          </w:tcPr>
          <w:p w14:paraId="5DDC24A2" w14:textId="29F6AFA8" w:rsidR="00C04A71" w:rsidRDefault="00C04A71" w:rsidP="000F0E11">
            <w:pPr>
              <w:rPr>
                <w:rFonts w:ascii="Times New Roman" w:eastAsia="楷体" w:hAnsi="Times New Roman"/>
                <w:b/>
                <w:bCs/>
                <w:sz w:val="22"/>
              </w:rPr>
            </w:pPr>
            <w:r>
              <w:rPr>
                <w:rFonts w:ascii="Times New Roman" w:eastAsia="楷体" w:hAnsi="Times New Roman" w:hint="eastAsia"/>
                <w:b/>
                <w:bCs/>
                <w:sz w:val="22"/>
              </w:rPr>
              <w:t>分析</w:t>
            </w:r>
            <w:proofErr w:type="gramStart"/>
            <w:r>
              <w:rPr>
                <w:rFonts w:ascii="Times New Roman" w:eastAsia="楷体" w:hAnsi="Times New Roman" w:hint="eastAsia"/>
                <w:b/>
                <w:bCs/>
                <w:sz w:val="22"/>
              </w:rPr>
              <w:t>栈</w:t>
            </w:r>
            <w:proofErr w:type="gramEnd"/>
          </w:p>
        </w:tc>
        <w:tc>
          <w:tcPr>
            <w:tcW w:w="1418" w:type="dxa"/>
            <w:tcBorders>
              <w:bottom w:val="single" w:sz="4" w:space="0" w:color="auto"/>
            </w:tcBorders>
          </w:tcPr>
          <w:p w14:paraId="617645ED" w14:textId="5626BA68" w:rsidR="00C04A71" w:rsidRDefault="00C04A71" w:rsidP="000F0E11">
            <w:pPr>
              <w:rPr>
                <w:rFonts w:ascii="Times New Roman" w:eastAsia="楷体" w:hAnsi="Times New Roman"/>
                <w:b/>
                <w:bCs/>
                <w:sz w:val="22"/>
              </w:rPr>
            </w:pPr>
            <w:r>
              <w:rPr>
                <w:rFonts w:ascii="Times New Roman" w:eastAsia="楷体" w:hAnsi="Times New Roman" w:hint="eastAsia"/>
                <w:b/>
                <w:bCs/>
                <w:sz w:val="22"/>
              </w:rPr>
              <w:t>输入缓冲区</w:t>
            </w:r>
          </w:p>
        </w:tc>
        <w:tc>
          <w:tcPr>
            <w:tcW w:w="2268" w:type="dxa"/>
            <w:tcBorders>
              <w:bottom w:val="single" w:sz="4" w:space="0" w:color="auto"/>
            </w:tcBorders>
          </w:tcPr>
          <w:p w14:paraId="1165753C" w14:textId="64E04720" w:rsidR="00C04A71" w:rsidRDefault="00C04A71" w:rsidP="000F0E11">
            <w:pPr>
              <w:rPr>
                <w:rFonts w:ascii="Times New Roman" w:eastAsia="楷体" w:hAnsi="Times New Roman"/>
                <w:b/>
                <w:bCs/>
                <w:sz w:val="22"/>
              </w:rPr>
            </w:pPr>
            <w:r>
              <w:rPr>
                <w:rFonts w:ascii="Times New Roman" w:eastAsia="楷体" w:hAnsi="Times New Roman" w:hint="eastAsia"/>
                <w:b/>
                <w:bCs/>
                <w:sz w:val="22"/>
              </w:rPr>
              <w:t>选择的产生式或匹配</w:t>
            </w:r>
          </w:p>
        </w:tc>
      </w:tr>
      <w:tr w:rsidR="00480F0F" w14:paraId="11A93ADD" w14:textId="77777777" w:rsidTr="00C04A71">
        <w:tc>
          <w:tcPr>
            <w:tcW w:w="2022" w:type="dxa"/>
            <w:tcBorders>
              <w:top w:val="single" w:sz="4" w:space="0" w:color="auto"/>
            </w:tcBorders>
          </w:tcPr>
          <w:p w14:paraId="058A9622" w14:textId="31745903"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1</w:t>
            </w:r>
          </w:p>
        </w:tc>
        <w:tc>
          <w:tcPr>
            <w:tcW w:w="1732" w:type="dxa"/>
            <w:tcBorders>
              <w:top w:val="single" w:sz="4" w:space="0" w:color="auto"/>
            </w:tcBorders>
          </w:tcPr>
          <w:p w14:paraId="30AE3765" w14:textId="65A45D97" w:rsidR="00C04A71" w:rsidRDefault="00C04A71" w:rsidP="000F0E11">
            <w:pPr>
              <w:rPr>
                <w:rFonts w:ascii="Times New Roman" w:eastAsia="楷体" w:hAnsi="Times New Roman"/>
                <w:b/>
                <w:bCs/>
                <w:sz w:val="22"/>
              </w:rPr>
            </w:pPr>
            <w:r>
              <w:rPr>
                <w:rFonts w:ascii="Times New Roman" w:eastAsia="楷体" w:hAnsi="Times New Roman" w:hint="eastAsia"/>
                <w:b/>
                <w:bCs/>
                <w:sz w:val="22"/>
              </w:rPr>
              <w:t>#S</w:t>
            </w:r>
          </w:p>
        </w:tc>
        <w:tc>
          <w:tcPr>
            <w:tcW w:w="1418" w:type="dxa"/>
            <w:tcBorders>
              <w:top w:val="single" w:sz="4" w:space="0" w:color="auto"/>
            </w:tcBorders>
          </w:tcPr>
          <w:p w14:paraId="268FFB81" w14:textId="6BF4DA71" w:rsidR="00C04A71" w:rsidRDefault="00C04A71" w:rsidP="00C04A71">
            <w:pPr>
              <w:jc w:val="right"/>
              <w:rPr>
                <w:rFonts w:ascii="Times New Roman" w:eastAsia="楷体" w:hAnsi="Times New Roman"/>
                <w:b/>
                <w:bCs/>
                <w:sz w:val="22"/>
              </w:rPr>
            </w:pPr>
            <w:r>
              <w:rPr>
                <w:rFonts w:ascii="Times New Roman" w:eastAsia="楷体" w:hAnsi="Times New Roman" w:hint="eastAsia"/>
                <w:b/>
                <w:bCs/>
                <w:sz w:val="22"/>
              </w:rPr>
              <w:t>(</w:t>
            </w:r>
            <w:proofErr w:type="spellStart"/>
            <w:proofErr w:type="gramStart"/>
            <w:r>
              <w:rPr>
                <w:rFonts w:ascii="Times New Roman" w:eastAsia="楷体" w:hAnsi="Times New Roman"/>
                <w:b/>
                <w:bCs/>
                <w:sz w:val="22"/>
              </w:rPr>
              <w:t>a,a</w:t>
            </w:r>
            <w:proofErr w:type="spellEnd"/>
            <w:proofErr w:type="gramEnd"/>
            <w:r>
              <w:rPr>
                <w:rFonts w:ascii="Times New Roman" w:eastAsia="楷体" w:hAnsi="Times New Roman"/>
                <w:b/>
                <w:bCs/>
                <w:sz w:val="22"/>
              </w:rPr>
              <w:t>)#</w:t>
            </w:r>
          </w:p>
        </w:tc>
        <w:tc>
          <w:tcPr>
            <w:tcW w:w="2268" w:type="dxa"/>
            <w:tcBorders>
              <w:top w:val="single" w:sz="4" w:space="0" w:color="auto"/>
            </w:tcBorders>
          </w:tcPr>
          <w:p w14:paraId="7CB04738" w14:textId="3A309BDB" w:rsidR="00C04A71" w:rsidRDefault="00C04A71" w:rsidP="00C04A71">
            <w:pPr>
              <w:jc w:val="center"/>
              <w:rPr>
                <w:rFonts w:ascii="Times New Roman" w:eastAsia="楷体" w:hAnsi="Times New Roman"/>
                <w:b/>
                <w:bCs/>
                <w:sz w:val="22"/>
              </w:rPr>
            </w:pPr>
            <m:oMathPara>
              <m:oMath>
                <m:r>
                  <m:rPr>
                    <m:sty m:val="b"/>
                  </m:rPr>
                  <w:rPr>
                    <w:rFonts w:ascii="Cambria Math" w:eastAsia="楷体" w:hAnsi="Cambria Math" w:hint="eastAsia"/>
                    <w:sz w:val="22"/>
                  </w:rPr>
                  <m:t>S</m:t>
                </m:r>
                <m:r>
                  <m:rPr>
                    <m:sty m:val="bi"/>
                  </m:rPr>
                  <w:rPr>
                    <w:rFonts w:ascii="Cambria Math" w:eastAsia="楷体" w:hAnsi="Cambria Math" w:cs="Times New Roman"/>
                    <w:sz w:val="22"/>
                    <w:szCs w:val="24"/>
                  </w:rPr>
                  <m:t>→(T)</m:t>
                </m:r>
              </m:oMath>
            </m:oMathPara>
          </w:p>
        </w:tc>
      </w:tr>
      <w:tr w:rsidR="00C04A71" w14:paraId="14A2EF3A" w14:textId="77777777" w:rsidTr="00C04A71">
        <w:tc>
          <w:tcPr>
            <w:tcW w:w="2022" w:type="dxa"/>
          </w:tcPr>
          <w:p w14:paraId="2443EC28" w14:textId="028C7362"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2</w:t>
            </w:r>
          </w:p>
        </w:tc>
        <w:tc>
          <w:tcPr>
            <w:tcW w:w="1732" w:type="dxa"/>
          </w:tcPr>
          <w:p w14:paraId="5CC77307" w14:textId="442ABE0F" w:rsidR="00C04A71" w:rsidRDefault="00C04A71" w:rsidP="000F0E11">
            <w:pPr>
              <w:rPr>
                <w:rFonts w:ascii="Times New Roman" w:eastAsia="楷体" w:hAnsi="Times New Roman"/>
                <w:b/>
                <w:bCs/>
                <w:sz w:val="22"/>
              </w:rPr>
            </w:pPr>
            <w:proofErr w:type="gramStart"/>
            <w:r>
              <w:rPr>
                <w:rFonts w:ascii="Times New Roman" w:eastAsia="楷体" w:hAnsi="Times New Roman" w:hint="eastAsia"/>
                <w:b/>
                <w:bCs/>
                <w:sz w:val="22"/>
              </w:rPr>
              <w:t>#</w:t>
            </w:r>
            <w:r>
              <w:rPr>
                <w:rFonts w:ascii="Times New Roman" w:eastAsia="楷体" w:hAnsi="Times New Roman"/>
                <w:b/>
                <w:bCs/>
                <w:sz w:val="22"/>
              </w:rPr>
              <w:t>)T</w:t>
            </w:r>
            <w:proofErr w:type="gramEnd"/>
            <w:r>
              <w:rPr>
                <w:rFonts w:ascii="Times New Roman" w:eastAsia="楷体" w:hAnsi="Times New Roman"/>
                <w:b/>
                <w:bCs/>
                <w:sz w:val="22"/>
              </w:rPr>
              <w:t>(</w:t>
            </w:r>
          </w:p>
        </w:tc>
        <w:tc>
          <w:tcPr>
            <w:tcW w:w="1418" w:type="dxa"/>
          </w:tcPr>
          <w:p w14:paraId="6A94ABBB" w14:textId="5A306B8F" w:rsidR="00C04A71" w:rsidRDefault="00C04A71" w:rsidP="00C04A71">
            <w:pPr>
              <w:jc w:val="right"/>
              <w:rPr>
                <w:rFonts w:ascii="Times New Roman" w:eastAsia="楷体" w:hAnsi="Times New Roman"/>
                <w:b/>
                <w:bCs/>
                <w:sz w:val="22"/>
              </w:rPr>
            </w:pPr>
            <w:r>
              <w:rPr>
                <w:rFonts w:ascii="Times New Roman" w:eastAsia="楷体" w:hAnsi="Times New Roman" w:hint="eastAsia"/>
                <w:b/>
                <w:bCs/>
                <w:sz w:val="22"/>
              </w:rPr>
              <w:t>(</w:t>
            </w:r>
            <w:proofErr w:type="spellStart"/>
            <w:proofErr w:type="gramStart"/>
            <w:r>
              <w:rPr>
                <w:rFonts w:ascii="Times New Roman" w:eastAsia="楷体" w:hAnsi="Times New Roman"/>
                <w:b/>
                <w:bCs/>
                <w:sz w:val="22"/>
              </w:rPr>
              <w:t>a,a</w:t>
            </w:r>
            <w:proofErr w:type="spellEnd"/>
            <w:proofErr w:type="gramEnd"/>
            <w:r>
              <w:rPr>
                <w:rFonts w:ascii="Times New Roman" w:eastAsia="楷体" w:hAnsi="Times New Roman"/>
                <w:b/>
                <w:bCs/>
                <w:sz w:val="22"/>
              </w:rPr>
              <w:t>)#</w:t>
            </w:r>
          </w:p>
        </w:tc>
        <w:tc>
          <w:tcPr>
            <w:tcW w:w="2268" w:type="dxa"/>
          </w:tcPr>
          <w:p w14:paraId="648D1D1E" w14:textId="56EC614B"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匹配</w:t>
            </w:r>
            <w:r>
              <w:rPr>
                <w:rFonts w:ascii="Times New Roman" w:eastAsia="楷体" w:hAnsi="Times New Roman" w:hint="eastAsia"/>
                <w:b/>
                <w:bCs/>
                <w:sz w:val="22"/>
              </w:rPr>
              <w:t xml:space="preserve"> (</w:t>
            </w:r>
          </w:p>
        </w:tc>
      </w:tr>
      <w:tr w:rsidR="00C04A71" w14:paraId="694AC822" w14:textId="77777777" w:rsidTr="00C04A71">
        <w:tc>
          <w:tcPr>
            <w:tcW w:w="2022" w:type="dxa"/>
          </w:tcPr>
          <w:p w14:paraId="49C04A0E" w14:textId="61332175"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3</w:t>
            </w:r>
          </w:p>
        </w:tc>
        <w:tc>
          <w:tcPr>
            <w:tcW w:w="1732" w:type="dxa"/>
          </w:tcPr>
          <w:p w14:paraId="70E5C796" w14:textId="3F006314" w:rsidR="00C04A71" w:rsidRDefault="00C04A71" w:rsidP="000F0E11">
            <w:pPr>
              <w:rPr>
                <w:rFonts w:ascii="Times New Roman" w:eastAsia="楷体" w:hAnsi="Times New Roman"/>
                <w:b/>
                <w:bCs/>
                <w:sz w:val="22"/>
              </w:rPr>
            </w:pPr>
            <w:proofErr w:type="gramStart"/>
            <w:r>
              <w:rPr>
                <w:rFonts w:ascii="Times New Roman" w:eastAsia="楷体" w:hAnsi="Times New Roman" w:hint="eastAsia"/>
                <w:b/>
                <w:bCs/>
                <w:sz w:val="22"/>
              </w:rPr>
              <w:t>#</w:t>
            </w:r>
            <w:r>
              <w:rPr>
                <w:rFonts w:ascii="Times New Roman" w:eastAsia="楷体" w:hAnsi="Times New Roman"/>
                <w:b/>
                <w:bCs/>
                <w:sz w:val="22"/>
              </w:rPr>
              <w:t>)T</w:t>
            </w:r>
            <w:proofErr w:type="gramEnd"/>
          </w:p>
        </w:tc>
        <w:tc>
          <w:tcPr>
            <w:tcW w:w="1418" w:type="dxa"/>
          </w:tcPr>
          <w:p w14:paraId="3A26B0CA" w14:textId="2FB3ACBA" w:rsidR="00C04A71" w:rsidRDefault="00C04A71" w:rsidP="00C04A71">
            <w:pPr>
              <w:jc w:val="right"/>
              <w:rPr>
                <w:rFonts w:ascii="Times New Roman" w:eastAsia="楷体" w:hAnsi="Times New Roman"/>
                <w:b/>
                <w:bCs/>
                <w:sz w:val="22"/>
              </w:rPr>
            </w:pPr>
            <w:proofErr w:type="spellStart"/>
            <w:proofErr w:type="gramStart"/>
            <w:r>
              <w:rPr>
                <w:rFonts w:ascii="Times New Roman" w:eastAsia="楷体" w:hAnsi="Times New Roman"/>
                <w:b/>
                <w:bCs/>
                <w:sz w:val="22"/>
              </w:rPr>
              <w:t>a,a</w:t>
            </w:r>
            <w:proofErr w:type="spellEnd"/>
            <w:proofErr w:type="gramEnd"/>
            <w:r>
              <w:rPr>
                <w:rFonts w:ascii="Times New Roman" w:eastAsia="楷体" w:hAnsi="Times New Roman"/>
                <w:b/>
                <w:bCs/>
                <w:sz w:val="22"/>
              </w:rPr>
              <w:t>)#</w:t>
            </w:r>
          </w:p>
        </w:tc>
        <w:tc>
          <w:tcPr>
            <w:tcW w:w="2268" w:type="dxa"/>
          </w:tcPr>
          <w:p w14:paraId="7959136A" w14:textId="249FA222" w:rsidR="00C04A71" w:rsidRDefault="00C04A71" w:rsidP="00C04A71">
            <w:pPr>
              <w:jc w:val="center"/>
              <w:rPr>
                <w:rFonts w:ascii="Times New Roman" w:eastAsia="楷体" w:hAnsi="Times New Roman"/>
                <w:b/>
                <w:bCs/>
                <w:sz w:val="22"/>
              </w:rPr>
            </w:pPr>
            <m:oMathPara>
              <m:oMath>
                <m:r>
                  <m:rPr>
                    <m:sty m:val="bi"/>
                  </m:rPr>
                  <w:rPr>
                    <w:rFonts w:ascii="Cambria Math" w:eastAsia="楷体" w:hAnsi="Cambria Math" w:cs="Times New Roman"/>
                    <w:sz w:val="22"/>
                    <w:szCs w:val="24"/>
                  </w:rPr>
                  <m:t>T→S</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r>
      <w:tr w:rsidR="00C04A71" w14:paraId="0CD95FFC" w14:textId="77777777" w:rsidTr="00C04A71">
        <w:tc>
          <w:tcPr>
            <w:tcW w:w="2022" w:type="dxa"/>
          </w:tcPr>
          <w:p w14:paraId="74ECBFA7" w14:textId="019781D1"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4</w:t>
            </w:r>
          </w:p>
        </w:tc>
        <w:tc>
          <w:tcPr>
            <w:tcW w:w="1732" w:type="dxa"/>
          </w:tcPr>
          <w:p w14:paraId="39815ACF" w14:textId="65C6F49C"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w:t>
            </w: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w:r>
              <w:rPr>
                <w:rFonts w:ascii="Times New Roman" w:eastAsia="楷体" w:hAnsi="Times New Roman"/>
                <w:b/>
                <w:bCs/>
                <w:sz w:val="22"/>
              </w:rPr>
              <w:t>S</w:t>
            </w:r>
          </w:p>
        </w:tc>
        <w:tc>
          <w:tcPr>
            <w:tcW w:w="1418" w:type="dxa"/>
          </w:tcPr>
          <w:p w14:paraId="32859BD4" w14:textId="012D8929" w:rsidR="00C04A71" w:rsidRDefault="00C04A71" w:rsidP="00C04A71">
            <w:pPr>
              <w:jc w:val="right"/>
              <w:rPr>
                <w:rFonts w:ascii="Times New Roman" w:eastAsia="楷体" w:hAnsi="Times New Roman"/>
                <w:b/>
                <w:bCs/>
                <w:sz w:val="22"/>
              </w:rPr>
            </w:pPr>
            <w:proofErr w:type="spellStart"/>
            <w:proofErr w:type="gramStart"/>
            <w:r>
              <w:rPr>
                <w:rFonts w:ascii="Times New Roman" w:eastAsia="楷体" w:hAnsi="Times New Roman"/>
                <w:b/>
                <w:bCs/>
                <w:sz w:val="22"/>
              </w:rPr>
              <w:t>a,a</w:t>
            </w:r>
            <w:proofErr w:type="spellEnd"/>
            <w:proofErr w:type="gramEnd"/>
            <w:r>
              <w:rPr>
                <w:rFonts w:ascii="Times New Roman" w:eastAsia="楷体" w:hAnsi="Times New Roman"/>
                <w:b/>
                <w:bCs/>
                <w:sz w:val="22"/>
              </w:rPr>
              <w:t>)#</w:t>
            </w:r>
          </w:p>
        </w:tc>
        <w:tc>
          <w:tcPr>
            <w:tcW w:w="2268" w:type="dxa"/>
          </w:tcPr>
          <w:p w14:paraId="4AB7EBAE" w14:textId="6961FDA7" w:rsidR="00C04A71" w:rsidRDefault="00C04A71" w:rsidP="00C04A71">
            <w:pPr>
              <w:jc w:val="center"/>
              <w:rPr>
                <w:rFonts w:ascii="Times New Roman" w:eastAsia="楷体" w:hAnsi="Times New Roman"/>
                <w:b/>
                <w:bCs/>
                <w:sz w:val="22"/>
              </w:rPr>
            </w:pPr>
            <m:oMathPara>
              <m:oMath>
                <m:r>
                  <m:rPr>
                    <m:sty m:val="bi"/>
                  </m:rPr>
                  <w:rPr>
                    <w:rFonts w:ascii="Cambria Math" w:eastAsia="楷体" w:hAnsi="Cambria Math" w:cs="Times New Roman"/>
                    <w:sz w:val="22"/>
                    <w:szCs w:val="24"/>
                  </w:rPr>
                  <m:t>S→a</m:t>
                </m:r>
              </m:oMath>
            </m:oMathPara>
          </w:p>
        </w:tc>
      </w:tr>
      <w:tr w:rsidR="00C04A71" w14:paraId="0E7E2DE6" w14:textId="77777777" w:rsidTr="00C04A71">
        <w:tc>
          <w:tcPr>
            <w:tcW w:w="2022" w:type="dxa"/>
          </w:tcPr>
          <w:p w14:paraId="0A43FDFF" w14:textId="2C5BE028"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5</w:t>
            </w:r>
          </w:p>
        </w:tc>
        <w:tc>
          <w:tcPr>
            <w:tcW w:w="1732" w:type="dxa"/>
          </w:tcPr>
          <w:p w14:paraId="6D73E2FF" w14:textId="6F213036"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xml:space="preserve">) </w:t>
            </w: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w:r>
              <w:rPr>
                <w:rFonts w:ascii="Times New Roman" w:eastAsia="楷体" w:hAnsi="Times New Roman"/>
                <w:b/>
                <w:bCs/>
                <w:sz w:val="22"/>
              </w:rPr>
              <w:t>a</w:t>
            </w:r>
          </w:p>
        </w:tc>
        <w:tc>
          <w:tcPr>
            <w:tcW w:w="1418" w:type="dxa"/>
          </w:tcPr>
          <w:p w14:paraId="11D835CB" w14:textId="7EB50F40" w:rsidR="00C04A71" w:rsidRDefault="00CD70CD" w:rsidP="006671EC">
            <w:pPr>
              <w:jc w:val="right"/>
              <w:rPr>
                <w:rFonts w:ascii="Times New Roman" w:eastAsia="楷体" w:hAnsi="Times New Roman"/>
                <w:b/>
                <w:bCs/>
                <w:sz w:val="22"/>
              </w:rPr>
            </w:pPr>
            <w:proofErr w:type="spellStart"/>
            <w:proofErr w:type="gramStart"/>
            <w:r>
              <w:rPr>
                <w:rFonts w:ascii="Times New Roman" w:eastAsia="楷体" w:hAnsi="Times New Roman"/>
                <w:b/>
                <w:bCs/>
                <w:sz w:val="22"/>
              </w:rPr>
              <w:t>a</w:t>
            </w:r>
            <w:r w:rsidR="00C04A71">
              <w:rPr>
                <w:rFonts w:ascii="Times New Roman" w:eastAsia="楷体" w:hAnsi="Times New Roman"/>
                <w:b/>
                <w:bCs/>
                <w:sz w:val="22"/>
              </w:rPr>
              <w:t>,a</w:t>
            </w:r>
            <w:proofErr w:type="spellEnd"/>
            <w:proofErr w:type="gramEnd"/>
            <w:r w:rsidR="00C04A71">
              <w:rPr>
                <w:rFonts w:ascii="Times New Roman" w:eastAsia="楷体" w:hAnsi="Times New Roman"/>
                <w:b/>
                <w:bCs/>
                <w:sz w:val="22"/>
              </w:rPr>
              <w:t>)#</w:t>
            </w:r>
          </w:p>
        </w:tc>
        <w:tc>
          <w:tcPr>
            <w:tcW w:w="2268" w:type="dxa"/>
          </w:tcPr>
          <w:p w14:paraId="2E94689D" w14:textId="143DEF31"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匹配</w:t>
            </w:r>
            <w:r>
              <w:rPr>
                <w:rFonts w:ascii="Times New Roman" w:eastAsia="楷体" w:hAnsi="Times New Roman" w:hint="eastAsia"/>
                <w:b/>
                <w:bCs/>
                <w:sz w:val="22"/>
              </w:rPr>
              <w:t xml:space="preserve"> a</w:t>
            </w:r>
          </w:p>
        </w:tc>
      </w:tr>
      <w:tr w:rsidR="00C04A71" w14:paraId="092FCF1D" w14:textId="77777777" w:rsidTr="00C04A71">
        <w:tc>
          <w:tcPr>
            <w:tcW w:w="2022" w:type="dxa"/>
          </w:tcPr>
          <w:p w14:paraId="19B38262" w14:textId="5BB31EF8"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6</w:t>
            </w:r>
          </w:p>
        </w:tc>
        <w:tc>
          <w:tcPr>
            <w:tcW w:w="1732" w:type="dxa"/>
          </w:tcPr>
          <w:p w14:paraId="169DBB6D" w14:textId="7DF6C780"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xml:space="preserve">) </w:t>
            </w: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w:p>
        </w:tc>
        <w:tc>
          <w:tcPr>
            <w:tcW w:w="1418" w:type="dxa"/>
          </w:tcPr>
          <w:p w14:paraId="3C2C0590" w14:textId="72D34A28" w:rsidR="00C04A71" w:rsidRDefault="00C04A71" w:rsidP="00C04A71">
            <w:pPr>
              <w:jc w:val="right"/>
              <w:rPr>
                <w:rFonts w:ascii="Times New Roman" w:eastAsia="楷体" w:hAnsi="Times New Roman"/>
                <w:b/>
                <w:bCs/>
                <w:sz w:val="22"/>
              </w:rPr>
            </w:pPr>
            <w:proofErr w:type="gramStart"/>
            <w:r>
              <w:rPr>
                <w:rFonts w:ascii="Times New Roman" w:eastAsia="楷体" w:hAnsi="Times New Roman"/>
                <w:b/>
                <w:bCs/>
                <w:sz w:val="22"/>
              </w:rPr>
              <w:t>,a</w:t>
            </w:r>
            <w:proofErr w:type="gramEnd"/>
            <w:r>
              <w:rPr>
                <w:rFonts w:ascii="Times New Roman" w:eastAsia="楷体" w:hAnsi="Times New Roman"/>
                <w:b/>
                <w:bCs/>
                <w:sz w:val="22"/>
              </w:rPr>
              <w:t>)#</w:t>
            </w:r>
          </w:p>
        </w:tc>
        <w:tc>
          <w:tcPr>
            <w:tcW w:w="2268" w:type="dxa"/>
          </w:tcPr>
          <w:p w14:paraId="7FDE2B4B" w14:textId="37867651" w:rsidR="00C04A71" w:rsidRDefault="00C04A71" w:rsidP="00C04A71">
            <w:pPr>
              <w:jc w:val="center"/>
              <w:rPr>
                <w:rFonts w:ascii="Times New Roman" w:eastAsia="楷体" w:hAnsi="Times New Roman"/>
                <w:b/>
                <w:bCs/>
                <w:sz w:val="22"/>
              </w:rPr>
            </w:pPr>
            <m:oMathPara>
              <m:oMath>
                <m:r>
                  <m:rPr>
                    <m:sty m:val="bi"/>
                  </m:rPr>
                  <w:rPr>
                    <w:rFonts w:ascii="Cambria Math" w:eastAsia="楷体" w:hAnsi="Cambria Math" w:cs="Times New Roman"/>
                    <w:sz w:val="22"/>
                    <w:szCs w:val="24"/>
                  </w:rPr>
                  <m:t>T'→,ST'</m:t>
                </m:r>
              </m:oMath>
            </m:oMathPara>
          </w:p>
        </w:tc>
      </w:tr>
      <w:tr w:rsidR="00C04A71" w14:paraId="3D42B15D" w14:textId="77777777" w:rsidTr="00C04A71">
        <w:tc>
          <w:tcPr>
            <w:tcW w:w="2022" w:type="dxa"/>
          </w:tcPr>
          <w:p w14:paraId="0A29508C" w14:textId="01B7FD88"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7</w:t>
            </w:r>
          </w:p>
        </w:tc>
        <w:tc>
          <w:tcPr>
            <w:tcW w:w="1732" w:type="dxa"/>
          </w:tcPr>
          <w:p w14:paraId="6E03C97F" w14:textId="311D7FA8"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xml:space="preserve">) </w:t>
            </w: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w:r>
              <w:rPr>
                <w:rFonts w:ascii="Times New Roman" w:eastAsia="楷体" w:hAnsi="Times New Roman"/>
                <w:b/>
                <w:bCs/>
                <w:sz w:val="22"/>
              </w:rPr>
              <w:t>S,</w:t>
            </w:r>
          </w:p>
        </w:tc>
        <w:tc>
          <w:tcPr>
            <w:tcW w:w="1418" w:type="dxa"/>
          </w:tcPr>
          <w:p w14:paraId="225607A6" w14:textId="1EFC9607" w:rsidR="00C04A71" w:rsidRDefault="00C04A71" w:rsidP="00C04A71">
            <w:pPr>
              <w:jc w:val="right"/>
              <w:rPr>
                <w:rFonts w:ascii="Times New Roman" w:eastAsia="楷体" w:hAnsi="Times New Roman"/>
                <w:b/>
                <w:bCs/>
                <w:sz w:val="22"/>
              </w:rPr>
            </w:pPr>
            <w:proofErr w:type="gramStart"/>
            <w:r>
              <w:rPr>
                <w:rFonts w:ascii="Times New Roman" w:eastAsia="楷体" w:hAnsi="Times New Roman"/>
                <w:b/>
                <w:bCs/>
                <w:sz w:val="22"/>
              </w:rPr>
              <w:t>,a</w:t>
            </w:r>
            <w:proofErr w:type="gramEnd"/>
            <w:r>
              <w:rPr>
                <w:rFonts w:ascii="Times New Roman" w:eastAsia="楷体" w:hAnsi="Times New Roman"/>
                <w:b/>
                <w:bCs/>
                <w:sz w:val="22"/>
              </w:rPr>
              <w:t>)#</w:t>
            </w:r>
          </w:p>
        </w:tc>
        <w:tc>
          <w:tcPr>
            <w:tcW w:w="2268" w:type="dxa"/>
          </w:tcPr>
          <w:p w14:paraId="59701E2E" w14:textId="5B0C5057"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匹配</w:t>
            </w:r>
            <w:r>
              <w:rPr>
                <w:rFonts w:ascii="Times New Roman" w:eastAsia="楷体" w:hAnsi="Times New Roman" w:hint="eastAsia"/>
                <w:b/>
                <w:bCs/>
                <w:sz w:val="22"/>
              </w:rPr>
              <w:t xml:space="preserve"> </w:t>
            </w:r>
            <w:r>
              <w:rPr>
                <w:rFonts w:ascii="Times New Roman" w:eastAsia="楷体" w:hAnsi="Times New Roman"/>
                <w:b/>
                <w:bCs/>
                <w:sz w:val="22"/>
              </w:rPr>
              <w:t>,</w:t>
            </w:r>
          </w:p>
        </w:tc>
      </w:tr>
      <w:tr w:rsidR="00C04A71" w14:paraId="060A888C" w14:textId="77777777" w:rsidTr="00C04A71">
        <w:tc>
          <w:tcPr>
            <w:tcW w:w="2022" w:type="dxa"/>
          </w:tcPr>
          <w:p w14:paraId="429B10C8" w14:textId="0A85F5B8"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8</w:t>
            </w:r>
          </w:p>
        </w:tc>
        <w:tc>
          <w:tcPr>
            <w:tcW w:w="1732" w:type="dxa"/>
          </w:tcPr>
          <w:p w14:paraId="51DF93E2" w14:textId="086F7D9F"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xml:space="preserve">) </w:t>
            </w: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w:r>
              <w:rPr>
                <w:rFonts w:ascii="Times New Roman" w:eastAsia="楷体" w:hAnsi="Times New Roman"/>
                <w:b/>
                <w:bCs/>
                <w:sz w:val="22"/>
              </w:rPr>
              <w:t>S</w:t>
            </w:r>
          </w:p>
        </w:tc>
        <w:tc>
          <w:tcPr>
            <w:tcW w:w="1418" w:type="dxa"/>
          </w:tcPr>
          <w:p w14:paraId="09392D08" w14:textId="1707E544" w:rsidR="00C04A71" w:rsidRDefault="00C04A71" w:rsidP="00C04A71">
            <w:pPr>
              <w:jc w:val="right"/>
              <w:rPr>
                <w:rFonts w:ascii="Times New Roman" w:eastAsia="楷体" w:hAnsi="Times New Roman"/>
                <w:b/>
                <w:bCs/>
                <w:sz w:val="22"/>
              </w:rPr>
            </w:pPr>
            <w:proofErr w:type="gramStart"/>
            <w:r>
              <w:rPr>
                <w:rFonts w:ascii="Times New Roman" w:eastAsia="楷体" w:hAnsi="Times New Roman"/>
                <w:b/>
                <w:bCs/>
                <w:sz w:val="22"/>
              </w:rPr>
              <w:t>a)#</w:t>
            </w:r>
            <w:proofErr w:type="gramEnd"/>
          </w:p>
        </w:tc>
        <w:tc>
          <w:tcPr>
            <w:tcW w:w="2268" w:type="dxa"/>
          </w:tcPr>
          <w:p w14:paraId="71813CE8" w14:textId="693BECA5" w:rsidR="00C04A71" w:rsidRDefault="00C04A71" w:rsidP="00C04A71">
            <w:pPr>
              <w:jc w:val="center"/>
              <w:rPr>
                <w:rFonts w:ascii="Times New Roman" w:eastAsia="楷体" w:hAnsi="Times New Roman"/>
                <w:b/>
                <w:bCs/>
                <w:sz w:val="22"/>
              </w:rPr>
            </w:pPr>
            <m:oMathPara>
              <m:oMath>
                <m:r>
                  <m:rPr>
                    <m:sty m:val="bi"/>
                  </m:rPr>
                  <w:rPr>
                    <w:rFonts w:ascii="Cambria Math" w:eastAsia="楷体" w:hAnsi="Cambria Math" w:cs="Times New Roman"/>
                    <w:sz w:val="22"/>
                    <w:szCs w:val="24"/>
                  </w:rPr>
                  <m:t>S→a</m:t>
                </m:r>
              </m:oMath>
            </m:oMathPara>
          </w:p>
        </w:tc>
      </w:tr>
      <w:tr w:rsidR="00C04A71" w14:paraId="73D2CAF5" w14:textId="77777777" w:rsidTr="00C04A71">
        <w:tc>
          <w:tcPr>
            <w:tcW w:w="2022" w:type="dxa"/>
          </w:tcPr>
          <w:p w14:paraId="5D250480" w14:textId="503046DF"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9</w:t>
            </w:r>
          </w:p>
        </w:tc>
        <w:tc>
          <w:tcPr>
            <w:tcW w:w="1732" w:type="dxa"/>
          </w:tcPr>
          <w:p w14:paraId="702A91B1" w14:textId="0281629F"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xml:space="preserve">) </w:t>
            </w: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w:r>
              <w:rPr>
                <w:rFonts w:ascii="Times New Roman" w:eastAsia="楷体" w:hAnsi="Times New Roman"/>
                <w:b/>
                <w:bCs/>
                <w:sz w:val="22"/>
              </w:rPr>
              <w:t>a</w:t>
            </w:r>
          </w:p>
        </w:tc>
        <w:tc>
          <w:tcPr>
            <w:tcW w:w="1418" w:type="dxa"/>
          </w:tcPr>
          <w:p w14:paraId="2C24226C" w14:textId="494D4237" w:rsidR="00C04A71" w:rsidRDefault="00C04A71" w:rsidP="00C04A71">
            <w:pPr>
              <w:jc w:val="right"/>
              <w:rPr>
                <w:rFonts w:ascii="Times New Roman" w:eastAsia="楷体" w:hAnsi="Times New Roman"/>
                <w:b/>
                <w:bCs/>
                <w:sz w:val="22"/>
              </w:rPr>
            </w:pPr>
            <w:proofErr w:type="gramStart"/>
            <w:r>
              <w:rPr>
                <w:rFonts w:ascii="Times New Roman" w:eastAsia="楷体" w:hAnsi="Times New Roman"/>
                <w:b/>
                <w:bCs/>
                <w:sz w:val="22"/>
              </w:rPr>
              <w:t>a)#</w:t>
            </w:r>
            <w:proofErr w:type="gramEnd"/>
          </w:p>
        </w:tc>
        <w:tc>
          <w:tcPr>
            <w:tcW w:w="2268" w:type="dxa"/>
          </w:tcPr>
          <w:p w14:paraId="01494B1A" w14:textId="1341FC6E"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匹配</w:t>
            </w:r>
            <w:r>
              <w:rPr>
                <w:rFonts w:ascii="Times New Roman" w:eastAsia="楷体" w:hAnsi="Times New Roman" w:hint="eastAsia"/>
                <w:b/>
                <w:bCs/>
                <w:sz w:val="22"/>
              </w:rPr>
              <w:t xml:space="preserve"> </w:t>
            </w:r>
            <w:r>
              <w:rPr>
                <w:rFonts w:ascii="Times New Roman" w:eastAsia="楷体" w:hAnsi="Times New Roman"/>
                <w:b/>
                <w:bCs/>
                <w:sz w:val="22"/>
              </w:rPr>
              <w:t>a</w:t>
            </w:r>
          </w:p>
        </w:tc>
      </w:tr>
      <w:tr w:rsidR="00C04A71" w14:paraId="1CE6ECFF" w14:textId="77777777" w:rsidTr="00C04A71">
        <w:tc>
          <w:tcPr>
            <w:tcW w:w="2022" w:type="dxa"/>
          </w:tcPr>
          <w:p w14:paraId="78C100C7" w14:textId="2E5DB733"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1</w:t>
            </w:r>
            <w:r>
              <w:rPr>
                <w:rFonts w:ascii="Times New Roman" w:eastAsia="楷体" w:hAnsi="Times New Roman"/>
                <w:b/>
                <w:bCs/>
                <w:sz w:val="22"/>
              </w:rPr>
              <w:t>0</w:t>
            </w:r>
          </w:p>
        </w:tc>
        <w:tc>
          <w:tcPr>
            <w:tcW w:w="1732" w:type="dxa"/>
          </w:tcPr>
          <w:p w14:paraId="1F47CDB4" w14:textId="495AFF14"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T’</w:t>
            </w:r>
          </w:p>
        </w:tc>
        <w:tc>
          <w:tcPr>
            <w:tcW w:w="1418" w:type="dxa"/>
          </w:tcPr>
          <w:p w14:paraId="20AB2C2A" w14:textId="05E20D34" w:rsidR="00C04A71" w:rsidRDefault="00C04A71" w:rsidP="00C04A71">
            <w:pPr>
              <w:jc w:val="right"/>
              <w:rPr>
                <w:rFonts w:ascii="Times New Roman" w:eastAsia="楷体" w:hAnsi="Times New Roman"/>
                <w:b/>
                <w:bCs/>
                <w:sz w:val="22"/>
              </w:rPr>
            </w:pPr>
            <w:r>
              <w:rPr>
                <w:rFonts w:ascii="Times New Roman" w:eastAsia="楷体" w:hAnsi="Times New Roman"/>
                <w:b/>
                <w:bCs/>
                <w:sz w:val="22"/>
              </w:rPr>
              <w:t>)#</w:t>
            </w:r>
          </w:p>
        </w:tc>
        <w:tc>
          <w:tcPr>
            <w:tcW w:w="2268" w:type="dxa"/>
          </w:tcPr>
          <w:p w14:paraId="61C9FC75" w14:textId="705C9E87" w:rsidR="00C04A71" w:rsidRDefault="00C04A71" w:rsidP="00C04A71">
            <w:pPr>
              <w:jc w:val="center"/>
              <w:rPr>
                <w:rFonts w:ascii="Times New Roman" w:eastAsia="楷体" w:hAnsi="Times New Roman"/>
                <w:b/>
                <w:bCs/>
                <w:sz w:val="22"/>
              </w:rPr>
            </w:pPr>
            <m:oMathPara>
              <m:oMath>
                <m:r>
                  <m:rPr>
                    <m:sty m:val="bi"/>
                  </m:rPr>
                  <w:rPr>
                    <w:rFonts w:ascii="Cambria Math" w:eastAsia="楷体" w:hAnsi="Cambria Math" w:cs="Times New Roman"/>
                    <w:sz w:val="22"/>
                    <w:szCs w:val="24"/>
                  </w:rPr>
                  <m:t>T'→ε</m:t>
                </m:r>
              </m:oMath>
            </m:oMathPara>
          </w:p>
        </w:tc>
      </w:tr>
      <w:tr w:rsidR="00C04A71" w14:paraId="76CE8828" w14:textId="77777777" w:rsidTr="00C04A71">
        <w:tc>
          <w:tcPr>
            <w:tcW w:w="2022" w:type="dxa"/>
          </w:tcPr>
          <w:p w14:paraId="621EB9F7" w14:textId="1AABB6F2"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1</w:t>
            </w:r>
            <w:r>
              <w:rPr>
                <w:rFonts w:ascii="Times New Roman" w:eastAsia="楷体" w:hAnsi="Times New Roman"/>
                <w:b/>
                <w:bCs/>
                <w:sz w:val="22"/>
              </w:rPr>
              <w:t>1</w:t>
            </w:r>
          </w:p>
        </w:tc>
        <w:tc>
          <w:tcPr>
            <w:tcW w:w="1732" w:type="dxa"/>
          </w:tcPr>
          <w:p w14:paraId="4FD135EF" w14:textId="092DFC0A"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 xml:space="preserve">) </w:t>
            </w:r>
          </w:p>
        </w:tc>
        <w:tc>
          <w:tcPr>
            <w:tcW w:w="1418" w:type="dxa"/>
          </w:tcPr>
          <w:p w14:paraId="280EFFAC" w14:textId="0207737B" w:rsidR="00C04A71" w:rsidRDefault="00C04A71" w:rsidP="00C04A71">
            <w:pPr>
              <w:jc w:val="right"/>
              <w:rPr>
                <w:rFonts w:ascii="Times New Roman" w:eastAsia="楷体" w:hAnsi="Times New Roman"/>
                <w:b/>
                <w:bCs/>
                <w:sz w:val="22"/>
              </w:rPr>
            </w:pPr>
            <w:r>
              <w:rPr>
                <w:rFonts w:ascii="Times New Roman" w:eastAsia="楷体" w:hAnsi="Times New Roman"/>
                <w:b/>
                <w:bCs/>
                <w:sz w:val="22"/>
              </w:rPr>
              <w:t>)#</w:t>
            </w:r>
          </w:p>
        </w:tc>
        <w:tc>
          <w:tcPr>
            <w:tcW w:w="2268" w:type="dxa"/>
          </w:tcPr>
          <w:p w14:paraId="627327E6" w14:textId="220B71B2"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匹配</w:t>
            </w:r>
            <w:r>
              <w:rPr>
                <w:rFonts w:ascii="Times New Roman" w:eastAsia="楷体" w:hAnsi="Times New Roman" w:hint="eastAsia"/>
                <w:b/>
                <w:bCs/>
                <w:sz w:val="22"/>
              </w:rPr>
              <w:t xml:space="preserve"> </w:t>
            </w:r>
            <w:r>
              <w:rPr>
                <w:rFonts w:ascii="Times New Roman" w:eastAsia="楷体" w:hAnsi="Times New Roman"/>
                <w:b/>
                <w:bCs/>
                <w:sz w:val="22"/>
              </w:rPr>
              <w:t>)</w:t>
            </w:r>
          </w:p>
        </w:tc>
      </w:tr>
      <w:tr w:rsidR="00C04A71" w14:paraId="07D1ECCA" w14:textId="77777777" w:rsidTr="00C04A71">
        <w:tc>
          <w:tcPr>
            <w:tcW w:w="2022" w:type="dxa"/>
          </w:tcPr>
          <w:p w14:paraId="6C4A4C0F" w14:textId="44B3417A"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1</w:t>
            </w:r>
            <w:r>
              <w:rPr>
                <w:rFonts w:ascii="Times New Roman" w:eastAsia="楷体" w:hAnsi="Times New Roman"/>
                <w:b/>
                <w:bCs/>
                <w:sz w:val="22"/>
              </w:rPr>
              <w:t>2</w:t>
            </w:r>
          </w:p>
        </w:tc>
        <w:tc>
          <w:tcPr>
            <w:tcW w:w="1732" w:type="dxa"/>
          </w:tcPr>
          <w:p w14:paraId="7954BA15" w14:textId="246F8740" w:rsidR="00C04A71" w:rsidRDefault="00C04A71" w:rsidP="000F0E11">
            <w:pPr>
              <w:rPr>
                <w:rFonts w:ascii="Times New Roman" w:eastAsia="楷体" w:hAnsi="Times New Roman"/>
                <w:b/>
                <w:bCs/>
                <w:sz w:val="22"/>
              </w:rPr>
            </w:pPr>
            <w:r>
              <w:rPr>
                <w:rFonts w:ascii="Times New Roman" w:eastAsia="楷体" w:hAnsi="Times New Roman" w:hint="eastAsia"/>
                <w:b/>
                <w:bCs/>
                <w:sz w:val="22"/>
              </w:rPr>
              <w:t>#</w:t>
            </w:r>
          </w:p>
        </w:tc>
        <w:tc>
          <w:tcPr>
            <w:tcW w:w="1418" w:type="dxa"/>
          </w:tcPr>
          <w:p w14:paraId="4273A15A" w14:textId="233939E4" w:rsidR="00C04A71" w:rsidRDefault="00C04A71" w:rsidP="00C04A71">
            <w:pPr>
              <w:jc w:val="right"/>
              <w:rPr>
                <w:rFonts w:ascii="Times New Roman" w:eastAsia="楷体" w:hAnsi="Times New Roman"/>
                <w:b/>
                <w:bCs/>
                <w:sz w:val="22"/>
              </w:rPr>
            </w:pPr>
            <w:r>
              <w:rPr>
                <w:rFonts w:ascii="Times New Roman" w:eastAsia="楷体" w:hAnsi="Times New Roman"/>
                <w:b/>
                <w:bCs/>
                <w:sz w:val="22"/>
              </w:rPr>
              <w:t>#</w:t>
            </w:r>
          </w:p>
        </w:tc>
        <w:tc>
          <w:tcPr>
            <w:tcW w:w="2268" w:type="dxa"/>
          </w:tcPr>
          <w:p w14:paraId="6901DEEC" w14:textId="22676ECD" w:rsidR="00C04A71" w:rsidRDefault="00C04A71" w:rsidP="00C04A71">
            <w:pPr>
              <w:jc w:val="center"/>
              <w:rPr>
                <w:rFonts w:ascii="Times New Roman" w:eastAsia="楷体" w:hAnsi="Times New Roman"/>
                <w:b/>
                <w:bCs/>
                <w:sz w:val="22"/>
              </w:rPr>
            </w:pPr>
            <w:r>
              <w:rPr>
                <w:rFonts w:ascii="Times New Roman" w:eastAsia="楷体" w:hAnsi="Times New Roman" w:hint="eastAsia"/>
                <w:b/>
                <w:bCs/>
                <w:sz w:val="22"/>
              </w:rPr>
              <w:t>成功</w:t>
            </w:r>
          </w:p>
        </w:tc>
      </w:tr>
    </w:tbl>
    <w:p w14:paraId="5CE0171D" w14:textId="77777777" w:rsidR="00475D77" w:rsidRDefault="00475D77" w:rsidP="000F0E11">
      <w:pPr>
        <w:ind w:leftChars="100" w:left="210"/>
        <w:rPr>
          <w:rFonts w:ascii="Times New Roman" w:eastAsia="楷体" w:hAnsi="Times New Roman"/>
          <w:b/>
          <w:bCs/>
          <w:sz w:val="22"/>
        </w:rPr>
      </w:pPr>
    </w:p>
    <w:p w14:paraId="784C37A0" w14:textId="77777777" w:rsidR="000F0E11" w:rsidRDefault="000F0E11" w:rsidP="000F0E11">
      <w:pPr>
        <w:rPr>
          <w:rFonts w:ascii="Times New Roman" w:eastAsia="楷体" w:hAnsi="Times New Roman"/>
          <w:b/>
          <w:sz w:val="22"/>
          <w:szCs w:val="24"/>
        </w:rPr>
      </w:pPr>
      <w:r>
        <w:rPr>
          <w:rFonts w:ascii="Times New Roman" w:eastAsia="楷体" w:hAnsi="Times New Roman"/>
          <w:b/>
          <w:bCs/>
          <w:sz w:val="22"/>
        </w:rPr>
        <w:t xml:space="preserve">2. </w:t>
      </w:r>
      <w:r>
        <w:rPr>
          <w:rFonts w:ascii="Times New Roman" w:eastAsia="楷体" w:hAnsi="Times New Roman" w:hint="eastAsia"/>
          <w:b/>
          <w:bCs/>
          <w:sz w:val="22"/>
        </w:rPr>
        <w:t>对下面的文法</w:t>
      </w:r>
      <m:oMath>
        <m:r>
          <m:rPr>
            <m:sty m:val="bi"/>
          </m:rPr>
          <w:rPr>
            <w:rFonts w:ascii="Cambria Math" w:eastAsia="楷体" w:hAnsi="Cambria Math" w:cs="Times New Roman"/>
            <w:sz w:val="22"/>
            <w:szCs w:val="24"/>
          </w:rPr>
          <m:t>G</m:t>
        </m:r>
      </m:oMath>
      <w:r>
        <w:rPr>
          <w:rFonts w:ascii="Times New Roman" w:eastAsia="楷体" w:hAnsi="Times New Roman" w:hint="eastAsia"/>
          <w:b/>
          <w:sz w:val="22"/>
          <w:szCs w:val="24"/>
        </w:rPr>
        <w:t>：</w:t>
      </w:r>
    </w:p>
    <w:p w14:paraId="1EFEF2DB" w14:textId="77777777" w:rsidR="000F0E11" w:rsidRPr="00090AF1"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E→T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p w14:paraId="35B78D9B" w14:textId="77777777" w:rsidR="000F0E11" w:rsidRPr="00F75BD0" w:rsidRDefault="00000000" w:rsidP="000F0E11">
      <w:pPr>
        <w:rPr>
          <w:rFonts w:ascii="Times New Roman" w:eastAsia="楷体" w:hAnsi="Times New Roman" w:cs="Times New Roman"/>
          <w:b/>
          <w:bCs/>
          <w:sz w:val="22"/>
          <w:szCs w:val="24"/>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→+E|ε</m:t>
          </m:r>
        </m:oMath>
      </m:oMathPara>
    </w:p>
    <w:p w14:paraId="5DC0492D"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T→F</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p w14:paraId="34C42355" w14:textId="77777777" w:rsidR="000F0E11" w:rsidRPr="00F75BD0" w:rsidRDefault="00000000" w:rsidP="000F0E11">
      <w:pPr>
        <w:rPr>
          <w:rFonts w:ascii="Times New Roman" w:eastAsia="楷体" w:hAnsi="Times New Roman" w:cs="Times New Roman"/>
          <w:b/>
          <w:bCs/>
          <w:sz w:val="22"/>
          <w:szCs w:val="24"/>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→T|ε</m:t>
          </m:r>
        </m:oMath>
      </m:oMathPara>
    </w:p>
    <w:p w14:paraId="638C4181"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F→P</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
                </m:rPr>
                <w:rPr>
                  <w:rFonts w:ascii="Cambria Math" w:eastAsia="楷体" w:hAnsi="Cambria Math" w:cs="Times New Roman"/>
                  <w:sz w:val="22"/>
                  <w:szCs w:val="24"/>
                </w:rPr>
                <m:t>'</m:t>
              </m:r>
            </m:sup>
          </m:sSup>
        </m:oMath>
      </m:oMathPara>
    </w:p>
    <w:p w14:paraId="16B9D299" w14:textId="77777777" w:rsidR="000F0E11" w:rsidRPr="00F75BD0" w:rsidRDefault="00000000" w:rsidP="000F0E11">
      <w:pPr>
        <w:rPr>
          <w:rFonts w:ascii="Times New Roman" w:eastAsia="楷体" w:hAnsi="Times New Roman" w:cs="Times New Roman"/>
          <w:b/>
          <w:bCs/>
          <w:sz w:val="22"/>
          <w:szCs w:val="24"/>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|ε</m:t>
          </m:r>
        </m:oMath>
      </m:oMathPara>
    </w:p>
    <w:p w14:paraId="71D0FE29"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P→</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E</m:t>
              </m:r>
            </m:e>
          </m:d>
          <m:d>
            <m:dPr>
              <m:begChr m:val="|"/>
              <m:endChr m:val="|"/>
              <m:ctrlPr>
                <w:rPr>
                  <w:rFonts w:ascii="Cambria Math" w:eastAsia="楷体" w:hAnsi="Cambria Math" w:cs="Times New Roman"/>
                  <w:b/>
                  <w:i/>
                  <w:sz w:val="22"/>
                  <w:szCs w:val="24"/>
                </w:rPr>
              </m:ctrlPr>
            </m:dPr>
            <m:e>
              <m:r>
                <m:rPr>
                  <m:sty m:val="bi"/>
                </m:rPr>
                <w:rPr>
                  <w:rFonts w:ascii="Cambria Math" w:eastAsia="楷体" w:hAnsi="Cambria Math" w:cs="Times New Roman" w:hint="eastAsia"/>
                  <w:sz w:val="22"/>
                  <w:szCs w:val="24"/>
                </w:rPr>
                <m:t>a</m:t>
              </m:r>
            </m:e>
          </m:d>
          <m:r>
            <m:rPr>
              <m:sty m:val="bi"/>
            </m:rPr>
            <w:rPr>
              <w:rFonts w:ascii="Cambria Math" w:eastAsia="楷体" w:hAnsi="Cambria Math" w:cs="Times New Roman" w:hint="eastAsia"/>
              <w:sz w:val="22"/>
              <w:szCs w:val="24"/>
            </w:rPr>
            <m:t>b|</m:t>
          </m:r>
          <m:r>
            <m:rPr>
              <m:sty m:val="bi"/>
            </m:rPr>
            <w:rPr>
              <w:rFonts w:ascii="Cambria Math" w:eastAsia="楷体" w:hAnsi="Cambria Math" w:cs="Times New Roman"/>
              <w:sz w:val="22"/>
              <w:szCs w:val="24"/>
            </w:rPr>
            <m:t>⋀</m:t>
          </m:r>
        </m:oMath>
      </m:oMathPara>
    </w:p>
    <w:p w14:paraId="79B36F24" w14:textId="77777777" w:rsidR="000F0E11" w:rsidRDefault="000F0E11" w:rsidP="000F0E11">
      <w:pPr>
        <w:pStyle w:val="a6"/>
        <w:numPr>
          <w:ilvl w:val="0"/>
          <w:numId w:val="19"/>
        </w:numPr>
        <w:ind w:firstLineChars="0"/>
        <w:jc w:val="left"/>
        <w:rPr>
          <w:rFonts w:ascii="Times New Roman" w:eastAsia="楷体" w:hAnsi="Times New Roman"/>
          <w:b/>
          <w:bCs/>
          <w:sz w:val="22"/>
        </w:rPr>
      </w:pPr>
      <w:r w:rsidRPr="00F75BD0">
        <w:rPr>
          <w:rFonts w:ascii="Times New Roman" w:eastAsia="楷体" w:hAnsi="Times New Roman" w:hint="eastAsia"/>
          <w:b/>
          <w:bCs/>
          <w:sz w:val="22"/>
        </w:rPr>
        <w:t>计算这个文法的每个非终结符的</w:t>
      </w:r>
      <m:oMath>
        <m:r>
          <m:rPr>
            <m:sty m:val="bi"/>
          </m:rPr>
          <w:rPr>
            <w:rFonts w:ascii="Cambria Math" w:eastAsia="楷体" w:hAnsi="Cambria Math"/>
            <w:sz w:val="22"/>
          </w:rPr>
          <m:t>FIRST</m:t>
        </m:r>
      </m:oMath>
      <w:r w:rsidRPr="00F75BD0">
        <w:rPr>
          <w:rFonts w:ascii="Times New Roman" w:eastAsia="楷体" w:hAnsi="Times New Roman" w:hint="eastAsia"/>
          <w:b/>
          <w:bCs/>
          <w:sz w:val="22"/>
        </w:rPr>
        <w:t>集和</w:t>
      </w:r>
      <m:oMath>
        <m:r>
          <m:rPr>
            <m:sty m:val="bi"/>
          </m:rPr>
          <w:rPr>
            <w:rFonts w:ascii="Cambria Math" w:eastAsia="楷体" w:hAnsi="Cambria Math"/>
            <w:sz w:val="22"/>
          </w:rPr>
          <m:t>FOLLOW</m:t>
        </m:r>
      </m:oMath>
      <w:r w:rsidRPr="00F75BD0">
        <w:rPr>
          <w:rFonts w:ascii="Times New Roman" w:eastAsia="楷体" w:hAnsi="Times New Roman" w:hint="eastAsia"/>
          <w:b/>
          <w:bCs/>
          <w:sz w:val="22"/>
        </w:rPr>
        <w:t>集</w:t>
      </w:r>
    </w:p>
    <w:p w14:paraId="73BBA8D8" w14:textId="77777777" w:rsidR="000F0E11" w:rsidRDefault="000F0E11" w:rsidP="000F0E11">
      <w:pPr>
        <w:pStyle w:val="a6"/>
        <w:numPr>
          <w:ilvl w:val="0"/>
          <w:numId w:val="19"/>
        </w:numPr>
        <w:ind w:firstLineChars="0"/>
        <w:jc w:val="left"/>
        <w:rPr>
          <w:rFonts w:ascii="Times New Roman" w:eastAsia="楷体" w:hAnsi="Times New Roman"/>
          <w:b/>
          <w:bCs/>
          <w:sz w:val="22"/>
        </w:rPr>
      </w:pPr>
      <w:r>
        <w:rPr>
          <w:rFonts w:ascii="Times New Roman" w:eastAsia="楷体" w:hAnsi="Times New Roman" w:hint="eastAsia"/>
          <w:b/>
          <w:bCs/>
          <w:sz w:val="22"/>
        </w:rPr>
        <w:t>证明这个文法是</w:t>
      </w:r>
      <m:oMath>
        <m:r>
          <m:rPr>
            <m:sty m:val="bi"/>
          </m:rPr>
          <w:rPr>
            <w:rFonts w:ascii="Cambria Math" w:eastAsia="楷体" w:hAnsi="Cambria Math"/>
            <w:sz w:val="22"/>
          </w:rPr>
          <m:t>LL(1)</m:t>
        </m:r>
      </m:oMath>
      <w:r>
        <w:rPr>
          <w:rFonts w:ascii="Times New Roman" w:eastAsia="楷体" w:hAnsi="Times New Roman" w:hint="eastAsia"/>
          <w:b/>
          <w:bCs/>
          <w:sz w:val="22"/>
        </w:rPr>
        <w:t>的</w:t>
      </w:r>
    </w:p>
    <w:p w14:paraId="01494E8C" w14:textId="77777777" w:rsidR="000F0E11" w:rsidRDefault="000F0E11" w:rsidP="000F0E11">
      <w:pPr>
        <w:pStyle w:val="a6"/>
        <w:numPr>
          <w:ilvl w:val="0"/>
          <w:numId w:val="19"/>
        </w:numPr>
        <w:ind w:firstLineChars="0"/>
        <w:jc w:val="left"/>
        <w:rPr>
          <w:rFonts w:ascii="Times New Roman" w:eastAsia="楷体" w:hAnsi="Times New Roman"/>
          <w:b/>
          <w:bCs/>
          <w:sz w:val="22"/>
        </w:rPr>
      </w:pPr>
      <w:r>
        <w:rPr>
          <w:rFonts w:ascii="Times New Roman" w:eastAsia="楷体" w:hAnsi="Times New Roman" w:hint="eastAsia"/>
          <w:b/>
          <w:bCs/>
          <w:sz w:val="22"/>
        </w:rPr>
        <w:t>构造它的预测分析表</w:t>
      </w:r>
    </w:p>
    <w:p w14:paraId="74570FDF" w14:textId="77777777" w:rsidR="000F0E11" w:rsidRDefault="000F0E11" w:rsidP="000F0E11">
      <w:pPr>
        <w:pStyle w:val="a6"/>
        <w:numPr>
          <w:ilvl w:val="0"/>
          <w:numId w:val="19"/>
        </w:numPr>
        <w:ind w:firstLineChars="0"/>
        <w:jc w:val="left"/>
        <w:rPr>
          <w:rFonts w:ascii="Times New Roman" w:eastAsia="楷体" w:hAnsi="Times New Roman"/>
          <w:b/>
          <w:bCs/>
          <w:sz w:val="22"/>
        </w:rPr>
      </w:pPr>
      <w:r>
        <w:rPr>
          <w:rFonts w:ascii="Times New Roman" w:eastAsia="楷体" w:hAnsi="Times New Roman" w:hint="eastAsia"/>
          <w:b/>
          <w:bCs/>
          <w:sz w:val="22"/>
        </w:rPr>
        <w:t>构造它的递归下降分析程序</w:t>
      </w:r>
    </w:p>
    <w:p w14:paraId="4B08D500" w14:textId="77777777" w:rsidR="000F0E11" w:rsidRDefault="000F0E11" w:rsidP="000F0E11">
      <w:pPr>
        <w:jc w:val="left"/>
        <w:rPr>
          <w:rFonts w:ascii="Times New Roman" w:eastAsia="楷体" w:hAnsi="Times New Roman"/>
          <w:b/>
          <w:bCs/>
          <w:color w:val="FF0000"/>
          <w:sz w:val="22"/>
        </w:rPr>
      </w:pPr>
      <w:r w:rsidRPr="00742B92">
        <w:rPr>
          <w:rFonts w:ascii="Times New Roman" w:eastAsia="楷体" w:hAnsi="Times New Roman" w:hint="eastAsia"/>
          <w:b/>
          <w:bCs/>
          <w:color w:val="FF0000"/>
          <w:sz w:val="22"/>
        </w:rPr>
        <w:t>答：</w:t>
      </w:r>
    </w:p>
    <w:p w14:paraId="2CE0311A" w14:textId="77777777" w:rsidR="000F0E11" w:rsidRDefault="000F0E11" w:rsidP="000F0E11">
      <w:pPr>
        <w:jc w:val="left"/>
        <w:rPr>
          <w:rFonts w:ascii="Times New Roman" w:eastAsia="楷体" w:hAnsi="Times New Roman"/>
          <w:b/>
          <w:bCs/>
          <w:color w:val="FF0000"/>
          <w:sz w:val="22"/>
        </w:rPr>
      </w:pPr>
      <w:r w:rsidRPr="00742B92">
        <w:rPr>
          <w:rFonts w:ascii="Times New Roman" w:eastAsia="楷体" w:hAnsi="Times New Roman" w:hint="eastAsia"/>
          <w:b/>
          <w:bCs/>
          <w:color w:val="FF0000"/>
          <w:sz w:val="22"/>
        </w:rPr>
        <w:lastRenderedPageBreak/>
        <w:t>(</w:t>
      </w:r>
      <w:r w:rsidRPr="00742B92">
        <w:rPr>
          <w:rFonts w:ascii="Times New Roman" w:eastAsia="楷体" w:hAnsi="Times New Roman"/>
          <w:b/>
          <w:bCs/>
          <w:color w:val="FF0000"/>
          <w:sz w:val="22"/>
        </w:rPr>
        <w:t>1)</w:t>
      </w:r>
      <w:r>
        <w:rPr>
          <w:rFonts w:ascii="Times New Roman" w:eastAsia="楷体" w:hAnsi="Times New Roman" w:hint="eastAsia"/>
          <w:b/>
          <w:bCs/>
          <w:color w:val="FF0000"/>
          <w:sz w:val="22"/>
        </w:rPr>
        <w:t xml:space="preserve"> </w:t>
      </w:r>
      <w:r w:rsidRPr="00742B92">
        <w:rPr>
          <w:rFonts w:ascii="Times New Roman" w:eastAsia="楷体" w:hAnsi="Times New Roman" w:hint="eastAsia"/>
          <w:b/>
          <w:bCs/>
          <w:color w:val="FF0000"/>
          <w:sz w:val="22"/>
        </w:rPr>
        <w:t>计算这个文法的每个非终结符的</w:t>
      </w:r>
      <m:oMath>
        <m:r>
          <m:rPr>
            <m:sty m:val="bi"/>
          </m:rPr>
          <w:rPr>
            <w:rFonts w:ascii="Cambria Math" w:eastAsia="楷体" w:hAnsi="Cambria Math"/>
            <w:color w:val="FF0000"/>
            <w:sz w:val="22"/>
          </w:rPr>
          <m:t>FIRST</m:t>
        </m:r>
      </m:oMath>
      <w:r w:rsidRPr="00742B92">
        <w:rPr>
          <w:rFonts w:ascii="Times New Roman" w:eastAsia="楷体" w:hAnsi="Times New Roman" w:hint="eastAsia"/>
          <w:b/>
          <w:bCs/>
          <w:color w:val="FF0000"/>
          <w:sz w:val="22"/>
        </w:rPr>
        <w:t>集和</w:t>
      </w:r>
      <m:oMath>
        <m:r>
          <m:rPr>
            <m:sty m:val="bi"/>
          </m:rPr>
          <w:rPr>
            <w:rFonts w:ascii="Cambria Math" w:eastAsia="楷体" w:hAnsi="Cambria Math"/>
            <w:color w:val="FF0000"/>
            <w:sz w:val="22"/>
          </w:rPr>
          <m:t>FOLLOW</m:t>
        </m:r>
      </m:oMath>
      <w:r w:rsidRPr="00742B92">
        <w:rPr>
          <w:rFonts w:ascii="Times New Roman" w:eastAsia="楷体" w:hAnsi="Times New Roman" w:hint="eastAsia"/>
          <w:b/>
          <w:bCs/>
          <w:color w:val="FF0000"/>
          <w:sz w:val="22"/>
        </w:rPr>
        <w:t>集</w:t>
      </w:r>
    </w:p>
    <w:tbl>
      <w:tblPr>
        <w:tblStyle w:val="a7"/>
        <w:tblW w:w="0" w:type="auto"/>
        <w:tblLook w:val="04A0" w:firstRow="1" w:lastRow="0" w:firstColumn="1" w:lastColumn="0" w:noHBand="0" w:noVBand="1"/>
      </w:tblPr>
      <w:tblGrid>
        <w:gridCol w:w="2765"/>
        <w:gridCol w:w="2765"/>
        <w:gridCol w:w="2766"/>
      </w:tblGrid>
      <w:tr w:rsidR="000F0E11" w14:paraId="0BC37B42" w14:textId="77777777" w:rsidTr="005A4DA7">
        <w:tc>
          <w:tcPr>
            <w:tcW w:w="2765" w:type="dxa"/>
          </w:tcPr>
          <w:p w14:paraId="2FC86C97" w14:textId="77777777" w:rsidR="000F0E11" w:rsidRPr="00975983" w:rsidRDefault="000F0E11" w:rsidP="005A4DA7">
            <w:pPr>
              <w:jc w:val="center"/>
              <w:rPr>
                <w:rFonts w:ascii="Times New Roman" w:eastAsia="楷体" w:hAnsi="Times New Roman"/>
                <w:b/>
                <w:bCs/>
                <w:color w:val="000000" w:themeColor="text1"/>
                <w:sz w:val="22"/>
              </w:rPr>
            </w:pPr>
            <w:r w:rsidRPr="00975983">
              <w:rPr>
                <w:rFonts w:ascii="Times New Roman" w:eastAsia="楷体" w:hAnsi="Times New Roman" w:hint="eastAsia"/>
                <w:b/>
                <w:bCs/>
                <w:color w:val="000000" w:themeColor="text1"/>
                <w:sz w:val="22"/>
              </w:rPr>
              <w:t>非终结符</w:t>
            </w:r>
          </w:p>
        </w:tc>
        <w:tc>
          <w:tcPr>
            <w:tcW w:w="2765" w:type="dxa"/>
          </w:tcPr>
          <w:p w14:paraId="36FAB4E6" w14:textId="77777777" w:rsidR="000F0E11" w:rsidRPr="00975983" w:rsidRDefault="000F0E11" w:rsidP="005A4DA7">
            <w:pPr>
              <w:jc w:val="center"/>
              <w:rPr>
                <w:rFonts w:ascii="Times New Roman" w:eastAsia="楷体" w:hAnsi="Times New Roman"/>
                <w:b/>
                <w:bCs/>
                <w:color w:val="000000" w:themeColor="text1"/>
                <w:sz w:val="22"/>
              </w:rPr>
            </w:pPr>
            <m:oMath>
              <m:r>
                <m:rPr>
                  <m:sty m:val="bi"/>
                </m:rPr>
                <w:rPr>
                  <w:rFonts w:ascii="Cambria Math" w:eastAsia="楷体" w:hAnsi="Cambria Math"/>
                  <w:color w:val="000000" w:themeColor="text1"/>
                  <w:sz w:val="22"/>
                </w:rPr>
                <m:t>FIRST</m:t>
              </m:r>
            </m:oMath>
            <w:r w:rsidRPr="00975983">
              <w:rPr>
                <w:rFonts w:ascii="Times New Roman" w:eastAsia="楷体" w:hAnsi="Times New Roman" w:hint="eastAsia"/>
                <w:b/>
                <w:bCs/>
                <w:color w:val="000000" w:themeColor="text1"/>
                <w:sz w:val="22"/>
              </w:rPr>
              <w:t>集</w:t>
            </w:r>
          </w:p>
        </w:tc>
        <w:tc>
          <w:tcPr>
            <w:tcW w:w="2766" w:type="dxa"/>
          </w:tcPr>
          <w:p w14:paraId="4AFA9F70" w14:textId="77777777" w:rsidR="000F0E11" w:rsidRPr="00975983" w:rsidRDefault="000F0E11" w:rsidP="005A4DA7">
            <w:pPr>
              <w:jc w:val="center"/>
              <w:rPr>
                <w:rFonts w:ascii="Times New Roman" w:eastAsia="楷体" w:hAnsi="Times New Roman"/>
                <w:b/>
                <w:bCs/>
                <w:color w:val="000000" w:themeColor="text1"/>
                <w:sz w:val="22"/>
              </w:rPr>
            </w:pPr>
            <m:oMath>
              <m:r>
                <m:rPr>
                  <m:sty m:val="bi"/>
                </m:rPr>
                <w:rPr>
                  <w:rFonts w:ascii="Cambria Math" w:eastAsia="楷体" w:hAnsi="Cambria Math"/>
                  <w:color w:val="000000" w:themeColor="text1"/>
                  <w:sz w:val="22"/>
                </w:rPr>
                <m:t>FOLLOW</m:t>
              </m:r>
            </m:oMath>
            <w:r w:rsidRPr="00975983">
              <w:rPr>
                <w:rFonts w:ascii="Times New Roman" w:eastAsia="楷体" w:hAnsi="Times New Roman" w:hint="eastAsia"/>
                <w:b/>
                <w:bCs/>
                <w:color w:val="000000" w:themeColor="text1"/>
                <w:sz w:val="22"/>
              </w:rPr>
              <w:t>集</w:t>
            </w:r>
          </w:p>
        </w:tc>
      </w:tr>
      <w:tr w:rsidR="000F0E11" w14:paraId="77477BEB" w14:textId="77777777" w:rsidTr="005A4DA7">
        <w:tc>
          <w:tcPr>
            <w:tcW w:w="2765" w:type="dxa"/>
          </w:tcPr>
          <w:p w14:paraId="655C5835"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m:t>E</m:t>
                </m:r>
              </m:oMath>
            </m:oMathPara>
          </w:p>
        </w:tc>
        <w:tc>
          <w:tcPr>
            <w:tcW w:w="2765" w:type="dxa"/>
          </w:tcPr>
          <w:p w14:paraId="22B0E32A"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c>
          <w:tcPr>
            <w:tcW w:w="2766" w:type="dxa"/>
          </w:tcPr>
          <w:p w14:paraId="77078A09"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m:t>
                </m:r>
              </m:oMath>
            </m:oMathPara>
          </w:p>
        </w:tc>
      </w:tr>
      <w:tr w:rsidR="000F0E11" w14:paraId="615591CA" w14:textId="77777777" w:rsidTr="005A4DA7">
        <w:tc>
          <w:tcPr>
            <w:tcW w:w="2765" w:type="dxa"/>
          </w:tcPr>
          <w:p w14:paraId="0C69E1EE" w14:textId="77777777" w:rsidR="000F0E11" w:rsidRPr="00975983" w:rsidRDefault="00000000" w:rsidP="005A4DA7">
            <w:pPr>
              <w:jc w:val="left"/>
              <w:rPr>
                <w:rFonts w:ascii="Times New Roman" w:eastAsia="楷体" w:hAnsi="Times New Roman"/>
                <w:b/>
                <w:bCs/>
                <w:color w:val="000000" w:themeColor="text1"/>
                <w:sz w:val="22"/>
              </w:rPr>
            </w:pPr>
            <m:oMathPara>
              <m:oMath>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E</m:t>
                    </m:r>
                  </m:e>
                  <m:sup>
                    <m:r>
                      <m:rPr>
                        <m:sty m:val="bi"/>
                      </m:rPr>
                      <w:rPr>
                        <w:rFonts w:ascii="Cambria Math" w:eastAsia="楷体" w:hAnsi="Cambria Math" w:cs="Times New Roman"/>
                        <w:color w:val="000000" w:themeColor="text1"/>
                        <w:sz w:val="22"/>
                        <w:szCs w:val="24"/>
                      </w:rPr>
                      <m:t>'</m:t>
                    </m:r>
                  </m:sup>
                </m:sSup>
              </m:oMath>
            </m:oMathPara>
          </w:p>
        </w:tc>
        <w:tc>
          <w:tcPr>
            <w:tcW w:w="2765" w:type="dxa"/>
          </w:tcPr>
          <w:p w14:paraId="550D2F2B"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{+,ε}</m:t>
                </m:r>
              </m:oMath>
            </m:oMathPara>
          </w:p>
        </w:tc>
        <w:tc>
          <w:tcPr>
            <w:tcW w:w="2766" w:type="dxa"/>
          </w:tcPr>
          <w:p w14:paraId="75D757F0"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m:t>
                </m:r>
              </m:oMath>
            </m:oMathPara>
          </w:p>
        </w:tc>
      </w:tr>
      <w:tr w:rsidR="000F0E11" w14:paraId="31DCA397" w14:textId="77777777" w:rsidTr="005A4DA7">
        <w:tc>
          <w:tcPr>
            <w:tcW w:w="2765" w:type="dxa"/>
          </w:tcPr>
          <w:p w14:paraId="2AC6D91C"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m:t>T</m:t>
                </m:r>
              </m:oMath>
            </m:oMathPara>
          </w:p>
        </w:tc>
        <w:tc>
          <w:tcPr>
            <w:tcW w:w="2765" w:type="dxa"/>
          </w:tcPr>
          <w:p w14:paraId="2983E223"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c>
          <w:tcPr>
            <w:tcW w:w="2766" w:type="dxa"/>
          </w:tcPr>
          <w:p w14:paraId="43871FD2" w14:textId="77777777" w:rsidR="000F0E11" w:rsidRPr="00975983" w:rsidRDefault="00000000" w:rsidP="005A4DA7">
            <w:pPr>
              <w:jc w:val="left"/>
              <w:rPr>
                <w:rFonts w:ascii="Times New Roman" w:eastAsia="楷体" w:hAnsi="Times New Roman"/>
                <w:b/>
                <w:bCs/>
                <w:color w:val="000000" w:themeColor="text1"/>
                <w:sz w:val="22"/>
              </w:rPr>
            </w:pPr>
            <m:oMathPara>
              <m:oMath>
                <m:d>
                  <m:dPr>
                    <m:begChr m:val="{"/>
                    <m:ctrlPr>
                      <w:rPr>
                        <w:rFonts w:ascii="Cambria Math" w:eastAsia="楷体" w:hAnsi="Cambria Math"/>
                        <w:b/>
                        <w:bCs/>
                        <w:i/>
                        <w:color w:val="000000" w:themeColor="text1"/>
                        <w:sz w:val="22"/>
                      </w:rPr>
                    </m:ctrlPr>
                  </m:dPr>
                  <m:e>
                    <m:r>
                      <m:rPr>
                        <m:sty m:val="bi"/>
                      </m:rPr>
                      <w:rPr>
                        <w:rFonts w:ascii="Cambria Math" w:eastAsia="楷体" w:hAnsi="Cambria Math"/>
                        <w:color w:val="000000" w:themeColor="text1"/>
                        <w:sz w:val="22"/>
                      </w:rPr>
                      <m:t>+,</m:t>
                    </m:r>
                  </m:e>
                </m:d>
                <m:r>
                  <m:rPr>
                    <m:sty m:val="bi"/>
                  </m:rPr>
                  <w:rPr>
                    <w:rFonts w:ascii="Cambria Math" w:eastAsia="楷体" w:hAnsi="Cambria Math"/>
                    <w:color w:val="000000" w:themeColor="text1"/>
                    <w:sz w:val="22"/>
                  </w:rPr>
                  <m:t>,#}</m:t>
                </m:r>
              </m:oMath>
            </m:oMathPara>
          </w:p>
        </w:tc>
      </w:tr>
      <w:tr w:rsidR="000F0E11" w14:paraId="61527398" w14:textId="77777777" w:rsidTr="005A4DA7">
        <w:tc>
          <w:tcPr>
            <w:tcW w:w="2765" w:type="dxa"/>
          </w:tcPr>
          <w:p w14:paraId="787CABB2" w14:textId="77777777" w:rsidR="000F0E11" w:rsidRPr="00975983" w:rsidRDefault="00000000" w:rsidP="005A4DA7">
            <w:pPr>
              <w:jc w:val="left"/>
              <w:rPr>
                <w:rFonts w:ascii="Times New Roman" w:eastAsia="楷体" w:hAnsi="Times New Roman"/>
                <w:b/>
                <w:bCs/>
                <w:color w:val="000000" w:themeColor="text1"/>
                <w:sz w:val="22"/>
              </w:rPr>
            </w:pPr>
            <m:oMathPara>
              <m:oMath>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T</m:t>
                    </m:r>
                  </m:e>
                  <m:sup>
                    <m:r>
                      <m:rPr>
                        <m:sty m:val="bi"/>
                      </m:rPr>
                      <w:rPr>
                        <w:rFonts w:ascii="Cambria Math" w:eastAsia="楷体" w:hAnsi="Cambria Math" w:cs="Times New Roman"/>
                        <w:color w:val="000000" w:themeColor="text1"/>
                        <w:sz w:val="22"/>
                        <w:szCs w:val="24"/>
                      </w:rPr>
                      <m:t>'</m:t>
                    </m:r>
                  </m:sup>
                </m:sSup>
              </m:oMath>
            </m:oMathPara>
          </w:p>
        </w:tc>
        <w:tc>
          <w:tcPr>
            <w:tcW w:w="2765" w:type="dxa"/>
          </w:tcPr>
          <w:p w14:paraId="61D3D5AE"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ε}</m:t>
                </m:r>
              </m:oMath>
            </m:oMathPara>
          </w:p>
        </w:tc>
        <w:tc>
          <w:tcPr>
            <w:tcW w:w="2766" w:type="dxa"/>
          </w:tcPr>
          <w:p w14:paraId="16B96488" w14:textId="77777777" w:rsidR="000F0E11" w:rsidRPr="00975983" w:rsidRDefault="00000000" w:rsidP="005A4DA7">
            <w:pPr>
              <w:jc w:val="left"/>
              <w:rPr>
                <w:rFonts w:ascii="Times New Roman" w:eastAsia="楷体" w:hAnsi="Times New Roman"/>
                <w:b/>
                <w:bCs/>
                <w:color w:val="000000" w:themeColor="text1"/>
                <w:sz w:val="22"/>
              </w:rPr>
            </w:pPr>
            <m:oMathPara>
              <m:oMath>
                <m:d>
                  <m:dPr>
                    <m:begChr m:val="{"/>
                    <m:ctrlPr>
                      <w:rPr>
                        <w:rFonts w:ascii="Cambria Math" w:eastAsia="楷体" w:hAnsi="Cambria Math"/>
                        <w:b/>
                        <w:bCs/>
                        <w:i/>
                        <w:color w:val="000000" w:themeColor="text1"/>
                        <w:sz w:val="22"/>
                      </w:rPr>
                    </m:ctrlPr>
                  </m:dPr>
                  <m:e>
                    <m:r>
                      <m:rPr>
                        <m:sty m:val="bi"/>
                      </m:rPr>
                      <w:rPr>
                        <w:rFonts w:ascii="Cambria Math" w:eastAsia="楷体" w:hAnsi="Cambria Math"/>
                        <w:color w:val="000000" w:themeColor="text1"/>
                        <w:sz w:val="22"/>
                      </w:rPr>
                      <m:t>+,</m:t>
                    </m:r>
                  </m:e>
                </m:d>
                <m:r>
                  <m:rPr>
                    <m:sty m:val="bi"/>
                  </m:rPr>
                  <w:rPr>
                    <w:rFonts w:ascii="Cambria Math" w:eastAsia="楷体" w:hAnsi="Cambria Math"/>
                    <w:color w:val="000000" w:themeColor="text1"/>
                    <w:sz w:val="22"/>
                  </w:rPr>
                  <m:t>,#}</m:t>
                </m:r>
              </m:oMath>
            </m:oMathPara>
          </w:p>
        </w:tc>
      </w:tr>
      <w:tr w:rsidR="000F0E11" w14:paraId="2DE72AF9" w14:textId="77777777" w:rsidTr="005A4DA7">
        <w:tc>
          <w:tcPr>
            <w:tcW w:w="2765" w:type="dxa"/>
          </w:tcPr>
          <w:p w14:paraId="33298548"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m:t>F</m:t>
                </m:r>
              </m:oMath>
            </m:oMathPara>
          </w:p>
        </w:tc>
        <w:tc>
          <w:tcPr>
            <w:tcW w:w="2765" w:type="dxa"/>
          </w:tcPr>
          <w:p w14:paraId="5AEAE6AF"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c>
          <w:tcPr>
            <w:tcW w:w="2766" w:type="dxa"/>
          </w:tcPr>
          <w:p w14:paraId="00A0A504"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r>
      <w:tr w:rsidR="000F0E11" w14:paraId="3B0C45FA" w14:textId="77777777" w:rsidTr="005A4DA7">
        <w:tc>
          <w:tcPr>
            <w:tcW w:w="2765" w:type="dxa"/>
          </w:tcPr>
          <w:p w14:paraId="186865DB" w14:textId="77777777" w:rsidR="000F0E11" w:rsidRPr="00975983" w:rsidRDefault="00000000" w:rsidP="005A4DA7">
            <w:pPr>
              <w:jc w:val="left"/>
              <w:rPr>
                <w:rFonts w:ascii="Times New Roman" w:eastAsia="楷体" w:hAnsi="Times New Roman"/>
                <w:b/>
                <w:bCs/>
                <w:color w:val="000000" w:themeColor="text1"/>
                <w:sz w:val="22"/>
              </w:rPr>
            </w:pPr>
            <m:oMathPara>
              <m:oMath>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F</m:t>
                    </m:r>
                  </m:e>
                  <m:sup>
                    <m:r>
                      <m:rPr>
                        <m:sty m:val="b"/>
                      </m:rPr>
                      <w:rPr>
                        <w:rFonts w:ascii="Cambria Math" w:eastAsia="楷体" w:hAnsi="Cambria Math" w:cs="Times New Roman"/>
                        <w:color w:val="000000" w:themeColor="text1"/>
                        <w:sz w:val="22"/>
                        <w:szCs w:val="24"/>
                      </w:rPr>
                      <m:t>'</m:t>
                    </m:r>
                  </m:sup>
                </m:sSup>
              </m:oMath>
            </m:oMathPara>
          </w:p>
        </w:tc>
        <w:tc>
          <w:tcPr>
            <w:tcW w:w="2765" w:type="dxa"/>
          </w:tcPr>
          <w:p w14:paraId="781847E7"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{*,ε}</m:t>
                </m:r>
              </m:oMath>
            </m:oMathPara>
          </w:p>
        </w:tc>
        <w:tc>
          <w:tcPr>
            <w:tcW w:w="2766" w:type="dxa"/>
          </w:tcPr>
          <w:p w14:paraId="568B5A19"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r>
      <w:tr w:rsidR="000F0E11" w14:paraId="058AE705" w14:textId="77777777" w:rsidTr="005A4DA7">
        <w:tc>
          <w:tcPr>
            <w:tcW w:w="2765" w:type="dxa"/>
          </w:tcPr>
          <w:p w14:paraId="60E559F1" w14:textId="77777777" w:rsidR="000F0E11" w:rsidRPr="00975983" w:rsidRDefault="000F0E11" w:rsidP="005A4DA7">
            <w:pPr>
              <w:jc w:val="left"/>
              <w:rPr>
                <w:rFonts w:ascii="Times New Roman" w:eastAsia="楷体" w:hAnsi="Times New Roman" w:cs="Times New Roman"/>
                <w:b/>
                <w:color w:val="000000" w:themeColor="text1"/>
                <w:sz w:val="22"/>
                <w:szCs w:val="24"/>
              </w:rPr>
            </w:pPr>
            <m:oMathPara>
              <m:oMath>
                <m:r>
                  <m:rPr>
                    <m:sty m:val="bi"/>
                  </m:rPr>
                  <w:rPr>
                    <w:rFonts w:ascii="Cambria Math" w:eastAsia="楷体" w:hAnsi="Cambria Math" w:cs="Times New Roman"/>
                    <w:color w:val="000000" w:themeColor="text1"/>
                    <w:sz w:val="22"/>
                    <w:szCs w:val="24"/>
                  </w:rPr>
                  <m:t>P</m:t>
                </m:r>
              </m:oMath>
            </m:oMathPara>
          </w:p>
        </w:tc>
        <w:tc>
          <w:tcPr>
            <w:tcW w:w="2765" w:type="dxa"/>
          </w:tcPr>
          <w:p w14:paraId="59B84F63"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c>
          <w:tcPr>
            <w:tcW w:w="2766" w:type="dxa"/>
          </w:tcPr>
          <w:p w14:paraId="0ECA64D5"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tc>
      </w:tr>
    </w:tbl>
    <w:p w14:paraId="3CCD61AA" w14:textId="77777777" w:rsidR="000F0E11" w:rsidRPr="00654407" w:rsidRDefault="000F0E11" w:rsidP="000F0E11">
      <w:pPr>
        <w:jc w:val="left"/>
        <w:rPr>
          <w:rFonts w:ascii="Times New Roman" w:eastAsia="楷体" w:hAnsi="Times New Roman"/>
          <w:b/>
          <w:bCs/>
          <w:color w:val="FF0000"/>
          <w:sz w:val="22"/>
        </w:rPr>
      </w:pPr>
      <w:r>
        <w:rPr>
          <w:rFonts w:ascii="Times New Roman" w:eastAsia="楷体" w:hAnsi="Times New Roman" w:hint="eastAsia"/>
          <w:b/>
          <w:bCs/>
          <w:color w:val="FF0000"/>
          <w:sz w:val="22"/>
        </w:rPr>
        <w:t>(</w:t>
      </w:r>
      <w:r>
        <w:rPr>
          <w:rFonts w:ascii="Times New Roman" w:eastAsia="楷体" w:hAnsi="Times New Roman"/>
          <w:b/>
          <w:bCs/>
          <w:color w:val="FF0000"/>
          <w:sz w:val="22"/>
        </w:rPr>
        <w:t>2)</w:t>
      </w:r>
      <w:r w:rsidRPr="00654407">
        <w:rPr>
          <w:rFonts w:ascii="Times New Roman" w:eastAsia="楷体" w:hAnsi="Times New Roman" w:hint="eastAsia"/>
          <w:b/>
          <w:bCs/>
          <w:color w:val="FF0000"/>
          <w:sz w:val="22"/>
        </w:rPr>
        <w:t>证明这个文法是</w:t>
      </w:r>
      <m:oMath>
        <m:r>
          <m:rPr>
            <m:sty m:val="bi"/>
          </m:rPr>
          <w:rPr>
            <w:rFonts w:ascii="Cambria Math" w:eastAsia="楷体" w:hAnsi="Cambria Math"/>
            <w:color w:val="FF0000"/>
            <w:sz w:val="22"/>
          </w:rPr>
          <m:t>LL(1)</m:t>
        </m:r>
      </m:oMath>
      <w:r w:rsidRPr="00654407">
        <w:rPr>
          <w:rFonts w:ascii="Times New Roman" w:eastAsia="楷体" w:hAnsi="Times New Roman" w:hint="eastAsia"/>
          <w:b/>
          <w:bCs/>
          <w:color w:val="FF0000"/>
          <w:sz w:val="22"/>
        </w:rPr>
        <w:t>的</w:t>
      </w:r>
    </w:p>
    <w:p w14:paraId="2E288F1A" w14:textId="77777777" w:rsidR="000F0E11" w:rsidRDefault="000F0E11" w:rsidP="000F0E11">
      <w:pPr>
        <w:jc w:val="left"/>
        <w:rPr>
          <w:rFonts w:ascii="Times New Roman" w:eastAsia="楷体" w:hAnsi="Times New Roman"/>
          <w:b/>
          <w:bCs/>
          <w:sz w:val="22"/>
        </w:rPr>
      </w:pPr>
      <w:r>
        <w:rPr>
          <w:rFonts w:ascii="Times New Roman" w:eastAsia="楷体" w:hAnsi="Times New Roman" w:hint="eastAsia"/>
          <w:b/>
          <w:bCs/>
          <w:sz w:val="22"/>
        </w:rPr>
        <w:t>因为</w:t>
      </w:r>
    </w:p>
    <w:p w14:paraId="650691D7" w14:textId="77777777" w:rsidR="000F0E11" w:rsidRPr="00654407" w:rsidRDefault="00000000" w:rsidP="000F0E11">
      <w:pPr>
        <w:jc w:val="left"/>
        <w:rPr>
          <w:rFonts w:ascii="Times New Roman" w:eastAsia="楷体" w:hAnsi="Times New Roman"/>
          <w:b/>
          <w:sz w:val="22"/>
          <w:szCs w:val="24"/>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SELECT(E</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→+E)=FIRST(+E)= {+}</m:t>
          </m:r>
        </m:oMath>
      </m:oMathPara>
    </w:p>
    <w:p w14:paraId="4815C430" w14:textId="77777777" w:rsidR="000F0E11" w:rsidRPr="00D16C5D" w:rsidRDefault="00000000" w:rsidP="000F0E11">
      <w:pPr>
        <w:jc w:val="left"/>
        <w:rPr>
          <w:rFonts w:ascii="Times New Roman" w:eastAsia="楷体" w:hAnsi="Times New Roman"/>
          <w:b/>
          <w:color w:val="000000" w:themeColor="text1"/>
          <w:sz w:val="22"/>
          <w:szCs w:val="24"/>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SELECT(E</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→ε)=FOLLOW</m:t>
          </m:r>
          <m:d>
            <m:dPr>
              <m:ctrlPr>
                <w:rPr>
                  <w:rFonts w:ascii="Cambria Math" w:eastAsia="楷体" w:hAnsi="Cambria Math" w:cs="Times New Roman"/>
                  <w:b/>
                  <w:i/>
                  <w:sz w:val="22"/>
                  <w:szCs w:val="24"/>
                </w:rPr>
              </m:ctrlPr>
            </m:dPr>
            <m:e>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E</m:t>
                  </m:r>
                </m:e>
                <m:sup>
                  <m:r>
                    <m:rPr>
                      <m:sty m:val="bi"/>
                    </m:rPr>
                    <w:rPr>
                      <w:rFonts w:ascii="Cambria Math" w:eastAsia="楷体" w:hAnsi="Cambria Math" w:cs="Times New Roman"/>
                      <w:color w:val="000000" w:themeColor="text1"/>
                      <w:sz w:val="22"/>
                      <w:szCs w:val="24"/>
                    </w:rPr>
                    <m:t>'</m:t>
                  </m:r>
                </m:sup>
              </m:sSup>
              <m:ctrlPr>
                <w:rPr>
                  <w:rFonts w:ascii="Cambria Math" w:eastAsia="楷体" w:hAnsi="Cambria Math" w:cs="Times New Roman"/>
                  <w:b/>
                  <w:i/>
                  <w:color w:val="000000" w:themeColor="text1"/>
                  <w:sz w:val="22"/>
                  <w:szCs w:val="24"/>
                </w:rPr>
              </m:ctrlPr>
            </m:e>
          </m:d>
          <m:r>
            <m:rPr>
              <m:sty m:val="bi"/>
            </m:rPr>
            <w:rPr>
              <w:rFonts w:ascii="Cambria Math" w:eastAsia="楷体" w:hAnsi="Cambria Math" w:cs="Times New Roman"/>
              <w:color w:val="000000" w:themeColor="text1"/>
              <w:sz w:val="22"/>
              <w:szCs w:val="24"/>
            </w:rPr>
            <m:t>={#,)}</m:t>
          </m:r>
        </m:oMath>
      </m:oMathPara>
    </w:p>
    <w:p w14:paraId="06145289" w14:textId="77777777" w:rsidR="000F0E11" w:rsidRPr="00D16C5D" w:rsidRDefault="00000000" w:rsidP="000F0E11">
      <w:pPr>
        <w:jc w:val="left"/>
        <w:rPr>
          <w:rFonts w:ascii="Times New Roman" w:eastAsia="楷体" w:hAnsi="Times New Roman"/>
          <w:b/>
          <w:bCs/>
          <w:i/>
          <w:color w:val="000000" w:themeColor="text1"/>
          <w:sz w:val="22"/>
          <w:szCs w:val="24"/>
          <w:u w:val="single"/>
        </w:rPr>
      </w:pPr>
      <m:oMathPara>
        <m:oMathParaPr>
          <m:jc m:val="left"/>
        </m:oMathParaPr>
        <m:oMath>
          <m:sSup>
            <m:sSupPr>
              <m:ctrlPr>
                <w:rPr>
                  <w:rFonts w:ascii="Cambria Math" w:eastAsia="楷体" w:hAnsi="Cambria Math" w:cs="Times New Roman"/>
                  <w:b/>
                  <w:i/>
                  <w:color w:val="000000" w:themeColor="text1"/>
                  <w:sz w:val="22"/>
                  <w:szCs w:val="24"/>
                  <w:u w:val="single"/>
                </w:rPr>
              </m:ctrlPr>
            </m:sSupPr>
            <m:e>
              <m:r>
                <m:rPr>
                  <m:sty m:val="bi"/>
                </m:rPr>
                <w:rPr>
                  <w:rFonts w:ascii="Cambria Math" w:eastAsia="楷体" w:hAnsi="Cambria Math" w:cs="Times New Roman"/>
                  <w:color w:val="000000" w:themeColor="text1"/>
                  <w:sz w:val="22"/>
                  <w:szCs w:val="24"/>
                  <w:u w:val="single"/>
                </w:rPr>
                <m:t>SELECT(E</m:t>
              </m:r>
            </m:e>
            <m:sup>
              <m:r>
                <m:rPr>
                  <m:sty m:val="bi"/>
                </m:rPr>
                <w:rPr>
                  <w:rFonts w:ascii="Cambria Math" w:eastAsia="楷体" w:hAnsi="Cambria Math" w:cs="Times New Roman"/>
                  <w:color w:val="000000" w:themeColor="text1"/>
                  <w:sz w:val="22"/>
                  <w:szCs w:val="24"/>
                  <w:u w:val="single"/>
                </w:rPr>
                <m:t>'</m:t>
              </m:r>
            </m:sup>
          </m:sSup>
          <m:r>
            <m:rPr>
              <m:sty m:val="bi"/>
            </m:rPr>
            <w:rPr>
              <w:rFonts w:ascii="Cambria Math" w:eastAsia="楷体" w:hAnsi="Cambria Math" w:cs="Times New Roman"/>
              <w:color w:val="000000" w:themeColor="text1"/>
              <w:sz w:val="22"/>
              <w:szCs w:val="24"/>
              <w:u w:val="single"/>
            </w:rPr>
            <m:t>→+E)</m:t>
          </m:r>
          <m:r>
            <m:rPr>
              <m:sty m:val="bi"/>
            </m:rPr>
            <w:rPr>
              <w:rFonts w:ascii="Cambria Math" w:eastAsia="楷体" w:hAnsi="Cambria Math"/>
              <w:color w:val="000000" w:themeColor="text1"/>
              <w:sz w:val="22"/>
              <w:szCs w:val="24"/>
              <w:u w:val="single"/>
            </w:rPr>
            <m:t>∩</m:t>
          </m:r>
          <m:sSup>
            <m:sSupPr>
              <m:ctrlPr>
                <w:rPr>
                  <w:rFonts w:ascii="Cambria Math" w:eastAsia="楷体" w:hAnsi="Cambria Math" w:cs="Times New Roman"/>
                  <w:b/>
                  <w:i/>
                  <w:color w:val="000000" w:themeColor="text1"/>
                  <w:sz w:val="22"/>
                  <w:szCs w:val="24"/>
                  <w:u w:val="single"/>
                </w:rPr>
              </m:ctrlPr>
            </m:sSupPr>
            <m:e>
              <m:r>
                <m:rPr>
                  <m:sty m:val="bi"/>
                </m:rPr>
                <w:rPr>
                  <w:rFonts w:ascii="Cambria Math" w:eastAsia="楷体" w:hAnsi="Cambria Math" w:cs="Times New Roman"/>
                  <w:color w:val="000000" w:themeColor="text1"/>
                  <w:sz w:val="22"/>
                  <w:szCs w:val="24"/>
                  <w:u w:val="single"/>
                </w:rPr>
                <m:t>SELECT(E</m:t>
              </m:r>
            </m:e>
            <m:sup>
              <m:r>
                <m:rPr>
                  <m:sty m:val="bi"/>
                </m:rPr>
                <w:rPr>
                  <w:rFonts w:ascii="Cambria Math" w:eastAsia="楷体" w:hAnsi="Cambria Math" w:cs="Times New Roman"/>
                  <w:color w:val="000000" w:themeColor="text1"/>
                  <w:sz w:val="22"/>
                  <w:szCs w:val="24"/>
                  <w:u w:val="single"/>
                </w:rPr>
                <m:t>'</m:t>
              </m:r>
            </m:sup>
          </m:sSup>
          <m:r>
            <m:rPr>
              <m:sty m:val="bi"/>
            </m:rPr>
            <w:rPr>
              <w:rFonts w:ascii="Cambria Math" w:eastAsia="楷体" w:hAnsi="Cambria Math" w:cs="Times New Roman"/>
              <w:color w:val="000000" w:themeColor="text1"/>
              <w:sz w:val="22"/>
              <w:szCs w:val="24"/>
              <w:u w:val="single"/>
            </w:rPr>
            <m:t>→ε)</m:t>
          </m:r>
          <m:r>
            <m:rPr>
              <m:sty m:val="bi"/>
            </m:rPr>
            <w:rPr>
              <w:rFonts w:ascii="Cambria Math" w:eastAsia="楷体" w:hAnsi="Cambria Math"/>
              <w:color w:val="000000" w:themeColor="text1"/>
              <w:sz w:val="22"/>
              <w:szCs w:val="24"/>
              <w:u w:val="single"/>
            </w:rPr>
            <m:t>=∅</m:t>
          </m:r>
        </m:oMath>
      </m:oMathPara>
    </w:p>
    <w:p w14:paraId="54AF173A" w14:textId="77777777" w:rsidR="000F0E11" w:rsidRPr="00654407" w:rsidRDefault="00000000" w:rsidP="000F0E11">
      <w:pPr>
        <w:jc w:val="left"/>
        <w:rPr>
          <w:rFonts w:ascii="Times New Roman" w:eastAsia="楷体" w:hAnsi="Times New Roman"/>
          <w:b/>
          <w:color w:val="000000" w:themeColor="text1"/>
          <w:sz w:val="22"/>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SELECT(T</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→T)=</m:t>
          </m:r>
          <m:r>
            <m:rPr>
              <m:sty m:val="bi"/>
            </m:rPr>
            <w:rPr>
              <w:rFonts w:ascii="Cambria Math" w:eastAsia="楷体" w:hAnsi="Cambria Math"/>
              <w:sz w:val="22"/>
              <w:szCs w:val="24"/>
            </w:rPr>
            <m:t>FIRST</m:t>
          </m:r>
          <m:d>
            <m:dPr>
              <m:ctrlPr>
                <w:rPr>
                  <w:rFonts w:ascii="Cambria Math" w:eastAsia="楷体" w:hAnsi="Cambria Math"/>
                  <w:b/>
                  <w:i/>
                  <w:sz w:val="22"/>
                  <w:szCs w:val="24"/>
                </w:rPr>
              </m:ctrlPr>
            </m:dPr>
            <m:e>
              <m:r>
                <m:rPr>
                  <m:sty m:val="bi"/>
                </m:rPr>
                <w:rPr>
                  <w:rFonts w:ascii="Cambria Math" w:eastAsia="楷体" w:hAnsi="Cambria Math"/>
                  <w:sz w:val="22"/>
                  <w:szCs w:val="24"/>
                </w:rPr>
                <m:t>T</m:t>
              </m:r>
            </m:e>
          </m:d>
          <m:r>
            <m:rPr>
              <m:sty m:val="bi"/>
            </m:rPr>
            <w:rPr>
              <w:rFonts w:ascii="Cambria Math" w:eastAsia="楷体" w:hAnsi="Cambria Math"/>
              <w:sz w:val="22"/>
              <w:szCs w:val="24"/>
            </w:rPr>
            <m:t>=</m:t>
          </m:r>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p w14:paraId="5C1AF485" w14:textId="77777777" w:rsidR="000F0E11" w:rsidRPr="00D16C5D" w:rsidRDefault="00000000" w:rsidP="000F0E11">
      <w:pPr>
        <w:jc w:val="left"/>
        <w:rPr>
          <w:rFonts w:ascii="Times New Roman" w:eastAsia="楷体" w:hAnsi="Times New Roman"/>
          <w:b/>
          <w:color w:val="000000" w:themeColor="text1"/>
          <w:sz w:val="22"/>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SELECT(T</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→ε)=FOLLOW(</m:t>
          </m:r>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T</m:t>
              </m:r>
            </m:e>
            <m:sup>
              <m:r>
                <m:rPr>
                  <m:sty m:val="bi"/>
                </m:rPr>
                <w:rPr>
                  <w:rFonts w:ascii="Cambria Math" w:eastAsia="楷体" w:hAnsi="Cambria Math" w:cs="Times New Roman"/>
                  <w:color w:val="000000" w:themeColor="text1"/>
                  <w:sz w:val="22"/>
                  <w:szCs w:val="24"/>
                </w:rPr>
                <m:t>'</m:t>
              </m:r>
            </m:sup>
          </m:sSup>
          <m:r>
            <m:rPr>
              <m:sty m:val="bi"/>
            </m:rPr>
            <w:rPr>
              <w:rFonts w:ascii="Cambria Math" w:eastAsia="楷体" w:hAnsi="Cambria Math" w:cs="Times New Roman"/>
              <w:color w:val="000000" w:themeColor="text1"/>
              <w:sz w:val="22"/>
              <w:szCs w:val="24"/>
            </w:rPr>
            <m:t>)=</m:t>
          </m:r>
          <m:d>
            <m:dPr>
              <m:begChr m:val="{"/>
              <m:ctrlPr>
                <w:rPr>
                  <w:rFonts w:ascii="Cambria Math" w:eastAsia="楷体" w:hAnsi="Cambria Math"/>
                  <w:b/>
                  <w:bCs/>
                  <w:i/>
                  <w:color w:val="000000" w:themeColor="text1"/>
                  <w:sz w:val="22"/>
                </w:rPr>
              </m:ctrlPr>
            </m:dPr>
            <m:e>
              <m:r>
                <m:rPr>
                  <m:sty m:val="bi"/>
                </m:rPr>
                <w:rPr>
                  <w:rFonts w:ascii="Cambria Math" w:eastAsia="楷体" w:hAnsi="Cambria Math"/>
                  <w:color w:val="000000" w:themeColor="text1"/>
                  <w:sz w:val="22"/>
                </w:rPr>
                <m:t>+,</m:t>
              </m:r>
            </m:e>
          </m:d>
          <m:r>
            <m:rPr>
              <m:sty m:val="bi"/>
            </m:rPr>
            <w:rPr>
              <w:rFonts w:ascii="Cambria Math" w:eastAsia="楷体" w:hAnsi="Cambria Math"/>
              <w:color w:val="000000" w:themeColor="text1"/>
              <w:sz w:val="22"/>
            </w:rPr>
            <m:t>,#}</m:t>
          </m:r>
        </m:oMath>
      </m:oMathPara>
    </w:p>
    <w:p w14:paraId="1123741A" w14:textId="77777777" w:rsidR="000F0E11" w:rsidRPr="00D16C5D" w:rsidRDefault="00000000" w:rsidP="000F0E11">
      <w:pPr>
        <w:ind w:firstLineChars="300" w:firstLine="663"/>
        <w:jc w:val="left"/>
        <w:rPr>
          <w:rFonts w:ascii="Times New Roman" w:eastAsia="楷体" w:hAnsi="Times New Roman"/>
          <w:b/>
          <w:bCs/>
          <w:sz w:val="22"/>
          <w:szCs w:val="24"/>
          <w:u w:val="single"/>
        </w:rPr>
      </w:pPr>
      <m:oMathPara>
        <m:oMathParaPr>
          <m:jc m:val="left"/>
        </m:oMathParaPr>
        <m:oMath>
          <m:sSup>
            <m:sSupPr>
              <m:ctrlPr>
                <w:rPr>
                  <w:rFonts w:ascii="Cambria Math" w:eastAsia="楷体" w:hAnsi="Cambria Math" w:cs="Times New Roman"/>
                  <w:b/>
                  <w:i/>
                  <w:sz w:val="22"/>
                  <w:szCs w:val="24"/>
                  <w:u w:val="single"/>
                </w:rPr>
              </m:ctrlPr>
            </m:sSupPr>
            <m:e>
              <m:r>
                <m:rPr>
                  <m:sty m:val="bi"/>
                </m:rPr>
                <w:rPr>
                  <w:rFonts w:ascii="Cambria Math" w:eastAsia="楷体" w:hAnsi="Cambria Math" w:cs="Times New Roman"/>
                  <w:sz w:val="22"/>
                  <w:szCs w:val="24"/>
                  <w:u w:val="single"/>
                </w:rPr>
                <m:t>SELECT(T</m:t>
              </m:r>
            </m:e>
            <m:sup>
              <m:r>
                <m:rPr>
                  <m:sty m:val="bi"/>
                </m:rPr>
                <w:rPr>
                  <w:rFonts w:ascii="Cambria Math" w:eastAsia="楷体" w:hAnsi="Cambria Math" w:cs="Times New Roman"/>
                  <w:sz w:val="22"/>
                  <w:szCs w:val="24"/>
                  <w:u w:val="single"/>
                </w:rPr>
                <m:t>'</m:t>
              </m:r>
            </m:sup>
          </m:sSup>
          <m:r>
            <m:rPr>
              <m:sty m:val="bi"/>
            </m:rPr>
            <w:rPr>
              <w:rFonts w:ascii="Cambria Math" w:eastAsia="楷体" w:hAnsi="Cambria Math" w:cs="Times New Roman"/>
              <w:sz w:val="22"/>
              <w:szCs w:val="24"/>
              <w:u w:val="single"/>
            </w:rPr>
            <m:t>→T)</m:t>
          </m:r>
          <m:r>
            <m:rPr>
              <m:sty m:val="bi"/>
            </m:rPr>
            <w:rPr>
              <w:rFonts w:ascii="Cambria Math" w:eastAsia="楷体" w:hAnsi="Cambria Math"/>
              <w:sz w:val="22"/>
              <w:szCs w:val="24"/>
              <w:u w:val="single"/>
            </w:rPr>
            <m:t>∩</m:t>
          </m:r>
          <m:sSup>
            <m:sSupPr>
              <m:ctrlPr>
                <w:rPr>
                  <w:rFonts w:ascii="Cambria Math" w:eastAsia="楷体" w:hAnsi="Cambria Math" w:cs="Times New Roman"/>
                  <w:b/>
                  <w:i/>
                  <w:sz w:val="22"/>
                  <w:szCs w:val="24"/>
                  <w:u w:val="single"/>
                </w:rPr>
              </m:ctrlPr>
            </m:sSupPr>
            <m:e>
              <m:r>
                <m:rPr>
                  <m:sty m:val="bi"/>
                </m:rPr>
                <w:rPr>
                  <w:rFonts w:ascii="Cambria Math" w:eastAsia="楷体" w:hAnsi="Cambria Math" w:cs="Times New Roman"/>
                  <w:sz w:val="22"/>
                  <w:szCs w:val="24"/>
                  <w:u w:val="single"/>
                </w:rPr>
                <m:t>SELECT(T</m:t>
              </m:r>
            </m:e>
            <m:sup>
              <m:r>
                <m:rPr>
                  <m:sty m:val="bi"/>
                </m:rPr>
                <w:rPr>
                  <w:rFonts w:ascii="Cambria Math" w:eastAsia="楷体" w:hAnsi="Cambria Math" w:cs="Times New Roman"/>
                  <w:sz w:val="22"/>
                  <w:szCs w:val="24"/>
                  <w:u w:val="single"/>
                </w:rPr>
                <m:t>'</m:t>
              </m:r>
            </m:sup>
          </m:sSup>
          <m:r>
            <m:rPr>
              <m:sty m:val="bi"/>
            </m:rPr>
            <w:rPr>
              <w:rFonts w:ascii="Cambria Math" w:eastAsia="楷体" w:hAnsi="Cambria Math" w:cs="Times New Roman"/>
              <w:sz w:val="22"/>
              <w:szCs w:val="24"/>
              <w:u w:val="single"/>
            </w:rPr>
            <m:t>→ε)</m:t>
          </m:r>
          <m:r>
            <m:rPr>
              <m:sty m:val="bi"/>
            </m:rPr>
            <w:rPr>
              <w:rFonts w:ascii="Cambria Math" w:eastAsia="楷体" w:hAnsi="Cambria Math"/>
              <w:sz w:val="22"/>
              <w:szCs w:val="24"/>
              <w:u w:val="single"/>
            </w:rPr>
            <m:t>=∅</m:t>
          </m:r>
        </m:oMath>
      </m:oMathPara>
    </w:p>
    <w:p w14:paraId="1829BE7F" w14:textId="77777777" w:rsidR="000F0E11" w:rsidRPr="00654407" w:rsidRDefault="00000000" w:rsidP="000F0E11">
      <w:pPr>
        <w:jc w:val="left"/>
        <w:rPr>
          <w:rFonts w:ascii="Times New Roman" w:eastAsia="楷体" w:hAnsi="Times New Roman"/>
          <w:b/>
          <w:bCs/>
          <w:sz w:val="22"/>
          <w:szCs w:val="24"/>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SELECT(F</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m:t>
          </m:r>
          <m:sSup>
            <m:sSupPr>
              <m:ctrlPr>
                <w:rPr>
                  <w:rFonts w:ascii="Cambria Math" w:eastAsia="楷体" w:hAnsi="Cambria Math" w:cs="Times New Roman"/>
                  <w:b/>
                  <w:bCs/>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)=FIRST(*</m:t>
          </m:r>
          <m:sSup>
            <m:sSupPr>
              <m:ctrlPr>
                <w:rPr>
                  <w:rFonts w:ascii="Cambria Math" w:eastAsia="楷体" w:hAnsi="Cambria Math" w:cs="Times New Roman"/>
                  <w:b/>
                  <w:bCs/>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m:t>
          </m:r>
        </m:oMath>
      </m:oMathPara>
    </w:p>
    <w:p w14:paraId="147DD8B1" w14:textId="77777777" w:rsidR="000F0E11" w:rsidRPr="00654407" w:rsidRDefault="00000000" w:rsidP="000F0E11">
      <w:pPr>
        <w:jc w:val="left"/>
        <w:rPr>
          <w:rFonts w:ascii="Times New Roman" w:eastAsia="楷体" w:hAnsi="Times New Roman"/>
          <w:b/>
          <w:bCs/>
          <w:sz w:val="22"/>
        </w:rPr>
      </w:pPr>
      <m:oMathPara>
        <m:oMathParaPr>
          <m:jc m:val="left"/>
        </m:oMathParaPr>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SELECT(F</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→ε)=FOLLOW</m:t>
          </m:r>
          <m:d>
            <m:dPr>
              <m:ctrlPr>
                <w:rPr>
                  <w:rFonts w:ascii="Cambria Math" w:eastAsia="楷体" w:hAnsi="Cambria Math" w:cs="Times New Roman"/>
                  <w:b/>
                  <w:i/>
                  <w:sz w:val="22"/>
                  <w:szCs w:val="24"/>
                </w:rPr>
              </m:ctrlPr>
            </m:dPr>
            <m:e>
              <m:sSup>
                <m:sSupPr>
                  <m:ctrlPr>
                    <w:rPr>
                      <w:rFonts w:ascii="Cambria Math" w:eastAsia="楷体" w:hAnsi="Cambria Math" w:cs="Times New Roman"/>
                      <w:b/>
                      <w:i/>
                      <w:color w:val="000000" w:themeColor="text1"/>
                      <w:sz w:val="22"/>
                      <w:szCs w:val="24"/>
                    </w:rPr>
                  </m:ctrlPr>
                </m:sSupPr>
                <m:e>
                  <m:r>
                    <m:rPr>
                      <m:sty m:val="bi"/>
                    </m:rPr>
                    <w:rPr>
                      <w:rFonts w:ascii="Cambria Math" w:eastAsia="楷体" w:hAnsi="Cambria Math" w:cs="Times New Roman"/>
                      <w:color w:val="000000" w:themeColor="text1"/>
                      <w:sz w:val="22"/>
                      <w:szCs w:val="24"/>
                    </w:rPr>
                    <m:t>F</m:t>
                  </m:r>
                </m:e>
                <m:sup>
                  <m:r>
                    <m:rPr>
                      <m:sty m:val="bi"/>
                    </m:rPr>
                    <w:rPr>
                      <w:rFonts w:ascii="Cambria Math" w:eastAsia="楷体" w:hAnsi="Cambria Math" w:cs="Times New Roman"/>
                      <w:color w:val="000000" w:themeColor="text1"/>
                      <w:sz w:val="22"/>
                      <w:szCs w:val="24"/>
                    </w:rPr>
                    <m:t>'</m:t>
                  </m:r>
                </m:sup>
              </m:sSup>
              <m:ctrlPr>
                <w:rPr>
                  <w:rFonts w:ascii="Cambria Math" w:eastAsia="楷体" w:hAnsi="Cambria Math" w:cs="Times New Roman"/>
                  <w:b/>
                  <w:i/>
                  <w:color w:val="000000" w:themeColor="text1"/>
                  <w:sz w:val="22"/>
                  <w:szCs w:val="24"/>
                </w:rPr>
              </m:ctrlPr>
            </m:e>
          </m:d>
          <m:r>
            <m:rPr>
              <m:sty m:val="bi"/>
            </m:rPr>
            <w:rPr>
              <w:rFonts w:ascii="Cambria Math" w:eastAsia="楷体" w:hAnsi="Cambria Math" w:cs="Times New Roman"/>
              <w:color w:val="000000" w:themeColor="text1"/>
              <w:sz w:val="22"/>
              <w:szCs w:val="24"/>
            </w:rPr>
            <m:t xml:space="preserve">= </m:t>
          </m:r>
          <m:r>
            <m:rPr>
              <m:sty m:val="bi"/>
            </m:rPr>
            <w:rPr>
              <w:rFonts w:ascii="Cambria Math" w:eastAsia="楷体" w:hAnsi="Cambria Math"/>
              <w:color w:val="000000" w:themeColor="text1"/>
              <w:sz w:val="22"/>
            </w:rPr>
            <m:t>{(,a,b,</m:t>
          </m:r>
          <m:r>
            <m:rPr>
              <m:sty m:val="bi"/>
            </m:rPr>
            <w:rPr>
              <w:rFonts w:ascii="Cambria Math" w:eastAsia="楷体" w:hAnsi="Cambria Math" w:cs="Times New Roman"/>
              <w:color w:val="000000" w:themeColor="text1"/>
              <w:sz w:val="22"/>
              <w:szCs w:val="24"/>
            </w:rPr>
            <m:t>⋀,+,),#</m:t>
          </m:r>
          <m:r>
            <m:rPr>
              <m:sty m:val="bi"/>
            </m:rPr>
            <w:rPr>
              <w:rFonts w:ascii="Cambria Math" w:eastAsia="楷体" w:hAnsi="Cambria Math"/>
              <w:color w:val="000000" w:themeColor="text1"/>
              <w:sz w:val="22"/>
            </w:rPr>
            <m:t>}</m:t>
          </m:r>
        </m:oMath>
      </m:oMathPara>
    </w:p>
    <w:p w14:paraId="3AEECDE0" w14:textId="77777777" w:rsidR="000F0E11" w:rsidRPr="00D16C5D" w:rsidRDefault="00000000" w:rsidP="000F0E11">
      <w:pPr>
        <w:ind w:firstLineChars="400" w:firstLine="883"/>
        <w:jc w:val="left"/>
        <w:rPr>
          <w:rFonts w:ascii="Times New Roman" w:eastAsia="楷体" w:hAnsi="Times New Roman"/>
          <w:b/>
          <w:bCs/>
          <w:sz w:val="22"/>
          <w:u w:val="single"/>
        </w:rPr>
      </w:pPr>
      <m:oMathPara>
        <m:oMathParaPr>
          <m:jc m:val="left"/>
        </m:oMathParaPr>
        <m:oMath>
          <m:sSup>
            <m:sSupPr>
              <m:ctrlPr>
                <w:rPr>
                  <w:rFonts w:ascii="Cambria Math" w:eastAsia="楷体" w:hAnsi="Cambria Math" w:cs="Times New Roman"/>
                  <w:b/>
                  <w:i/>
                  <w:sz w:val="22"/>
                  <w:szCs w:val="24"/>
                  <w:u w:val="single"/>
                </w:rPr>
              </m:ctrlPr>
            </m:sSupPr>
            <m:e>
              <m:r>
                <m:rPr>
                  <m:sty m:val="bi"/>
                </m:rPr>
                <w:rPr>
                  <w:rFonts w:ascii="Cambria Math" w:eastAsia="楷体" w:hAnsi="Cambria Math" w:cs="Times New Roman"/>
                  <w:sz w:val="22"/>
                  <w:szCs w:val="24"/>
                  <w:u w:val="single"/>
                </w:rPr>
                <m:t>SELECT(F</m:t>
              </m:r>
            </m:e>
            <m:sup>
              <m:r>
                <m:rPr>
                  <m:sty m:val="bi"/>
                </m:rPr>
                <w:rPr>
                  <w:rFonts w:ascii="Cambria Math" w:eastAsia="楷体" w:hAnsi="Cambria Math" w:cs="Times New Roman"/>
                  <w:sz w:val="22"/>
                  <w:szCs w:val="24"/>
                  <w:u w:val="single"/>
                </w:rPr>
                <m:t>'</m:t>
              </m:r>
            </m:sup>
          </m:sSup>
          <m:r>
            <m:rPr>
              <m:sty m:val="bi"/>
            </m:rPr>
            <w:rPr>
              <w:rFonts w:ascii="Cambria Math" w:eastAsia="楷体" w:hAnsi="Cambria Math" w:cs="Times New Roman"/>
              <w:sz w:val="22"/>
              <w:szCs w:val="24"/>
              <w:u w:val="single"/>
            </w:rPr>
            <m:t>→*</m:t>
          </m:r>
          <m:sSup>
            <m:sSupPr>
              <m:ctrlPr>
                <w:rPr>
                  <w:rFonts w:ascii="Cambria Math" w:eastAsia="楷体" w:hAnsi="Cambria Math" w:cs="Times New Roman"/>
                  <w:b/>
                  <w:bCs/>
                  <w:i/>
                  <w:sz w:val="22"/>
                  <w:szCs w:val="24"/>
                  <w:u w:val="single"/>
                </w:rPr>
              </m:ctrlPr>
            </m:sSupPr>
            <m:e>
              <m:r>
                <m:rPr>
                  <m:sty m:val="bi"/>
                </m:rPr>
                <w:rPr>
                  <w:rFonts w:ascii="Cambria Math" w:eastAsia="楷体" w:hAnsi="Cambria Math" w:cs="Times New Roman"/>
                  <w:sz w:val="22"/>
                  <w:szCs w:val="24"/>
                  <w:u w:val="single"/>
                </w:rPr>
                <m:t>F</m:t>
              </m:r>
            </m:e>
            <m:sup>
              <m:r>
                <m:rPr>
                  <m:sty m:val="bi"/>
                </m:rPr>
                <w:rPr>
                  <w:rFonts w:ascii="Cambria Math" w:eastAsia="楷体" w:hAnsi="Cambria Math" w:cs="Times New Roman"/>
                  <w:sz w:val="22"/>
                  <w:szCs w:val="24"/>
                  <w:u w:val="single"/>
                </w:rPr>
                <m:t>'</m:t>
              </m:r>
            </m:sup>
          </m:sSup>
          <m:r>
            <m:rPr>
              <m:sty m:val="bi"/>
            </m:rPr>
            <w:rPr>
              <w:rFonts w:ascii="Cambria Math" w:eastAsia="楷体" w:hAnsi="Cambria Math" w:cs="Times New Roman"/>
              <w:sz w:val="22"/>
              <w:szCs w:val="24"/>
              <w:u w:val="single"/>
            </w:rPr>
            <m:t>)</m:t>
          </m:r>
          <m:r>
            <m:rPr>
              <m:sty m:val="bi"/>
            </m:rPr>
            <w:rPr>
              <w:rFonts w:ascii="Cambria Math" w:eastAsia="楷体" w:hAnsi="Cambria Math"/>
              <w:sz w:val="22"/>
              <w:szCs w:val="24"/>
              <w:u w:val="single"/>
            </w:rPr>
            <m:t>∩</m:t>
          </m:r>
          <m:sSup>
            <m:sSupPr>
              <m:ctrlPr>
                <w:rPr>
                  <w:rFonts w:ascii="Cambria Math" w:eastAsia="楷体" w:hAnsi="Cambria Math" w:cs="Times New Roman"/>
                  <w:b/>
                  <w:i/>
                  <w:sz w:val="22"/>
                  <w:szCs w:val="24"/>
                  <w:u w:val="single"/>
                </w:rPr>
              </m:ctrlPr>
            </m:sSupPr>
            <m:e>
              <m:r>
                <m:rPr>
                  <m:sty m:val="bi"/>
                </m:rPr>
                <w:rPr>
                  <w:rFonts w:ascii="Cambria Math" w:eastAsia="楷体" w:hAnsi="Cambria Math" w:cs="Times New Roman"/>
                  <w:sz w:val="22"/>
                  <w:szCs w:val="24"/>
                  <w:u w:val="single"/>
                </w:rPr>
                <m:t>SELECT(F</m:t>
              </m:r>
            </m:e>
            <m:sup>
              <m:r>
                <m:rPr>
                  <m:sty m:val="bi"/>
                </m:rPr>
                <w:rPr>
                  <w:rFonts w:ascii="Cambria Math" w:eastAsia="楷体" w:hAnsi="Cambria Math" w:cs="Times New Roman"/>
                  <w:sz w:val="22"/>
                  <w:szCs w:val="24"/>
                  <w:u w:val="single"/>
                </w:rPr>
                <m:t>'</m:t>
              </m:r>
            </m:sup>
          </m:sSup>
          <m:r>
            <m:rPr>
              <m:sty m:val="bi"/>
            </m:rPr>
            <w:rPr>
              <w:rFonts w:ascii="Cambria Math" w:eastAsia="楷体" w:hAnsi="Cambria Math" w:cs="Times New Roman"/>
              <w:sz w:val="22"/>
              <w:szCs w:val="24"/>
              <w:u w:val="single"/>
            </w:rPr>
            <m:t>→ε)</m:t>
          </m:r>
          <m:r>
            <m:rPr>
              <m:sty m:val="bi"/>
            </m:rPr>
            <w:rPr>
              <w:rFonts w:ascii="Cambria Math" w:eastAsia="楷体" w:hAnsi="Cambria Math"/>
              <w:sz w:val="22"/>
              <w:szCs w:val="24"/>
              <w:u w:val="single"/>
            </w:rPr>
            <m:t>=∅</m:t>
          </m:r>
        </m:oMath>
      </m:oMathPara>
    </w:p>
    <w:p w14:paraId="765CE077" w14:textId="77777777" w:rsidR="000F0E11" w:rsidRPr="00D16C5D" w:rsidRDefault="000F0E11" w:rsidP="000F0E11">
      <w:pPr>
        <w:jc w:val="left"/>
        <w:rPr>
          <w:rFonts w:ascii="Times New Roman" w:eastAsia="楷体" w:hAnsi="Times New Roman"/>
          <w:b/>
          <w:bCs/>
          <w:sz w:val="22"/>
          <w:u w:val="single"/>
        </w:rPr>
      </w:pPr>
      <m:oMathPara>
        <m:oMathParaPr>
          <m:jc m:val="left"/>
        </m:oMathParaPr>
        <m:oMath>
          <m:r>
            <m:rPr>
              <m:sty m:val="bi"/>
            </m:rPr>
            <w:rPr>
              <w:rFonts w:ascii="Cambria Math" w:eastAsia="楷体" w:hAnsi="Cambria Math"/>
              <w:sz w:val="22"/>
              <w:u w:val="single"/>
            </w:rPr>
            <m:t>SELECT(</m:t>
          </m:r>
          <m:r>
            <m:rPr>
              <m:sty m:val="bi"/>
            </m:rPr>
            <w:rPr>
              <w:rFonts w:ascii="Cambria Math" w:eastAsia="楷体" w:hAnsi="Cambria Math" w:cs="Times New Roman"/>
              <w:sz w:val="22"/>
              <w:szCs w:val="24"/>
              <w:u w:val="single"/>
            </w:rPr>
            <m:t>P→</m:t>
          </m:r>
          <m:d>
            <m:dPr>
              <m:ctrlPr>
                <w:rPr>
                  <w:rFonts w:ascii="Cambria Math" w:eastAsia="楷体" w:hAnsi="Cambria Math" w:cs="Times New Roman"/>
                  <w:b/>
                  <w:bCs/>
                  <w:i/>
                  <w:iCs/>
                  <w:sz w:val="22"/>
                  <w:szCs w:val="24"/>
                  <w:u w:val="single"/>
                </w:rPr>
              </m:ctrlPr>
            </m:dPr>
            <m:e>
              <m:r>
                <m:rPr>
                  <m:sty m:val="bi"/>
                </m:rPr>
                <w:rPr>
                  <w:rFonts w:ascii="Cambria Math" w:eastAsia="楷体" w:hAnsi="Cambria Math" w:cs="Times New Roman"/>
                  <w:sz w:val="22"/>
                  <w:szCs w:val="24"/>
                  <w:u w:val="single"/>
                </w:rPr>
                <m:t>E</m:t>
              </m:r>
            </m:e>
          </m:d>
          <m:r>
            <m:rPr>
              <m:sty m:val="bi"/>
            </m:rPr>
            <w:rPr>
              <w:rFonts w:ascii="Cambria Math" w:eastAsia="楷体" w:hAnsi="Cambria Math" w:cs="Times New Roman"/>
              <w:sz w:val="22"/>
              <w:szCs w:val="24"/>
              <w:u w:val="single"/>
            </w:rPr>
            <m:t>)</m:t>
          </m:r>
          <m:r>
            <m:rPr>
              <m:sty m:val="bi"/>
            </m:rPr>
            <w:rPr>
              <w:rFonts w:ascii="Cambria Math" w:eastAsia="楷体" w:hAnsi="Cambria Math"/>
              <w:sz w:val="22"/>
              <w:szCs w:val="24"/>
              <w:u w:val="single"/>
            </w:rPr>
            <m:t>∩</m:t>
          </m:r>
          <m:r>
            <m:rPr>
              <m:sty m:val="bi"/>
            </m:rPr>
            <w:rPr>
              <w:rFonts w:ascii="Cambria Math" w:eastAsia="楷体" w:hAnsi="Cambria Math"/>
              <w:sz w:val="22"/>
              <w:u w:val="single"/>
            </w:rPr>
            <m:t>SELECT(</m:t>
          </m:r>
          <m:r>
            <m:rPr>
              <m:sty m:val="bi"/>
            </m:rPr>
            <w:rPr>
              <w:rFonts w:ascii="Cambria Math" w:eastAsia="楷体" w:hAnsi="Cambria Math" w:cs="Times New Roman"/>
              <w:sz w:val="22"/>
              <w:szCs w:val="24"/>
              <w:u w:val="single"/>
            </w:rPr>
            <m:t>P→a)</m:t>
          </m:r>
          <m:r>
            <m:rPr>
              <m:sty m:val="bi"/>
            </m:rPr>
            <w:rPr>
              <w:rFonts w:ascii="Cambria Math" w:eastAsia="楷体" w:hAnsi="Cambria Math"/>
              <w:sz w:val="22"/>
              <w:szCs w:val="24"/>
              <w:u w:val="single"/>
            </w:rPr>
            <m:t>∩</m:t>
          </m:r>
          <m:r>
            <m:rPr>
              <m:sty m:val="bi"/>
            </m:rPr>
            <w:rPr>
              <w:rFonts w:ascii="Cambria Math" w:eastAsia="楷体" w:hAnsi="Cambria Math"/>
              <w:sz w:val="22"/>
              <w:u w:val="single"/>
            </w:rPr>
            <m:t>SELECT(</m:t>
          </m:r>
          <m:r>
            <m:rPr>
              <m:sty m:val="bi"/>
            </m:rPr>
            <w:rPr>
              <w:rFonts w:ascii="Cambria Math" w:eastAsia="楷体" w:hAnsi="Cambria Math" w:cs="Times New Roman"/>
              <w:sz w:val="22"/>
              <w:szCs w:val="24"/>
              <w:u w:val="single"/>
            </w:rPr>
            <m:t>P→b)</m:t>
          </m:r>
          <m:r>
            <m:rPr>
              <m:sty m:val="bi"/>
            </m:rPr>
            <w:rPr>
              <w:rFonts w:ascii="Cambria Math" w:eastAsia="楷体" w:hAnsi="Cambria Math"/>
              <w:sz w:val="22"/>
              <w:szCs w:val="24"/>
              <w:u w:val="single"/>
            </w:rPr>
            <m:t>∩</m:t>
          </m:r>
          <m:r>
            <m:rPr>
              <m:sty m:val="bi"/>
            </m:rPr>
            <w:rPr>
              <w:rFonts w:ascii="Cambria Math" w:eastAsia="楷体" w:hAnsi="Cambria Math"/>
              <w:sz w:val="22"/>
              <w:u w:val="single"/>
            </w:rPr>
            <m:t>SELECT(</m:t>
          </m:r>
          <m:r>
            <m:rPr>
              <m:sty m:val="bi"/>
            </m:rPr>
            <w:rPr>
              <w:rFonts w:ascii="Cambria Math" w:eastAsia="楷体" w:hAnsi="Cambria Math" w:cs="Times New Roman"/>
              <w:sz w:val="22"/>
              <w:szCs w:val="24"/>
              <w:u w:val="single"/>
            </w:rPr>
            <m:t>P→⋀)</m:t>
          </m:r>
          <m:r>
            <m:rPr>
              <m:sty m:val="bi"/>
            </m:rPr>
            <w:rPr>
              <w:rFonts w:ascii="Cambria Math" w:eastAsia="楷体" w:hAnsi="Cambria Math"/>
              <w:sz w:val="22"/>
              <w:szCs w:val="24"/>
              <w:u w:val="single"/>
            </w:rPr>
            <m:t>=∅</m:t>
          </m:r>
        </m:oMath>
      </m:oMathPara>
    </w:p>
    <w:p w14:paraId="641C2A1E" w14:textId="77777777" w:rsidR="000F0E11" w:rsidRPr="00D16C5D" w:rsidRDefault="000F0E11" w:rsidP="000F0E11">
      <w:pPr>
        <w:jc w:val="left"/>
        <w:rPr>
          <w:rFonts w:ascii="Times New Roman" w:eastAsia="楷体" w:hAnsi="Times New Roman"/>
          <w:b/>
          <w:bCs/>
          <w:color w:val="000000" w:themeColor="text1"/>
          <w:sz w:val="22"/>
        </w:rPr>
      </w:pPr>
      <w:r w:rsidRPr="00D16C5D">
        <w:rPr>
          <w:rFonts w:ascii="Times New Roman" w:eastAsia="楷体" w:hAnsi="Times New Roman" w:hint="eastAsia"/>
          <w:b/>
          <w:bCs/>
          <w:color w:val="000000" w:themeColor="text1"/>
          <w:sz w:val="22"/>
        </w:rPr>
        <w:t>所以该文法是</w:t>
      </w:r>
      <m:oMath>
        <m:r>
          <m:rPr>
            <m:sty m:val="bi"/>
          </m:rPr>
          <w:rPr>
            <w:rFonts w:ascii="Cambria Math" w:eastAsia="楷体" w:hAnsi="Cambria Math"/>
            <w:color w:val="000000" w:themeColor="text1"/>
            <w:sz w:val="22"/>
          </w:rPr>
          <m:t>LL</m:t>
        </m:r>
        <m:d>
          <m:dPr>
            <m:ctrlPr>
              <w:rPr>
                <w:rFonts w:ascii="Cambria Math" w:eastAsia="楷体" w:hAnsi="Cambria Math"/>
                <w:b/>
                <w:bCs/>
                <w:i/>
                <w:color w:val="000000" w:themeColor="text1"/>
                <w:sz w:val="22"/>
              </w:rPr>
            </m:ctrlPr>
          </m:dPr>
          <m:e>
            <m:r>
              <m:rPr>
                <m:sty m:val="bi"/>
              </m:rPr>
              <w:rPr>
                <w:rFonts w:ascii="Cambria Math" w:eastAsia="楷体" w:hAnsi="Cambria Math"/>
                <w:color w:val="000000" w:themeColor="text1"/>
                <w:sz w:val="22"/>
              </w:rPr>
              <m:t>1</m:t>
            </m:r>
          </m:e>
        </m:d>
      </m:oMath>
      <w:r w:rsidRPr="00D16C5D">
        <w:rPr>
          <w:rFonts w:ascii="Times New Roman" w:eastAsia="楷体" w:hAnsi="Times New Roman" w:hint="eastAsia"/>
          <w:b/>
          <w:bCs/>
          <w:color w:val="000000" w:themeColor="text1"/>
          <w:sz w:val="22"/>
        </w:rPr>
        <w:t>文法</w:t>
      </w:r>
    </w:p>
    <w:p w14:paraId="2788A887" w14:textId="77777777" w:rsidR="000F0E11" w:rsidRPr="00654407" w:rsidRDefault="000F0E11" w:rsidP="000F0E11">
      <w:pPr>
        <w:jc w:val="left"/>
        <w:rPr>
          <w:rFonts w:ascii="Times New Roman" w:eastAsia="楷体" w:hAnsi="Times New Roman"/>
          <w:b/>
          <w:bCs/>
          <w:color w:val="FF0000"/>
          <w:sz w:val="22"/>
        </w:rPr>
      </w:pPr>
      <w:r>
        <w:rPr>
          <w:rFonts w:ascii="Times New Roman" w:eastAsia="楷体" w:hAnsi="Times New Roman" w:hint="eastAsia"/>
          <w:b/>
          <w:bCs/>
          <w:color w:val="FF0000"/>
          <w:sz w:val="22"/>
        </w:rPr>
        <w:t>(</w:t>
      </w:r>
      <w:r>
        <w:rPr>
          <w:rFonts w:ascii="Times New Roman" w:eastAsia="楷体" w:hAnsi="Times New Roman"/>
          <w:b/>
          <w:bCs/>
          <w:color w:val="FF0000"/>
          <w:sz w:val="22"/>
        </w:rPr>
        <w:t>3)</w:t>
      </w:r>
      <w:r w:rsidRPr="00654407">
        <w:rPr>
          <w:rFonts w:ascii="Times New Roman" w:eastAsia="楷体" w:hAnsi="Times New Roman" w:hint="eastAsia"/>
          <w:b/>
          <w:bCs/>
          <w:color w:val="FF0000"/>
          <w:sz w:val="22"/>
        </w:rPr>
        <w:t>构造它的预测分析表</w:t>
      </w:r>
    </w:p>
    <w:tbl>
      <w:tblPr>
        <w:tblStyle w:val="a7"/>
        <w:tblW w:w="0" w:type="auto"/>
        <w:tblLook w:val="04A0" w:firstRow="1" w:lastRow="0" w:firstColumn="1" w:lastColumn="0" w:noHBand="0" w:noVBand="1"/>
      </w:tblPr>
      <w:tblGrid>
        <w:gridCol w:w="921"/>
        <w:gridCol w:w="921"/>
        <w:gridCol w:w="922"/>
        <w:gridCol w:w="922"/>
        <w:gridCol w:w="922"/>
        <w:gridCol w:w="922"/>
        <w:gridCol w:w="922"/>
        <w:gridCol w:w="922"/>
        <w:gridCol w:w="922"/>
      </w:tblGrid>
      <w:tr w:rsidR="000F0E11" w14:paraId="583EDC94" w14:textId="77777777" w:rsidTr="005A4DA7">
        <w:tc>
          <w:tcPr>
            <w:tcW w:w="921" w:type="dxa"/>
          </w:tcPr>
          <w:p w14:paraId="40B5FE89" w14:textId="77777777" w:rsidR="000F0E11" w:rsidRDefault="000F0E11" w:rsidP="005A4DA7">
            <w:pPr>
              <w:jc w:val="left"/>
              <w:rPr>
                <w:rFonts w:ascii="Times New Roman" w:eastAsia="楷体" w:hAnsi="Times New Roman"/>
                <w:b/>
                <w:bCs/>
                <w:sz w:val="22"/>
              </w:rPr>
            </w:pPr>
          </w:p>
        </w:tc>
        <w:tc>
          <w:tcPr>
            <w:tcW w:w="921" w:type="dxa"/>
          </w:tcPr>
          <w:p w14:paraId="20F2B027"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195C8E9A"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0ED779E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7B6C18C2"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7CFED11F"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922" w:type="dxa"/>
          </w:tcPr>
          <w:p w14:paraId="56A97BD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b</m:t>
                </m:r>
              </m:oMath>
            </m:oMathPara>
          </w:p>
        </w:tc>
        <w:tc>
          <w:tcPr>
            <w:tcW w:w="922" w:type="dxa"/>
          </w:tcPr>
          <w:p w14:paraId="3F009809"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oMath>
            </m:oMathPara>
          </w:p>
        </w:tc>
        <w:tc>
          <w:tcPr>
            <w:tcW w:w="922" w:type="dxa"/>
          </w:tcPr>
          <w:p w14:paraId="14D55C33"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0F0E11" w14:paraId="4E6FE67D" w14:textId="77777777" w:rsidTr="005A4DA7">
        <w:tc>
          <w:tcPr>
            <w:tcW w:w="921" w:type="dxa"/>
          </w:tcPr>
          <w:p w14:paraId="7EA1019D"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E</m:t>
                </m:r>
              </m:oMath>
            </m:oMathPara>
          </w:p>
        </w:tc>
        <w:tc>
          <w:tcPr>
            <w:tcW w:w="921" w:type="dxa"/>
          </w:tcPr>
          <w:p w14:paraId="01C7DACD" w14:textId="77777777" w:rsidR="000F0E11" w:rsidRDefault="000F0E11" w:rsidP="005A4DA7">
            <w:pPr>
              <w:jc w:val="left"/>
              <w:rPr>
                <w:rFonts w:ascii="Times New Roman" w:eastAsia="楷体" w:hAnsi="Times New Roman"/>
                <w:b/>
                <w:bCs/>
                <w:sz w:val="22"/>
              </w:rPr>
            </w:pPr>
          </w:p>
        </w:tc>
        <w:tc>
          <w:tcPr>
            <w:tcW w:w="922" w:type="dxa"/>
          </w:tcPr>
          <w:p w14:paraId="6B219A33" w14:textId="77777777" w:rsidR="000F0E11" w:rsidRDefault="000F0E11" w:rsidP="005A4DA7">
            <w:pPr>
              <w:jc w:val="left"/>
              <w:rPr>
                <w:rFonts w:ascii="Times New Roman" w:eastAsia="楷体" w:hAnsi="Times New Roman"/>
                <w:b/>
                <w:bCs/>
                <w:sz w:val="22"/>
              </w:rPr>
            </w:pPr>
          </w:p>
        </w:tc>
        <w:tc>
          <w:tcPr>
            <w:tcW w:w="922" w:type="dxa"/>
          </w:tcPr>
          <w:p w14:paraId="03258B6C"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52626036" w14:textId="77777777" w:rsidR="000F0E11" w:rsidRDefault="000F0E11" w:rsidP="005A4DA7">
            <w:pPr>
              <w:jc w:val="left"/>
              <w:rPr>
                <w:rFonts w:ascii="Times New Roman" w:eastAsia="楷体" w:hAnsi="Times New Roman"/>
                <w:b/>
                <w:bCs/>
                <w:sz w:val="22"/>
              </w:rPr>
            </w:pPr>
          </w:p>
        </w:tc>
        <w:tc>
          <w:tcPr>
            <w:tcW w:w="922" w:type="dxa"/>
          </w:tcPr>
          <w:p w14:paraId="2311D761" w14:textId="77777777" w:rsidR="000F0E11" w:rsidRPr="00090AF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7E8073F5"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20ED886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53967769" w14:textId="77777777" w:rsidR="000F0E11" w:rsidRDefault="000F0E11" w:rsidP="005A4DA7">
            <w:pPr>
              <w:jc w:val="left"/>
              <w:rPr>
                <w:rFonts w:ascii="Times New Roman" w:eastAsia="楷体" w:hAnsi="Times New Roman"/>
                <w:b/>
                <w:bCs/>
                <w:sz w:val="22"/>
              </w:rPr>
            </w:pPr>
          </w:p>
        </w:tc>
      </w:tr>
      <w:tr w:rsidR="000F0E11" w14:paraId="09D16BEA" w14:textId="77777777" w:rsidTr="005A4DA7">
        <w:tc>
          <w:tcPr>
            <w:tcW w:w="921" w:type="dxa"/>
          </w:tcPr>
          <w:p w14:paraId="35EA201A" w14:textId="77777777" w:rsidR="000F0E11"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1" w:type="dxa"/>
          </w:tcPr>
          <w:p w14:paraId="71DE655A"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→+E</m:t>
                </m:r>
              </m:oMath>
            </m:oMathPara>
          </w:p>
        </w:tc>
        <w:tc>
          <w:tcPr>
            <w:tcW w:w="922" w:type="dxa"/>
          </w:tcPr>
          <w:p w14:paraId="7BE31AB6" w14:textId="77777777" w:rsidR="000F0E11" w:rsidRDefault="000F0E11" w:rsidP="005A4DA7">
            <w:pPr>
              <w:jc w:val="left"/>
              <w:rPr>
                <w:rFonts w:ascii="Times New Roman" w:eastAsia="楷体" w:hAnsi="Times New Roman"/>
                <w:b/>
                <w:bCs/>
                <w:sz w:val="22"/>
              </w:rPr>
            </w:pPr>
          </w:p>
        </w:tc>
        <w:tc>
          <w:tcPr>
            <w:tcW w:w="922" w:type="dxa"/>
          </w:tcPr>
          <w:p w14:paraId="5284C368" w14:textId="77777777" w:rsidR="000F0E11" w:rsidRDefault="000F0E11" w:rsidP="005A4DA7">
            <w:pPr>
              <w:jc w:val="left"/>
              <w:rPr>
                <w:rFonts w:ascii="Times New Roman" w:eastAsia="楷体" w:hAnsi="Times New Roman"/>
                <w:b/>
                <w:bCs/>
                <w:sz w:val="22"/>
              </w:rPr>
            </w:pPr>
          </w:p>
        </w:tc>
        <w:tc>
          <w:tcPr>
            <w:tcW w:w="922" w:type="dxa"/>
          </w:tcPr>
          <w:p w14:paraId="4A496065"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7C03E6F1" w14:textId="77777777" w:rsidR="000F0E11" w:rsidRDefault="000F0E11" w:rsidP="005A4DA7">
            <w:pPr>
              <w:jc w:val="left"/>
              <w:rPr>
                <w:rFonts w:ascii="Times New Roman" w:eastAsia="楷体" w:hAnsi="Times New Roman"/>
                <w:b/>
                <w:bCs/>
                <w:sz w:val="22"/>
              </w:rPr>
            </w:pPr>
          </w:p>
        </w:tc>
        <w:tc>
          <w:tcPr>
            <w:tcW w:w="922" w:type="dxa"/>
          </w:tcPr>
          <w:p w14:paraId="3CBFAD1A" w14:textId="77777777" w:rsidR="000F0E11" w:rsidRDefault="000F0E11" w:rsidP="005A4DA7">
            <w:pPr>
              <w:jc w:val="left"/>
              <w:rPr>
                <w:rFonts w:ascii="Times New Roman" w:eastAsia="楷体" w:hAnsi="Times New Roman"/>
                <w:b/>
                <w:bCs/>
                <w:sz w:val="22"/>
              </w:rPr>
            </w:pPr>
          </w:p>
        </w:tc>
        <w:tc>
          <w:tcPr>
            <w:tcW w:w="922" w:type="dxa"/>
          </w:tcPr>
          <w:p w14:paraId="20609A89" w14:textId="77777777" w:rsidR="000F0E11" w:rsidRDefault="000F0E11" w:rsidP="005A4DA7">
            <w:pPr>
              <w:jc w:val="left"/>
              <w:rPr>
                <w:rFonts w:ascii="Times New Roman" w:eastAsia="楷体" w:hAnsi="Times New Roman"/>
                <w:b/>
                <w:bCs/>
                <w:sz w:val="22"/>
              </w:rPr>
            </w:pPr>
          </w:p>
        </w:tc>
        <w:tc>
          <w:tcPr>
            <w:tcW w:w="922" w:type="dxa"/>
          </w:tcPr>
          <w:p w14:paraId="35153650"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512C83F0" w14:textId="77777777" w:rsidTr="005A4DA7">
        <w:tc>
          <w:tcPr>
            <w:tcW w:w="921" w:type="dxa"/>
          </w:tcPr>
          <w:p w14:paraId="4225A31C"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oMath>
            </m:oMathPara>
          </w:p>
        </w:tc>
        <w:tc>
          <w:tcPr>
            <w:tcW w:w="921" w:type="dxa"/>
          </w:tcPr>
          <w:p w14:paraId="38EF3E5E" w14:textId="77777777" w:rsidR="000F0E11" w:rsidRDefault="000F0E11" w:rsidP="005A4DA7">
            <w:pPr>
              <w:jc w:val="left"/>
              <w:rPr>
                <w:rFonts w:ascii="Times New Roman" w:eastAsia="楷体" w:hAnsi="Times New Roman"/>
                <w:b/>
                <w:bCs/>
                <w:sz w:val="22"/>
              </w:rPr>
            </w:pPr>
          </w:p>
        </w:tc>
        <w:tc>
          <w:tcPr>
            <w:tcW w:w="922" w:type="dxa"/>
          </w:tcPr>
          <w:p w14:paraId="4D3863C8" w14:textId="77777777" w:rsidR="000F0E11" w:rsidRDefault="000F0E11" w:rsidP="005A4DA7">
            <w:pPr>
              <w:jc w:val="left"/>
              <w:rPr>
                <w:rFonts w:ascii="Times New Roman" w:eastAsia="楷体" w:hAnsi="Times New Roman"/>
                <w:b/>
                <w:bCs/>
                <w:sz w:val="22"/>
              </w:rPr>
            </w:pPr>
          </w:p>
        </w:tc>
        <w:tc>
          <w:tcPr>
            <w:tcW w:w="922" w:type="dxa"/>
          </w:tcPr>
          <w:p w14:paraId="0758BC03"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→F</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2" w:type="dxa"/>
          </w:tcPr>
          <w:p w14:paraId="72317616" w14:textId="77777777" w:rsidR="000F0E11" w:rsidRDefault="000F0E11" w:rsidP="005A4DA7">
            <w:pPr>
              <w:jc w:val="left"/>
              <w:rPr>
                <w:rFonts w:ascii="Times New Roman" w:eastAsia="楷体" w:hAnsi="Times New Roman"/>
                <w:b/>
                <w:bCs/>
                <w:sz w:val="22"/>
              </w:rPr>
            </w:pPr>
          </w:p>
        </w:tc>
        <w:tc>
          <w:tcPr>
            <w:tcW w:w="922" w:type="dxa"/>
          </w:tcPr>
          <w:p w14:paraId="6E8C1044"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→F</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2" w:type="dxa"/>
          </w:tcPr>
          <w:p w14:paraId="0E58FEA9"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→F</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
                      </m:rPr>
                      <w:rPr>
                        <w:rFonts w:ascii="Cambria Math" w:eastAsia="楷体" w:hAnsi="Cambria Math" w:cs="Times New Roman"/>
                        <w:sz w:val="22"/>
                        <w:szCs w:val="24"/>
                      </w:rPr>
                      <m:t>'</m:t>
                    </m:r>
                  </m:sup>
                </m:sSup>
              </m:oMath>
            </m:oMathPara>
          </w:p>
        </w:tc>
        <w:tc>
          <w:tcPr>
            <w:tcW w:w="922" w:type="dxa"/>
          </w:tcPr>
          <w:p w14:paraId="072E59E9"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→F</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2" w:type="dxa"/>
          </w:tcPr>
          <w:p w14:paraId="183C022F" w14:textId="77777777" w:rsidR="000F0E11" w:rsidRDefault="000F0E11" w:rsidP="005A4DA7">
            <w:pPr>
              <w:jc w:val="left"/>
              <w:rPr>
                <w:rFonts w:ascii="Times New Roman" w:eastAsia="楷体" w:hAnsi="Times New Roman"/>
                <w:b/>
                <w:bCs/>
                <w:sz w:val="22"/>
              </w:rPr>
            </w:pPr>
          </w:p>
        </w:tc>
      </w:tr>
      <w:tr w:rsidR="000F0E11" w14:paraId="03836CC2" w14:textId="77777777" w:rsidTr="005A4DA7">
        <w:tc>
          <w:tcPr>
            <w:tcW w:w="921" w:type="dxa"/>
          </w:tcPr>
          <w:p w14:paraId="33CE773D" w14:textId="77777777" w:rsidR="000F0E11" w:rsidRPr="0075139C"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T</m:t>
                    </m:r>
                  </m:e>
                  <m:sup>
                    <m:r>
                      <m:rPr>
                        <m:sty m:val="bi"/>
                      </m:rPr>
                      <w:rPr>
                        <w:rFonts w:ascii="Cambria Math" w:eastAsia="楷体" w:hAnsi="Cambria Math" w:cs="Times New Roman"/>
                        <w:sz w:val="22"/>
                        <w:szCs w:val="24"/>
                      </w:rPr>
                      <m:t>'</m:t>
                    </m:r>
                  </m:sup>
                </m:sSup>
              </m:oMath>
            </m:oMathPara>
          </w:p>
        </w:tc>
        <w:tc>
          <w:tcPr>
            <w:tcW w:w="921" w:type="dxa"/>
          </w:tcPr>
          <w:p w14:paraId="12C12BF7"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17C05D2D" w14:textId="77777777" w:rsidR="000F0E11" w:rsidRDefault="000F0E11" w:rsidP="005A4DA7">
            <w:pPr>
              <w:jc w:val="left"/>
              <w:rPr>
                <w:rFonts w:ascii="Times New Roman" w:eastAsia="楷体" w:hAnsi="Times New Roman"/>
                <w:b/>
                <w:bCs/>
                <w:sz w:val="22"/>
              </w:rPr>
            </w:pPr>
          </w:p>
        </w:tc>
        <w:tc>
          <w:tcPr>
            <w:tcW w:w="922" w:type="dxa"/>
          </w:tcPr>
          <w:p w14:paraId="49C354E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oMath>
            </m:oMathPara>
          </w:p>
        </w:tc>
        <w:tc>
          <w:tcPr>
            <w:tcW w:w="922" w:type="dxa"/>
          </w:tcPr>
          <w:p w14:paraId="659CD551"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4CB0757E"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oMath>
            </m:oMathPara>
          </w:p>
        </w:tc>
        <w:tc>
          <w:tcPr>
            <w:tcW w:w="922" w:type="dxa"/>
          </w:tcPr>
          <w:p w14:paraId="28984049"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oMath>
            </m:oMathPara>
          </w:p>
        </w:tc>
        <w:tc>
          <w:tcPr>
            <w:tcW w:w="922" w:type="dxa"/>
          </w:tcPr>
          <w:p w14:paraId="73E6FE5E"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→T</m:t>
                </m:r>
              </m:oMath>
            </m:oMathPara>
          </w:p>
        </w:tc>
        <w:tc>
          <w:tcPr>
            <w:tcW w:w="922" w:type="dxa"/>
          </w:tcPr>
          <w:p w14:paraId="7FB951C8"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0027AF1E" w14:textId="77777777" w:rsidTr="005A4DA7">
        <w:tc>
          <w:tcPr>
            <w:tcW w:w="921" w:type="dxa"/>
          </w:tcPr>
          <w:p w14:paraId="63EFEEC5"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F</m:t>
                </m:r>
              </m:oMath>
            </m:oMathPara>
          </w:p>
        </w:tc>
        <w:tc>
          <w:tcPr>
            <w:tcW w:w="921" w:type="dxa"/>
          </w:tcPr>
          <w:p w14:paraId="06A7E06C" w14:textId="77777777" w:rsidR="000F0E11" w:rsidRDefault="000F0E11" w:rsidP="005A4DA7">
            <w:pPr>
              <w:jc w:val="left"/>
              <w:rPr>
                <w:rFonts w:ascii="Times New Roman" w:eastAsia="楷体" w:hAnsi="Times New Roman"/>
                <w:b/>
                <w:bCs/>
                <w:sz w:val="22"/>
              </w:rPr>
            </w:pPr>
          </w:p>
        </w:tc>
        <w:tc>
          <w:tcPr>
            <w:tcW w:w="922" w:type="dxa"/>
          </w:tcPr>
          <w:p w14:paraId="71595571" w14:textId="77777777" w:rsidR="000F0E11" w:rsidRDefault="000F0E11" w:rsidP="005A4DA7">
            <w:pPr>
              <w:jc w:val="left"/>
              <w:rPr>
                <w:rFonts w:ascii="Times New Roman" w:eastAsia="楷体" w:hAnsi="Times New Roman"/>
                <w:b/>
                <w:bCs/>
                <w:sz w:val="22"/>
              </w:rPr>
            </w:pPr>
          </w:p>
        </w:tc>
        <w:tc>
          <w:tcPr>
            <w:tcW w:w="922" w:type="dxa"/>
          </w:tcPr>
          <w:p w14:paraId="0B2FB17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→P</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oMath>
            </m:oMathPara>
          </w:p>
        </w:tc>
        <w:tc>
          <w:tcPr>
            <w:tcW w:w="922" w:type="dxa"/>
          </w:tcPr>
          <w:p w14:paraId="3FB7B470" w14:textId="77777777" w:rsidR="000F0E11" w:rsidRDefault="000F0E11" w:rsidP="005A4DA7">
            <w:pPr>
              <w:jc w:val="left"/>
              <w:rPr>
                <w:rFonts w:ascii="Times New Roman" w:eastAsia="楷体" w:hAnsi="Times New Roman"/>
                <w:b/>
                <w:bCs/>
                <w:sz w:val="22"/>
              </w:rPr>
            </w:pPr>
          </w:p>
        </w:tc>
        <w:tc>
          <w:tcPr>
            <w:tcW w:w="922" w:type="dxa"/>
          </w:tcPr>
          <w:p w14:paraId="05920BDA"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→P</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oMath>
            </m:oMathPara>
          </w:p>
        </w:tc>
        <w:tc>
          <w:tcPr>
            <w:tcW w:w="922" w:type="dxa"/>
          </w:tcPr>
          <w:p w14:paraId="4EDD5188"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→P</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oMath>
            </m:oMathPara>
          </w:p>
        </w:tc>
        <w:tc>
          <w:tcPr>
            <w:tcW w:w="922" w:type="dxa"/>
          </w:tcPr>
          <w:p w14:paraId="1B8DB61C"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→P</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oMath>
            </m:oMathPara>
          </w:p>
        </w:tc>
        <w:tc>
          <w:tcPr>
            <w:tcW w:w="922" w:type="dxa"/>
          </w:tcPr>
          <w:p w14:paraId="269012A3" w14:textId="77777777" w:rsidR="000F0E11" w:rsidRDefault="000F0E11" w:rsidP="005A4DA7">
            <w:pPr>
              <w:jc w:val="left"/>
              <w:rPr>
                <w:rFonts w:ascii="Times New Roman" w:eastAsia="楷体" w:hAnsi="Times New Roman"/>
                <w:b/>
                <w:bCs/>
                <w:sz w:val="22"/>
              </w:rPr>
            </w:pPr>
          </w:p>
        </w:tc>
      </w:tr>
      <w:tr w:rsidR="000F0E11" w14:paraId="74A1A9B5" w14:textId="77777777" w:rsidTr="005A4DA7">
        <w:tc>
          <w:tcPr>
            <w:tcW w:w="921" w:type="dxa"/>
          </w:tcPr>
          <w:p w14:paraId="0D75B259" w14:textId="77777777" w:rsidR="000F0E11"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oMath>
            </m:oMathPara>
          </w:p>
        </w:tc>
        <w:tc>
          <w:tcPr>
            <w:tcW w:w="921" w:type="dxa"/>
          </w:tcPr>
          <w:p w14:paraId="7747A665"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12C76364"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F</m:t>
                    </m:r>
                  </m:e>
                  <m:sup>
                    <m:r>
                      <m:rPr>
                        <m:sty m:val="bi"/>
                      </m:rPr>
                      <w:rPr>
                        <w:rFonts w:ascii="Cambria Math" w:eastAsia="楷体" w:hAnsi="Cambria Math" w:cs="Times New Roman"/>
                        <w:sz w:val="22"/>
                        <w:szCs w:val="24"/>
                      </w:rPr>
                      <m:t>'</m:t>
                    </m:r>
                  </m:sup>
                </m:sSup>
              </m:oMath>
            </m:oMathPara>
          </w:p>
        </w:tc>
        <w:tc>
          <w:tcPr>
            <w:tcW w:w="922" w:type="dxa"/>
          </w:tcPr>
          <w:p w14:paraId="063CB232"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618CEAD9"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761A79FE"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70C70C71"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1F353EF8"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58BD6391"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510A4054" w14:textId="77777777" w:rsidTr="005A4DA7">
        <w:tc>
          <w:tcPr>
            <w:tcW w:w="921" w:type="dxa"/>
          </w:tcPr>
          <w:p w14:paraId="78F88481"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P</m:t>
                </m:r>
              </m:oMath>
            </m:oMathPara>
          </w:p>
        </w:tc>
        <w:tc>
          <w:tcPr>
            <w:tcW w:w="921" w:type="dxa"/>
          </w:tcPr>
          <w:p w14:paraId="71003D86" w14:textId="77777777" w:rsidR="000F0E11" w:rsidRDefault="000F0E11" w:rsidP="005A4DA7">
            <w:pPr>
              <w:jc w:val="left"/>
              <w:rPr>
                <w:rFonts w:ascii="Times New Roman" w:eastAsia="楷体" w:hAnsi="Times New Roman"/>
                <w:b/>
                <w:bCs/>
                <w:sz w:val="22"/>
              </w:rPr>
            </w:pPr>
          </w:p>
        </w:tc>
        <w:tc>
          <w:tcPr>
            <w:tcW w:w="922" w:type="dxa"/>
          </w:tcPr>
          <w:p w14:paraId="314536D7" w14:textId="77777777" w:rsidR="000F0E11" w:rsidRDefault="000F0E11" w:rsidP="005A4DA7">
            <w:pPr>
              <w:jc w:val="left"/>
              <w:rPr>
                <w:rFonts w:ascii="Times New Roman" w:eastAsia="楷体" w:hAnsi="Times New Roman"/>
                <w:b/>
                <w:bCs/>
                <w:sz w:val="22"/>
              </w:rPr>
            </w:pPr>
          </w:p>
        </w:tc>
        <w:tc>
          <w:tcPr>
            <w:tcW w:w="922" w:type="dxa"/>
          </w:tcPr>
          <w:p w14:paraId="4755A501"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E</m:t>
                    </m:r>
                  </m:e>
                </m:d>
              </m:oMath>
            </m:oMathPara>
          </w:p>
        </w:tc>
        <w:tc>
          <w:tcPr>
            <w:tcW w:w="922" w:type="dxa"/>
          </w:tcPr>
          <w:p w14:paraId="3BA7FB78" w14:textId="77777777" w:rsidR="000F0E11" w:rsidRDefault="000F0E11" w:rsidP="005A4DA7">
            <w:pPr>
              <w:jc w:val="left"/>
              <w:rPr>
                <w:rFonts w:ascii="Times New Roman" w:eastAsia="楷体" w:hAnsi="Times New Roman"/>
                <w:b/>
                <w:bCs/>
                <w:sz w:val="22"/>
              </w:rPr>
            </w:pPr>
          </w:p>
        </w:tc>
        <w:tc>
          <w:tcPr>
            <w:tcW w:w="922" w:type="dxa"/>
          </w:tcPr>
          <w:p w14:paraId="3666F7D9"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922" w:type="dxa"/>
          </w:tcPr>
          <w:p w14:paraId="273EFDBA"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→b</m:t>
                </m:r>
              </m:oMath>
            </m:oMathPara>
          </w:p>
        </w:tc>
        <w:tc>
          <w:tcPr>
            <w:tcW w:w="922" w:type="dxa"/>
          </w:tcPr>
          <w:p w14:paraId="36987D65"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oMath>
            </m:oMathPara>
          </w:p>
        </w:tc>
        <w:tc>
          <w:tcPr>
            <w:tcW w:w="922" w:type="dxa"/>
          </w:tcPr>
          <w:p w14:paraId="130F67B5" w14:textId="77777777" w:rsidR="000F0E11" w:rsidRDefault="000F0E11" w:rsidP="005A4DA7">
            <w:pPr>
              <w:jc w:val="left"/>
              <w:rPr>
                <w:rFonts w:ascii="Times New Roman" w:eastAsia="楷体" w:hAnsi="Times New Roman"/>
                <w:b/>
                <w:bCs/>
                <w:sz w:val="22"/>
              </w:rPr>
            </w:pPr>
          </w:p>
        </w:tc>
      </w:tr>
    </w:tbl>
    <w:p w14:paraId="1152AB7D" w14:textId="77777777" w:rsidR="000F0E11" w:rsidRPr="00654407" w:rsidRDefault="000F0E11" w:rsidP="000F0E11">
      <w:pPr>
        <w:jc w:val="left"/>
        <w:rPr>
          <w:rFonts w:ascii="Times New Roman" w:eastAsia="楷体" w:hAnsi="Times New Roman"/>
          <w:b/>
          <w:bCs/>
          <w:color w:val="FF0000"/>
          <w:sz w:val="22"/>
        </w:rPr>
      </w:pPr>
      <w:r>
        <w:rPr>
          <w:rFonts w:ascii="Times New Roman" w:eastAsia="楷体" w:hAnsi="Times New Roman" w:hint="eastAsia"/>
          <w:b/>
          <w:bCs/>
          <w:color w:val="FF0000"/>
          <w:sz w:val="22"/>
        </w:rPr>
        <w:t>(</w:t>
      </w:r>
      <w:r>
        <w:rPr>
          <w:rFonts w:ascii="Times New Roman" w:eastAsia="楷体" w:hAnsi="Times New Roman"/>
          <w:b/>
          <w:bCs/>
          <w:color w:val="FF0000"/>
          <w:sz w:val="22"/>
        </w:rPr>
        <w:t>4)</w:t>
      </w:r>
      <w:r w:rsidRPr="00654407">
        <w:rPr>
          <w:rFonts w:ascii="Times New Roman" w:eastAsia="楷体" w:hAnsi="Times New Roman" w:hint="eastAsia"/>
          <w:b/>
          <w:bCs/>
          <w:color w:val="FF0000"/>
          <w:sz w:val="22"/>
        </w:rPr>
        <w:t>构造它的递归下降分析程序</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0F0E11" w14:paraId="56F8506E" w14:textId="77777777" w:rsidTr="005A4DA7">
        <w:tc>
          <w:tcPr>
            <w:tcW w:w="8296" w:type="dxa"/>
          </w:tcPr>
          <w:p w14:paraId="2B898D23" w14:textId="77777777" w:rsidR="000F0E11" w:rsidRPr="006771E8" w:rsidRDefault="000F0E11" w:rsidP="005A4DA7">
            <w:pPr>
              <w:jc w:val="center"/>
              <w:rPr>
                <w:rFonts w:ascii="Times New Roman" w:eastAsia="楷体" w:hAnsi="Times New Roman" w:cs="Times New Roman"/>
                <w:b/>
                <w:bCs/>
                <w:sz w:val="20"/>
                <w:szCs w:val="20"/>
                <w:u w:val="single"/>
              </w:rPr>
            </w:pPr>
            <w:r w:rsidRPr="006771E8">
              <w:rPr>
                <w:rFonts w:ascii="Times New Roman" w:eastAsia="楷体" w:hAnsi="Times New Roman" w:hint="eastAsia"/>
                <w:b/>
                <w:bCs/>
                <w:color w:val="000000" w:themeColor="text1"/>
                <w:sz w:val="20"/>
                <w:szCs w:val="20"/>
              </w:rPr>
              <w:t>递归下降分析程序</w:t>
            </w:r>
          </w:p>
        </w:tc>
      </w:tr>
      <w:tr w:rsidR="000F0E11" w14:paraId="01AA28C7" w14:textId="77777777" w:rsidTr="005A4DA7">
        <w:trPr>
          <w:trHeight w:val="1550"/>
        </w:trPr>
        <w:tc>
          <w:tcPr>
            <w:tcW w:w="8296" w:type="dxa"/>
          </w:tcPr>
          <w:p w14:paraId="0F326833"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Pr>
                <w:rFonts w:ascii="Consolas" w:eastAsia="宋体" w:hAnsi="Consolas" w:cs="宋体"/>
                <w:color w:val="000000"/>
                <w:kern w:val="0"/>
                <w:sz w:val="18"/>
                <w:szCs w:val="18"/>
                <w:bdr w:val="none" w:sz="0" w:space="0" w:color="auto" w:frame="1"/>
              </w:rPr>
              <w:t xml:space="preserve">char </w:t>
            </w:r>
            <w:r w:rsidRPr="00BD4E0E">
              <w:rPr>
                <w:rFonts w:ascii="Consolas" w:eastAsia="宋体" w:hAnsi="Consolas" w:cs="宋体"/>
                <w:color w:val="000000"/>
                <w:kern w:val="0"/>
                <w:sz w:val="18"/>
                <w:szCs w:val="18"/>
                <w:bdr w:val="none" w:sz="0" w:space="0" w:color="auto" w:frame="1"/>
              </w:rPr>
              <w:t>expected)</w:t>
            </w:r>
            <w:r>
              <w:rPr>
                <w:rFonts w:ascii="Consolas" w:eastAsia="宋体" w:hAnsi="Consolas" w:cs="宋体"/>
                <w:color w:val="000000"/>
                <w:kern w:val="0"/>
                <w:sz w:val="18"/>
                <w:szCs w:val="18"/>
                <w:bdr w:val="none" w:sz="0" w:space="0" w:color="auto" w:frame="1"/>
              </w:rPr>
              <w:t xml:space="preserve">  </w:t>
            </w:r>
          </w:p>
          <w:p w14:paraId="1BD43702"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p>
          <w:p w14:paraId="374F1055"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if</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proofErr w:type="gramStart"/>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expected)</w:t>
            </w:r>
            <w:r>
              <w:rPr>
                <w:rFonts w:ascii="Consolas" w:eastAsia="宋体" w:hAnsi="Consolas" w:cs="宋体"/>
                <w:color w:val="000000"/>
                <w:kern w:val="0"/>
                <w:sz w:val="18"/>
                <w:szCs w:val="18"/>
                <w:bdr w:val="none" w:sz="0" w:space="0" w:color="auto" w:frame="1"/>
              </w:rPr>
              <w:t xml:space="preserve">  </w:t>
            </w:r>
          </w:p>
          <w:p w14:paraId="6F326717"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BA9D1DE"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CE51CDF"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3C916E27"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23BB186"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p>
          <w:p w14:paraId="371635FA"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A21788E"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getToken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11ADD65"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EAC1E32"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lastRenderedPageBreak/>
              <w:t>}</w:t>
            </w:r>
            <w:r>
              <w:rPr>
                <w:rFonts w:ascii="Consolas" w:eastAsia="宋体" w:hAnsi="Consolas" w:cs="宋体"/>
                <w:color w:val="000000"/>
                <w:kern w:val="0"/>
                <w:sz w:val="18"/>
                <w:szCs w:val="18"/>
                <w:bdr w:val="none" w:sz="0" w:space="0" w:color="auto" w:frame="1"/>
              </w:rPr>
              <w:t xml:space="preserve">  </w:t>
            </w:r>
          </w:p>
          <w:p w14:paraId="4C0F27F9"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E</w:t>
            </w:r>
          </w:p>
          <w:p w14:paraId="7C7D640E"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ParseE</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1745CCD"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8191E16"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if</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'b'</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6A3DDFA"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7878B33"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ParseT</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5F3F307"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ParseE</w:t>
            </w:r>
            <w:proofErr w:type="spellEnd"/>
            <w:proofErr w:type="gramStart"/>
            <w:r>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ABF22AB"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1A1CCC5"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p>
          <w:p w14:paraId="57396274"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F82E185"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B127BF0"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3F29911C"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8B0C0CE"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FE16C4F" w14:textId="77777777" w:rsidR="000F0E11" w:rsidRPr="00205E2A"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E</w:t>
            </w:r>
            <w:r>
              <w:rPr>
                <w:rFonts w:ascii="Consolas" w:eastAsia="宋体" w:hAnsi="Consolas" w:cs="宋体"/>
                <w:color w:val="5C5C5C"/>
                <w:kern w:val="0"/>
                <w:sz w:val="18"/>
                <w:szCs w:val="18"/>
              </w:rPr>
              <w:t>′</w:t>
            </w:r>
          </w:p>
          <w:p w14:paraId="36050BDC"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ParseE</w:t>
            </w:r>
            <w:proofErr w:type="spellEnd"/>
            <w:proofErr w:type="gramStart"/>
            <w:r>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AA4C5D1"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E45ED65"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if</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BB108F0"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1B0E9CE"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B065F2D"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ParseE</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E7E04F0"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3901886"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if</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A097C09"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8E83750"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F9EF44A"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else</w:t>
            </w:r>
            <w:r>
              <w:rPr>
                <w:rFonts w:ascii="Consolas" w:eastAsia="宋体" w:hAnsi="Consolas" w:cs="宋体"/>
                <w:color w:val="000000"/>
                <w:kern w:val="0"/>
                <w:sz w:val="18"/>
                <w:szCs w:val="18"/>
                <w:bdr w:val="none" w:sz="0" w:space="0" w:color="auto" w:frame="1"/>
              </w:rPr>
              <w:t xml:space="preserve">  </w:t>
            </w:r>
          </w:p>
          <w:p w14:paraId="100EC16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11D81E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40C4DD6"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6712CDF3"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773E0DB" w14:textId="77777777" w:rsidR="000F0E11" w:rsidRPr="00205E2A"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p>
          <w:p w14:paraId="13861BE3" w14:textId="77777777" w:rsidR="000F0E11" w:rsidRPr="00205E2A"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T</w:t>
            </w:r>
          </w:p>
          <w:p w14:paraId="1AE87D47"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ParseT</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41ACDE7"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35A1133"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switch</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p>
          <w:p w14:paraId="6152BC26"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E08E9ED"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'b'</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 xml:space="preserve"> </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703070E"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A329BBF"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ParseT</w:t>
            </w:r>
            <w:proofErr w:type="spellEnd"/>
            <w:proofErr w:type="gramStart"/>
            <w:r>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28DCB60"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4BFE54F"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default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0CCF3D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1B29D40"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7C47718B"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BDBE4C5"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DE43C66" w14:textId="77777777" w:rsidR="000F0E11" w:rsidRPr="00205E2A"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T</w:t>
            </w:r>
            <w:r>
              <w:rPr>
                <w:rFonts w:ascii="Consolas" w:eastAsia="宋体" w:hAnsi="Consolas" w:cs="宋体"/>
                <w:color w:val="5C5C5C"/>
                <w:kern w:val="0"/>
                <w:sz w:val="18"/>
                <w:szCs w:val="18"/>
              </w:rPr>
              <w:t>′</w:t>
            </w:r>
            <w:r w:rsidRPr="00205E2A">
              <w:rPr>
                <w:rFonts w:ascii="Consolas" w:eastAsia="宋体" w:hAnsi="Consolas" w:cs="宋体"/>
                <w:color w:val="000000"/>
                <w:kern w:val="0"/>
                <w:sz w:val="18"/>
                <w:szCs w:val="18"/>
                <w:bdr w:val="none" w:sz="0" w:space="0" w:color="auto" w:frame="1"/>
              </w:rPr>
              <w:t xml:space="preserve"> </w:t>
            </w:r>
          </w:p>
          <w:p w14:paraId="57EDDEEF"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ParseT</w:t>
            </w:r>
            <w:proofErr w:type="spellEnd"/>
            <w:proofErr w:type="gramStart"/>
            <w:r>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B8E5469"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E4914F6"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switch</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p>
          <w:p w14:paraId="54B612E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7FF4922"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'b'</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 xml:space="preserve"> </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7A57FCF"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ParseT</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324F59A"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BEEE0C6"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631DEE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2401423"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default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F51579C"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E9ACDCB"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73D5C194"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A704CFD"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1467A6C"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F</w:t>
            </w:r>
          </w:p>
          <w:p w14:paraId="37D36C6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4F1BBDA"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8C06248"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switch</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p>
          <w:p w14:paraId="57870D97"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32144DA"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'b'</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 xml:space="preserve"> </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E5B47B8"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ParseP</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EDB46AA"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D32EC6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default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5A3328F"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0D77263"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144C2306"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7E855C0"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72E85E9"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F</w:t>
            </w:r>
            <w:r>
              <w:rPr>
                <w:rFonts w:ascii="Consolas" w:eastAsia="宋体" w:hAnsi="Consolas" w:cs="宋体"/>
                <w:color w:val="5C5C5C"/>
                <w:kern w:val="0"/>
                <w:sz w:val="18"/>
                <w:szCs w:val="18"/>
              </w:rPr>
              <w:t>′</w:t>
            </w:r>
          </w:p>
          <w:p w14:paraId="0ED40959"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ParseF</w:t>
            </w:r>
            <w:proofErr w:type="spellEnd"/>
            <w:proofErr w:type="gramStart"/>
            <w:r>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7775CAB"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92AF4F2"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switch</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p>
          <w:p w14:paraId="4003C640"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BD95306"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B52FBDA"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994989D"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ParseF</w:t>
            </w:r>
            <w:proofErr w:type="spellEnd"/>
            <w:proofErr w:type="gramStart"/>
            <w:r>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4AF7E47"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B8C28F4"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'b'</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 xml:space="preserve"> </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B0C1D90"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AD70025"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default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52D5553"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72F086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32611FB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309BAD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750C4E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r>
              <w:rPr>
                <w:rFonts w:ascii="Consolas" w:eastAsia="宋体" w:hAnsi="Consolas" w:cs="宋体"/>
                <w:color w:val="5C5C5C"/>
                <w:kern w:val="0"/>
                <w:sz w:val="18"/>
                <w:szCs w:val="18"/>
              </w:rPr>
              <w:t xml:space="preserve">/ </w:t>
            </w:r>
            <w:r>
              <w:rPr>
                <w:rFonts w:ascii="Consolas" w:eastAsia="宋体" w:hAnsi="Consolas" w:cs="宋体" w:hint="eastAsia"/>
                <w:color w:val="5C5C5C"/>
                <w:kern w:val="0"/>
                <w:sz w:val="18"/>
                <w:szCs w:val="18"/>
              </w:rPr>
              <w:t>解析非终结符</w:t>
            </w:r>
            <w:r>
              <w:rPr>
                <w:rFonts w:ascii="Consolas" w:eastAsia="宋体" w:hAnsi="Consolas" w:cs="宋体" w:hint="eastAsia"/>
                <w:color w:val="5C5C5C"/>
                <w:kern w:val="0"/>
                <w:sz w:val="18"/>
                <w:szCs w:val="18"/>
              </w:rPr>
              <w:t>P</w:t>
            </w:r>
          </w:p>
          <w:p w14:paraId="309DED97"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b/>
                <w:bCs/>
                <w:color w:val="006699"/>
                <w:kern w:val="0"/>
                <w:sz w:val="18"/>
                <w:szCs w:val="18"/>
                <w:bdr w:val="none" w:sz="0" w:space="0" w:color="auto" w:frame="1"/>
              </w:rPr>
              <w:t>void</w:t>
            </w: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ParseP</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5B08B61"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0DFD3B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switch</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(lookahead)</w:t>
            </w:r>
            <w:r>
              <w:rPr>
                <w:rFonts w:ascii="Consolas" w:eastAsia="宋体" w:hAnsi="Consolas" w:cs="宋体"/>
                <w:color w:val="000000"/>
                <w:kern w:val="0"/>
                <w:sz w:val="18"/>
                <w:szCs w:val="18"/>
                <w:bdr w:val="none" w:sz="0" w:space="0" w:color="auto" w:frame="1"/>
              </w:rPr>
              <w:t xml:space="preserve">  </w:t>
            </w:r>
          </w:p>
          <w:p w14:paraId="35C903C5"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BA26791"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06C1F10"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EF0662D"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ParseE</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78CC37D"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E343EB2"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0555F38E"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4D6D4D9A"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'a'</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7546DD91"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AAEEE99"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'b'</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64044536"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'b'</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12E01C76"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AB0874D"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case</w:t>
            </w: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14363CD"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BD4E0E">
              <w:rPr>
                <w:rFonts w:ascii="Consolas" w:eastAsia="宋体" w:hAnsi="Consolas" w:cs="宋体"/>
                <w:color w:val="000000"/>
                <w:kern w:val="0"/>
                <w:sz w:val="18"/>
                <w:szCs w:val="18"/>
                <w:bdr w:val="none" w:sz="0" w:space="0" w:color="auto" w:frame="1"/>
              </w:rPr>
              <w:t>MatchToken</w:t>
            </w:r>
            <w:proofErr w:type="spellEnd"/>
            <w:r w:rsidRPr="00BD4E0E">
              <w:rPr>
                <w:rFonts w:ascii="Consolas" w:eastAsia="宋体" w:hAnsi="Consolas" w:cs="宋体"/>
                <w:color w:val="000000"/>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MS Gothic" w:eastAsia="MS Gothic" w:hAnsi="MS Gothic" w:cs="MS Gothic" w:hint="eastAsia"/>
                <w:color w:val="0000FF"/>
                <w:kern w:val="0"/>
                <w:sz w:val="18"/>
                <w:szCs w:val="18"/>
                <w:bdr w:val="none" w:sz="0" w:space="0" w:color="auto" w:frame="1"/>
              </w:rPr>
              <w:t>⋀</w:t>
            </w:r>
            <w:r w:rsidRPr="00BD4E0E">
              <w:rPr>
                <w:rFonts w:ascii="Consolas" w:eastAsia="宋体" w:hAnsi="Consolas" w:cs="宋体"/>
                <w:color w:val="0000FF"/>
                <w:kern w:val="0"/>
                <w:sz w:val="18"/>
                <w:szCs w:val="18"/>
                <w:bdr w:val="none" w:sz="0" w:space="0" w:color="auto" w:frame="1"/>
              </w:rPr>
              <w: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3158663F"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break</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27575043"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b/>
                <w:bCs/>
                <w:color w:val="006699"/>
                <w:kern w:val="0"/>
                <w:sz w:val="18"/>
                <w:szCs w:val="18"/>
                <w:bdr w:val="none" w:sz="0" w:space="0" w:color="auto" w:frame="1"/>
              </w:rPr>
              <w:t>default</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BAED7DB"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proofErr w:type="gramStart"/>
            <w:r w:rsidRPr="00BD4E0E">
              <w:rPr>
                <w:rFonts w:ascii="Consolas" w:eastAsia="宋体" w:hAnsi="Consolas" w:cs="宋体"/>
                <w:color w:val="000000"/>
                <w:kern w:val="0"/>
                <w:sz w:val="18"/>
                <w:szCs w:val="18"/>
                <w:bdr w:val="none" w:sz="0" w:space="0" w:color="auto" w:frame="1"/>
              </w:rPr>
              <w:t>printf</w:t>
            </w:r>
            <w:proofErr w:type="spellEnd"/>
            <w:r w:rsidRPr="00BD4E0E">
              <w:rPr>
                <w:rFonts w:ascii="Consolas" w:eastAsia="宋体" w:hAnsi="Consolas" w:cs="宋体"/>
                <w:color w:val="000000"/>
                <w:kern w:val="0"/>
                <w:sz w:val="18"/>
                <w:szCs w:val="18"/>
                <w:bdr w:val="none" w:sz="0" w:space="0" w:color="auto" w:frame="1"/>
              </w:rPr>
              <w:t>(</w:t>
            </w:r>
            <w:proofErr w:type="gramEnd"/>
            <w:r w:rsidRPr="00BD4E0E">
              <w:rPr>
                <w:rFonts w:ascii="Consolas" w:eastAsia="宋体" w:hAnsi="Consolas" w:cs="宋体"/>
                <w:color w:val="0000FF"/>
                <w:kern w:val="0"/>
                <w:sz w:val="18"/>
                <w:szCs w:val="18"/>
                <w:bdr w:val="none" w:sz="0" w:space="0" w:color="auto" w:frame="1"/>
              </w:rPr>
              <w:t>"syntax</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error</w:t>
            </w:r>
            <w:r>
              <w:rPr>
                <w:rFonts w:ascii="Consolas" w:eastAsia="宋体" w:hAnsi="Consolas" w:cs="宋体"/>
                <w:color w:val="0000FF"/>
                <w:kern w:val="0"/>
                <w:sz w:val="18"/>
                <w:szCs w:val="18"/>
                <w:bdr w:val="none" w:sz="0" w:space="0" w:color="auto" w:frame="1"/>
              </w:rPr>
              <w:t xml:space="preserve"> </w:t>
            </w:r>
            <w:r w:rsidRPr="00BD4E0E">
              <w:rPr>
                <w:rFonts w:ascii="Consolas" w:eastAsia="宋体" w:hAnsi="Consolas" w:cs="宋体"/>
                <w:color w:val="0000FF"/>
                <w:kern w:val="0"/>
                <w:sz w:val="18"/>
                <w:szCs w:val="18"/>
                <w:bdr w:val="none" w:sz="0" w:space="0" w:color="auto" w:frame="1"/>
              </w:rPr>
              <w:t>\n"</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D9BCB44" w14:textId="77777777" w:rsidR="000F0E11" w:rsidRPr="00BD4E0E"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gramStart"/>
            <w:r w:rsidRPr="00BD4E0E">
              <w:rPr>
                <w:rFonts w:ascii="Consolas" w:eastAsia="宋体" w:hAnsi="Consolas" w:cs="宋体"/>
                <w:color w:val="000000"/>
                <w:kern w:val="0"/>
                <w:sz w:val="18"/>
                <w:szCs w:val="18"/>
                <w:bdr w:val="none" w:sz="0" w:space="0" w:color="auto" w:frame="1"/>
              </w:rPr>
              <w:t>exit(</w:t>
            </w:r>
            <w:proofErr w:type="gramEnd"/>
            <w:r w:rsidRPr="00BD4E0E">
              <w:rPr>
                <w:rFonts w:ascii="Consolas" w:eastAsia="宋体" w:hAnsi="Consolas" w:cs="宋体"/>
                <w:color w:val="000000"/>
                <w:kern w:val="0"/>
                <w:sz w:val="18"/>
                <w:szCs w:val="18"/>
                <w:bdr w:val="none" w:sz="0" w:space="0" w:color="auto" w:frame="1"/>
              </w:rPr>
              <w:t>0);</w:t>
            </w:r>
            <w:r>
              <w:rPr>
                <w:rFonts w:ascii="Consolas" w:eastAsia="宋体" w:hAnsi="Consolas" w:cs="宋体"/>
                <w:color w:val="000000"/>
                <w:kern w:val="0"/>
                <w:sz w:val="18"/>
                <w:szCs w:val="18"/>
                <w:bdr w:val="none" w:sz="0" w:space="0" w:color="auto" w:frame="1"/>
              </w:rPr>
              <w:t xml:space="preserve">  </w:t>
            </w:r>
          </w:p>
          <w:p w14:paraId="3CD1E052" w14:textId="77777777" w:rsidR="000F0E11" w:rsidRPr="00BD4E0E" w:rsidRDefault="000F0E11" w:rsidP="00CD0113">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p w14:paraId="5A9783DA" w14:textId="77777777" w:rsidR="000F0E11" w:rsidRPr="00205E2A" w:rsidRDefault="000F0E11" w:rsidP="00CD0113">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E0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p>
        </w:tc>
      </w:tr>
    </w:tbl>
    <w:p w14:paraId="77EB00F4" w14:textId="77777777" w:rsidR="000F0E11" w:rsidRDefault="000F0E11" w:rsidP="000F0E11">
      <w:pPr>
        <w:jc w:val="left"/>
        <w:rPr>
          <w:rFonts w:ascii="Times New Roman" w:eastAsia="楷体" w:hAnsi="Times New Roman"/>
          <w:b/>
          <w:bCs/>
          <w:sz w:val="22"/>
        </w:rPr>
      </w:pPr>
    </w:p>
    <w:p w14:paraId="0D90865C" w14:textId="77777777" w:rsidR="000F0E11" w:rsidRDefault="000F0E11" w:rsidP="000F0E11">
      <w:pPr>
        <w:rPr>
          <w:rFonts w:ascii="Times New Roman" w:eastAsia="楷体" w:hAnsi="Times New Roman"/>
          <w:b/>
          <w:sz w:val="22"/>
          <w:szCs w:val="24"/>
        </w:rPr>
      </w:pPr>
      <w:r>
        <w:rPr>
          <w:rFonts w:ascii="Times New Roman" w:eastAsia="楷体" w:hAnsi="Times New Roman"/>
          <w:b/>
          <w:bCs/>
          <w:sz w:val="22"/>
        </w:rPr>
        <w:t xml:space="preserve">3. </w:t>
      </w:r>
      <w:r>
        <w:rPr>
          <w:rFonts w:ascii="Times New Roman" w:eastAsia="楷体" w:hAnsi="Times New Roman" w:hint="eastAsia"/>
          <w:b/>
          <w:bCs/>
          <w:sz w:val="22"/>
        </w:rPr>
        <w:t>已知文法</w:t>
      </w:r>
      <m:oMath>
        <m:r>
          <m:rPr>
            <m:sty m:val="bi"/>
          </m:rPr>
          <w:rPr>
            <w:rFonts w:ascii="Cambria Math" w:eastAsia="楷体" w:hAnsi="Cambria Math" w:cs="Times New Roman"/>
            <w:sz w:val="22"/>
            <w:szCs w:val="24"/>
          </w:rPr>
          <m:t>G[S]</m:t>
        </m:r>
      </m:oMath>
      <w:r>
        <w:rPr>
          <w:rFonts w:ascii="Times New Roman" w:eastAsia="楷体" w:hAnsi="Times New Roman" w:hint="eastAsia"/>
          <w:b/>
          <w:sz w:val="22"/>
          <w:szCs w:val="24"/>
        </w:rPr>
        <w:t>：</w:t>
      </w:r>
    </w:p>
    <w:p w14:paraId="7C7F1DDB"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S→MH|a</m:t>
          </m:r>
        </m:oMath>
      </m:oMathPara>
    </w:p>
    <w:p w14:paraId="33A961BB"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H→LSo|ε</m:t>
          </m:r>
        </m:oMath>
      </m:oMathPara>
    </w:p>
    <w:p w14:paraId="0417107D"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K→dML|ε</m:t>
          </m:r>
        </m:oMath>
      </m:oMathPara>
    </w:p>
    <w:p w14:paraId="03E03ED1"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L→eHf</m:t>
          </m:r>
        </m:oMath>
      </m:oMathPara>
    </w:p>
    <w:p w14:paraId="4CD67C44"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M→K|bLM</m:t>
          </m:r>
        </m:oMath>
      </m:oMathPara>
    </w:p>
    <w:p w14:paraId="5B6A1A36" w14:textId="77777777" w:rsidR="000F0E11" w:rsidRDefault="000F0E11" w:rsidP="000F0E11">
      <w:pPr>
        <w:jc w:val="left"/>
        <w:rPr>
          <w:rFonts w:ascii="Times New Roman" w:eastAsia="楷体" w:hAnsi="Times New Roman"/>
          <w:b/>
          <w:bCs/>
          <w:sz w:val="22"/>
        </w:rPr>
      </w:pPr>
      <w:r>
        <w:rPr>
          <w:rFonts w:ascii="Times New Roman" w:eastAsia="楷体" w:hAnsi="Times New Roman" w:hint="eastAsia"/>
          <w:b/>
          <w:bCs/>
          <w:sz w:val="22"/>
        </w:rPr>
        <w:t>判断</w:t>
      </w:r>
      <m:oMath>
        <m:r>
          <m:rPr>
            <m:sty m:val="bi"/>
          </m:rPr>
          <w:rPr>
            <w:rFonts w:ascii="Cambria Math" w:eastAsia="楷体" w:hAnsi="Cambria Math"/>
            <w:sz w:val="22"/>
          </w:rPr>
          <m:t>G</m:t>
        </m:r>
      </m:oMath>
      <w:r>
        <w:rPr>
          <w:rFonts w:ascii="Times New Roman" w:eastAsia="楷体" w:hAnsi="Times New Roman" w:hint="eastAsia"/>
          <w:b/>
          <w:bCs/>
          <w:sz w:val="22"/>
        </w:rPr>
        <w:t>是否是</w:t>
      </w:r>
      <m:oMath>
        <m:r>
          <m:rPr>
            <m:sty m:val="bi"/>
          </m:rPr>
          <w:rPr>
            <w:rFonts w:ascii="Cambria Math" w:eastAsia="楷体" w:hAnsi="Cambria Math"/>
            <w:sz w:val="22"/>
          </w:rPr>
          <m:t>LL(1)</m:t>
        </m:r>
      </m:oMath>
      <w:r>
        <w:rPr>
          <w:rFonts w:ascii="Times New Roman" w:eastAsia="楷体" w:hAnsi="Times New Roman" w:hint="eastAsia"/>
          <w:b/>
          <w:bCs/>
          <w:sz w:val="22"/>
        </w:rPr>
        <w:t>文法，如果是，构造</w:t>
      </w:r>
      <m:oMath>
        <m:r>
          <m:rPr>
            <m:sty m:val="bi"/>
          </m:rPr>
          <w:rPr>
            <w:rFonts w:ascii="Cambria Math" w:eastAsia="楷体" w:hAnsi="Cambria Math"/>
            <w:sz w:val="22"/>
          </w:rPr>
          <m:t>LL</m:t>
        </m:r>
        <m:d>
          <m:dPr>
            <m:ctrlPr>
              <w:rPr>
                <w:rFonts w:ascii="Cambria Math" w:eastAsia="楷体" w:hAnsi="Cambria Math"/>
                <w:b/>
                <w:bCs/>
                <w:i/>
                <w:sz w:val="22"/>
              </w:rPr>
            </m:ctrlPr>
          </m:dPr>
          <m:e>
            <m:r>
              <m:rPr>
                <m:sty m:val="bi"/>
              </m:rPr>
              <w:rPr>
                <w:rFonts w:ascii="Cambria Math" w:eastAsia="楷体" w:hAnsi="Cambria Math"/>
                <w:sz w:val="22"/>
              </w:rPr>
              <m:t>1</m:t>
            </m:r>
          </m:e>
        </m:d>
      </m:oMath>
      <w:r>
        <w:rPr>
          <w:rFonts w:ascii="Times New Roman" w:eastAsia="楷体" w:hAnsi="Times New Roman" w:hint="eastAsia"/>
          <w:b/>
          <w:bCs/>
          <w:sz w:val="22"/>
        </w:rPr>
        <w:t>分析表。</w:t>
      </w:r>
    </w:p>
    <w:p w14:paraId="107C7DD6" w14:textId="77777777" w:rsidR="000F0E11" w:rsidRPr="00975983" w:rsidRDefault="000F0E11" w:rsidP="000F0E11">
      <w:pPr>
        <w:jc w:val="left"/>
        <w:rPr>
          <w:rFonts w:ascii="Times New Roman" w:eastAsia="楷体" w:hAnsi="Times New Roman"/>
          <w:b/>
          <w:bCs/>
          <w:color w:val="FF0000"/>
          <w:sz w:val="22"/>
        </w:rPr>
      </w:pPr>
      <w:r w:rsidRPr="00975983">
        <w:rPr>
          <w:rFonts w:ascii="Times New Roman" w:eastAsia="楷体" w:hAnsi="Times New Roman" w:hint="eastAsia"/>
          <w:b/>
          <w:bCs/>
          <w:color w:val="FF0000"/>
          <w:sz w:val="22"/>
        </w:rPr>
        <w:t>答：非终结符对应的</w:t>
      </w:r>
      <m:oMath>
        <m:r>
          <m:rPr>
            <m:sty m:val="bi"/>
          </m:rPr>
          <w:rPr>
            <w:rFonts w:ascii="Cambria Math" w:eastAsia="楷体" w:hAnsi="Cambria Math"/>
            <w:color w:val="FF0000"/>
            <w:sz w:val="22"/>
          </w:rPr>
          <m:t>FIRST</m:t>
        </m:r>
      </m:oMath>
      <w:r w:rsidRPr="00975983">
        <w:rPr>
          <w:rFonts w:ascii="Times New Roman" w:eastAsia="楷体" w:hAnsi="Times New Roman" w:hint="eastAsia"/>
          <w:b/>
          <w:bCs/>
          <w:color w:val="FF0000"/>
          <w:sz w:val="22"/>
        </w:rPr>
        <w:t>集和</w:t>
      </w:r>
      <m:oMath>
        <m:r>
          <m:rPr>
            <m:sty m:val="bi"/>
          </m:rPr>
          <w:rPr>
            <w:rFonts w:ascii="Cambria Math" w:eastAsia="楷体" w:hAnsi="Cambria Math"/>
            <w:color w:val="FF0000"/>
            <w:sz w:val="22"/>
          </w:rPr>
          <m:t>FOLLOW</m:t>
        </m:r>
      </m:oMath>
      <w:r w:rsidRPr="00975983">
        <w:rPr>
          <w:rFonts w:ascii="Times New Roman" w:eastAsia="楷体" w:hAnsi="Times New Roman" w:hint="eastAsia"/>
          <w:b/>
          <w:bCs/>
          <w:color w:val="FF0000"/>
          <w:sz w:val="22"/>
        </w:rPr>
        <w:t>集</w:t>
      </w:r>
    </w:p>
    <w:tbl>
      <w:tblPr>
        <w:tblStyle w:val="a7"/>
        <w:tblW w:w="0" w:type="auto"/>
        <w:tblLook w:val="04A0" w:firstRow="1" w:lastRow="0" w:firstColumn="1" w:lastColumn="0" w:noHBand="0" w:noVBand="1"/>
      </w:tblPr>
      <w:tblGrid>
        <w:gridCol w:w="2765"/>
        <w:gridCol w:w="2765"/>
        <w:gridCol w:w="2766"/>
      </w:tblGrid>
      <w:tr w:rsidR="000F0E11" w14:paraId="602DB61A" w14:textId="77777777" w:rsidTr="005A4DA7">
        <w:tc>
          <w:tcPr>
            <w:tcW w:w="2765" w:type="dxa"/>
          </w:tcPr>
          <w:p w14:paraId="12F423A8" w14:textId="77777777" w:rsidR="000F0E11" w:rsidRPr="00975983" w:rsidRDefault="000F0E11" w:rsidP="005A4DA7">
            <w:pPr>
              <w:jc w:val="center"/>
              <w:rPr>
                <w:rFonts w:ascii="Times New Roman" w:eastAsia="楷体" w:hAnsi="Times New Roman"/>
                <w:b/>
                <w:bCs/>
                <w:color w:val="000000" w:themeColor="text1"/>
                <w:sz w:val="22"/>
              </w:rPr>
            </w:pPr>
            <w:r w:rsidRPr="00975983">
              <w:rPr>
                <w:rFonts w:ascii="Times New Roman" w:eastAsia="楷体" w:hAnsi="Times New Roman" w:hint="eastAsia"/>
                <w:b/>
                <w:bCs/>
                <w:color w:val="000000" w:themeColor="text1"/>
                <w:sz w:val="22"/>
              </w:rPr>
              <w:t>非终结符</w:t>
            </w:r>
          </w:p>
        </w:tc>
        <w:tc>
          <w:tcPr>
            <w:tcW w:w="2765" w:type="dxa"/>
          </w:tcPr>
          <w:p w14:paraId="3B089E40" w14:textId="77777777" w:rsidR="000F0E11" w:rsidRPr="00975983" w:rsidRDefault="000F0E11" w:rsidP="005A4DA7">
            <w:pPr>
              <w:jc w:val="center"/>
              <w:rPr>
                <w:rFonts w:ascii="Times New Roman" w:eastAsia="楷体" w:hAnsi="Times New Roman"/>
                <w:b/>
                <w:bCs/>
                <w:color w:val="000000" w:themeColor="text1"/>
                <w:sz w:val="22"/>
              </w:rPr>
            </w:pPr>
            <m:oMath>
              <m:r>
                <m:rPr>
                  <m:sty m:val="bi"/>
                </m:rPr>
                <w:rPr>
                  <w:rFonts w:ascii="Cambria Math" w:eastAsia="楷体" w:hAnsi="Cambria Math"/>
                  <w:color w:val="000000" w:themeColor="text1"/>
                  <w:sz w:val="22"/>
                </w:rPr>
                <m:t>FIRST</m:t>
              </m:r>
            </m:oMath>
            <w:r w:rsidRPr="00975983">
              <w:rPr>
                <w:rFonts w:ascii="Times New Roman" w:eastAsia="楷体" w:hAnsi="Times New Roman" w:hint="eastAsia"/>
                <w:b/>
                <w:bCs/>
                <w:color w:val="000000" w:themeColor="text1"/>
                <w:sz w:val="22"/>
              </w:rPr>
              <w:t>集</w:t>
            </w:r>
          </w:p>
        </w:tc>
        <w:tc>
          <w:tcPr>
            <w:tcW w:w="2766" w:type="dxa"/>
          </w:tcPr>
          <w:p w14:paraId="54ABDC42" w14:textId="77777777" w:rsidR="000F0E11" w:rsidRPr="00975983" w:rsidRDefault="000F0E11" w:rsidP="005A4DA7">
            <w:pPr>
              <w:jc w:val="center"/>
              <w:rPr>
                <w:rFonts w:ascii="Times New Roman" w:eastAsia="楷体" w:hAnsi="Times New Roman"/>
                <w:b/>
                <w:bCs/>
                <w:color w:val="000000" w:themeColor="text1"/>
                <w:sz w:val="22"/>
              </w:rPr>
            </w:pPr>
            <m:oMath>
              <m:r>
                <m:rPr>
                  <m:sty m:val="bi"/>
                </m:rPr>
                <w:rPr>
                  <w:rFonts w:ascii="Cambria Math" w:eastAsia="楷体" w:hAnsi="Cambria Math"/>
                  <w:color w:val="000000" w:themeColor="text1"/>
                  <w:sz w:val="22"/>
                </w:rPr>
                <m:t>FOLLOW</m:t>
              </m:r>
            </m:oMath>
            <w:r w:rsidRPr="00975983">
              <w:rPr>
                <w:rFonts w:ascii="Times New Roman" w:eastAsia="楷体" w:hAnsi="Times New Roman" w:hint="eastAsia"/>
                <w:b/>
                <w:bCs/>
                <w:color w:val="000000" w:themeColor="text1"/>
                <w:sz w:val="22"/>
              </w:rPr>
              <w:t>集</w:t>
            </w:r>
          </w:p>
        </w:tc>
      </w:tr>
      <w:tr w:rsidR="000F0E11" w14:paraId="7E9901D7" w14:textId="77777777" w:rsidTr="005A4DA7">
        <w:tc>
          <w:tcPr>
            <w:tcW w:w="2765" w:type="dxa"/>
          </w:tcPr>
          <w:p w14:paraId="54AFF363"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S</m:t>
                </m:r>
              </m:oMath>
            </m:oMathPara>
          </w:p>
        </w:tc>
        <w:tc>
          <w:tcPr>
            <w:tcW w:w="2765" w:type="dxa"/>
          </w:tcPr>
          <w:p w14:paraId="7D190509"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{a,b,d,e,ε}</m:t>
                </m:r>
              </m:oMath>
            </m:oMathPara>
          </w:p>
        </w:tc>
        <w:tc>
          <w:tcPr>
            <w:tcW w:w="2766" w:type="dxa"/>
          </w:tcPr>
          <w:p w14:paraId="43E335F0"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{#,o}</m:t>
                </m:r>
              </m:oMath>
            </m:oMathPara>
          </w:p>
        </w:tc>
      </w:tr>
      <w:tr w:rsidR="000F0E11" w14:paraId="42C3F37E" w14:textId="77777777" w:rsidTr="005A4DA7">
        <w:tc>
          <w:tcPr>
            <w:tcW w:w="2765" w:type="dxa"/>
          </w:tcPr>
          <w:p w14:paraId="4EE88426"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m:t>M</m:t>
                </m:r>
              </m:oMath>
            </m:oMathPara>
          </w:p>
        </w:tc>
        <w:tc>
          <w:tcPr>
            <w:tcW w:w="2765" w:type="dxa"/>
          </w:tcPr>
          <w:p w14:paraId="49228723" w14:textId="77777777" w:rsidR="000F0E11" w:rsidRPr="00975983" w:rsidRDefault="000F0E11" w:rsidP="005A4DA7">
            <w:pPr>
              <w:rPr>
                <w:color w:val="000000" w:themeColor="text1"/>
              </w:rPr>
            </w:pPr>
            <m:oMathPara>
              <m:oMath>
                <m:r>
                  <m:rPr>
                    <m:sty m:val="bi"/>
                  </m:rPr>
                  <w:rPr>
                    <w:rFonts w:ascii="Cambria Math" w:eastAsia="楷体" w:hAnsi="Cambria Math"/>
                    <w:color w:val="000000" w:themeColor="text1"/>
                    <w:sz w:val="22"/>
                  </w:rPr>
                  <m:t>{b,d,ε}</m:t>
                </m:r>
              </m:oMath>
            </m:oMathPara>
          </w:p>
        </w:tc>
        <w:tc>
          <w:tcPr>
            <w:tcW w:w="2766" w:type="dxa"/>
          </w:tcPr>
          <w:p w14:paraId="4CA721AE"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{#,e,o}</m:t>
                </m:r>
              </m:oMath>
            </m:oMathPara>
          </w:p>
        </w:tc>
      </w:tr>
      <w:tr w:rsidR="000F0E11" w14:paraId="38BE7EAD" w14:textId="77777777" w:rsidTr="005A4DA7">
        <w:tc>
          <w:tcPr>
            <w:tcW w:w="2765" w:type="dxa"/>
          </w:tcPr>
          <w:p w14:paraId="7260F619"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H</m:t>
                </m:r>
              </m:oMath>
            </m:oMathPara>
          </w:p>
        </w:tc>
        <w:tc>
          <w:tcPr>
            <w:tcW w:w="2765" w:type="dxa"/>
          </w:tcPr>
          <w:p w14:paraId="0CCE084F"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{ε,e}</m:t>
                </m:r>
              </m:oMath>
            </m:oMathPara>
          </w:p>
        </w:tc>
        <w:tc>
          <w:tcPr>
            <w:tcW w:w="2766" w:type="dxa"/>
          </w:tcPr>
          <w:p w14:paraId="57216F7A"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{#,f,o}</m:t>
                </m:r>
              </m:oMath>
            </m:oMathPara>
          </w:p>
        </w:tc>
      </w:tr>
      <w:tr w:rsidR="000F0E11" w14:paraId="70604C1B" w14:textId="77777777" w:rsidTr="005A4DA7">
        <w:tc>
          <w:tcPr>
            <w:tcW w:w="2765" w:type="dxa"/>
          </w:tcPr>
          <w:p w14:paraId="7F0E8723"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s="Times New Roman"/>
                    <w:color w:val="000000" w:themeColor="text1"/>
                    <w:sz w:val="22"/>
                    <w:szCs w:val="24"/>
                  </w:rPr>
                  <m:t>L</m:t>
                </m:r>
              </m:oMath>
            </m:oMathPara>
          </w:p>
        </w:tc>
        <w:tc>
          <w:tcPr>
            <w:tcW w:w="2765" w:type="dxa"/>
          </w:tcPr>
          <w:p w14:paraId="6B63572D"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{e}</m:t>
                </m:r>
              </m:oMath>
            </m:oMathPara>
          </w:p>
        </w:tc>
        <w:tc>
          <w:tcPr>
            <w:tcW w:w="2766" w:type="dxa"/>
          </w:tcPr>
          <w:p w14:paraId="5D145727"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{#,a,b,d,e,o}</m:t>
                </m:r>
              </m:oMath>
            </m:oMathPara>
          </w:p>
        </w:tc>
      </w:tr>
      <w:tr w:rsidR="000F0E11" w14:paraId="7C31B6D5" w14:textId="77777777" w:rsidTr="005A4DA7">
        <w:tc>
          <w:tcPr>
            <w:tcW w:w="2765" w:type="dxa"/>
          </w:tcPr>
          <w:p w14:paraId="395498F3"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K</m:t>
                </m:r>
              </m:oMath>
            </m:oMathPara>
          </w:p>
        </w:tc>
        <w:tc>
          <w:tcPr>
            <w:tcW w:w="2765" w:type="dxa"/>
          </w:tcPr>
          <w:p w14:paraId="7D7C86E7"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{d,ε}</m:t>
                </m:r>
              </m:oMath>
            </m:oMathPara>
          </w:p>
        </w:tc>
        <w:tc>
          <w:tcPr>
            <w:tcW w:w="2766" w:type="dxa"/>
          </w:tcPr>
          <w:p w14:paraId="2D5049F3" w14:textId="77777777" w:rsidR="000F0E11" w:rsidRPr="00975983" w:rsidRDefault="000F0E11" w:rsidP="005A4DA7">
            <w:pPr>
              <w:jc w:val="left"/>
              <w:rPr>
                <w:rFonts w:ascii="Times New Roman" w:eastAsia="楷体" w:hAnsi="Times New Roman"/>
                <w:b/>
                <w:bCs/>
                <w:color w:val="000000" w:themeColor="text1"/>
                <w:sz w:val="22"/>
              </w:rPr>
            </w:pPr>
            <m:oMathPara>
              <m:oMath>
                <m:r>
                  <m:rPr>
                    <m:sty m:val="bi"/>
                  </m:rPr>
                  <w:rPr>
                    <w:rFonts w:ascii="Cambria Math" w:eastAsia="楷体" w:hAnsi="Cambria Math"/>
                    <w:color w:val="000000" w:themeColor="text1"/>
                    <w:sz w:val="22"/>
                  </w:rPr>
                  <m:t>{e,#,o}</m:t>
                </m:r>
              </m:oMath>
            </m:oMathPara>
          </w:p>
        </w:tc>
      </w:tr>
    </w:tbl>
    <w:p w14:paraId="1A3FF521" w14:textId="77777777" w:rsidR="000F0E11" w:rsidRDefault="000F0E11" w:rsidP="000F0E11">
      <w:pPr>
        <w:jc w:val="left"/>
        <w:rPr>
          <w:rFonts w:ascii="Times New Roman" w:eastAsia="楷体" w:hAnsi="Times New Roman"/>
          <w:b/>
          <w:bCs/>
          <w:i/>
          <w:sz w:val="22"/>
        </w:rPr>
      </w:pPr>
    </w:p>
    <w:p w14:paraId="22ABAE42" w14:textId="77777777" w:rsidR="000F0E11" w:rsidRDefault="000F0E11" w:rsidP="000F0E11">
      <w:pPr>
        <w:jc w:val="left"/>
        <w:rPr>
          <w:rFonts w:ascii="Times New Roman" w:eastAsia="楷体" w:hAnsi="Times New Roman"/>
          <w:b/>
          <w:bCs/>
          <w:i/>
          <w:sz w:val="22"/>
        </w:rPr>
      </w:pPr>
      <w:r>
        <w:rPr>
          <w:rFonts w:ascii="Times New Roman" w:eastAsia="楷体" w:hAnsi="Times New Roman" w:hint="eastAsia"/>
          <w:b/>
          <w:bCs/>
          <w:i/>
          <w:sz w:val="22"/>
        </w:rPr>
        <w:lastRenderedPageBreak/>
        <w:t>因为</w:t>
      </w:r>
    </w:p>
    <w:p w14:paraId="2F48E774" w14:textId="77777777" w:rsidR="000F0E11" w:rsidRPr="00DF1346" w:rsidRDefault="000F0E11" w:rsidP="000F0E11">
      <w:pPr>
        <w:jc w:val="left"/>
        <w:rPr>
          <w:rFonts w:ascii="Times New Roman" w:eastAsia="楷体" w:hAnsi="Times New Roman"/>
          <w:b/>
          <w:bCs/>
          <w:i/>
          <w:sz w:val="22"/>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S→MH</m:t>
              </m:r>
            </m:e>
          </m:d>
          <m:r>
            <m:rPr>
              <m:sty m:val="bi"/>
            </m:rPr>
            <w:rPr>
              <w:rFonts w:ascii="Cambria Math" w:eastAsia="楷体" w:hAnsi="Cambria Math" w:cs="Times New Roman"/>
              <w:sz w:val="22"/>
              <w:szCs w:val="24"/>
            </w:rPr>
            <m: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MH</m:t>
                  </m:r>
                </m:e>
              </m:d>
              <m:r>
                <m:rPr>
                  <m:sty m:val="bi"/>
                </m:rPr>
                <w:rPr>
                  <w:rFonts w:ascii="Cambria Math" w:eastAsia="楷体" w:hAnsi="Cambria Math" w:cs="Times New Roman"/>
                  <w:sz w:val="22"/>
                  <w:szCs w:val="24"/>
                </w:rPr>
                <m:t>-</m:t>
              </m:r>
              <m:d>
                <m:dPr>
                  <m:begChr m:val="{"/>
                  <m:endChr m:val="}"/>
                  <m:ctrlPr>
                    <w:rPr>
                      <w:rFonts w:ascii="Cambria Math" w:eastAsia="楷体" w:hAnsi="Cambria Math" w:cs="Times New Roman"/>
                      <w:b/>
                      <w:i/>
                      <w:sz w:val="22"/>
                      <w:szCs w:val="24"/>
                    </w:rPr>
                  </m:ctrlPr>
                </m:dPr>
                <m:e>
                  <m:r>
                    <m:rPr>
                      <m:sty m:val="bi"/>
                    </m:rPr>
                    <w:rPr>
                      <w:rFonts w:ascii="Cambria Math" w:eastAsia="楷体" w:hAnsi="Cambria Math"/>
                      <w:color w:val="000000" w:themeColor="text1"/>
                      <w:sz w:val="22"/>
                    </w:rPr>
                    <m:t>ε</m:t>
                  </m:r>
                </m:e>
              </m:d>
            </m:e>
          </m:d>
          <m:r>
            <m:rPr>
              <m:sty m:val="bi"/>
            </m:rPr>
            <w:rPr>
              <w:rFonts w:ascii="Cambria Math" w:eastAsia="楷体" w:hAnsi="Cambria Math" w:cs="Times New Roman"/>
              <w:sz w:val="22"/>
              <w:szCs w:val="24"/>
            </w:rPr>
            <m:t>∪FOLLOW</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S</m:t>
              </m:r>
            </m:e>
          </m:d>
          <m:r>
            <m:rPr>
              <m:sty m:val="bi"/>
            </m:rPr>
            <w:rPr>
              <w:rFonts w:ascii="Cambria Math" w:eastAsia="楷体" w:hAnsi="Cambria Math" w:cs="Times New Roman"/>
              <w:sz w:val="22"/>
              <w:szCs w:val="24"/>
            </w:rPr>
            <m:t>={d,b,e,#,o}</m:t>
          </m:r>
        </m:oMath>
      </m:oMathPara>
    </w:p>
    <w:p w14:paraId="1AE41FF0" w14:textId="77777777" w:rsidR="000F0E11" w:rsidRPr="00D16C5D"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S→</m:t>
              </m:r>
              <m:r>
                <m:rPr>
                  <m:sty m:val="bi"/>
                </m:rPr>
                <w:rPr>
                  <w:rFonts w:ascii="Cambria Math" w:eastAsia="楷体" w:hAnsi="Cambria Math" w:cs="Times New Roman" w:hint="eastAsia"/>
                  <w:sz w:val="22"/>
                  <w:szCs w:val="24"/>
                </w:rPr>
                <m:t>a</m:t>
              </m:r>
            </m:e>
          </m:d>
          <m:r>
            <m:rPr>
              <m:sty m:val="bi"/>
            </m:rPr>
            <w:rPr>
              <w:rFonts w:ascii="Cambria Math" w:eastAsia="楷体" w:hAnsi="Cambria Math"/>
              <w:sz w:val="22"/>
              <w:szCs w:val="24"/>
            </w:rPr>
            <m:t>={a}</m:t>
          </m:r>
        </m:oMath>
      </m:oMathPara>
    </w:p>
    <w:p w14:paraId="3CAA0903" w14:textId="77777777" w:rsidR="000F0E11" w:rsidRPr="00D16C5D" w:rsidRDefault="000F0E11" w:rsidP="000F0E11">
      <w:pPr>
        <w:jc w:val="left"/>
        <w:rPr>
          <w:rFonts w:ascii="Times New Roman" w:eastAsia="楷体" w:hAnsi="Times New Roman"/>
          <w:b/>
          <w:bCs/>
          <w:sz w:val="22"/>
          <w:szCs w:val="24"/>
          <w:u w:val="single"/>
        </w:rPr>
      </w:pPr>
      <m:oMathPara>
        <m:oMathParaPr>
          <m:jc m:val="left"/>
        </m:oMathParaPr>
        <m:oMath>
          <m:r>
            <m:rPr>
              <m:sty m:val="bi"/>
            </m:rPr>
            <w:rPr>
              <w:rFonts w:ascii="Cambria Math" w:eastAsia="楷体" w:hAnsi="Cambria Math" w:cs="Times New Roman"/>
              <w:sz w:val="22"/>
              <w:szCs w:val="24"/>
              <w:u w:val="single"/>
            </w:rPr>
            <m:t>SELECT(S→MH)</m:t>
          </m:r>
          <m:r>
            <m:rPr>
              <m:sty m:val="bi"/>
            </m:rPr>
            <w:rPr>
              <w:rFonts w:ascii="Cambria Math" w:eastAsia="楷体" w:hAnsi="Cambria Math"/>
              <w:sz w:val="22"/>
              <w:szCs w:val="24"/>
              <w:u w:val="single"/>
            </w:rPr>
            <m:t>∩</m:t>
          </m:r>
          <m:r>
            <m:rPr>
              <m:sty m:val="bi"/>
            </m:rPr>
            <w:rPr>
              <w:rFonts w:ascii="Cambria Math" w:eastAsia="楷体" w:hAnsi="Cambria Math" w:cs="Times New Roman"/>
              <w:sz w:val="22"/>
              <w:szCs w:val="24"/>
              <w:u w:val="single"/>
            </w:rPr>
            <m:t>SELECT(S→</m:t>
          </m:r>
          <m:r>
            <m:rPr>
              <m:sty m:val="bi"/>
            </m:rPr>
            <w:rPr>
              <w:rFonts w:ascii="Cambria Math" w:eastAsia="楷体" w:hAnsi="Cambria Math" w:cs="Times New Roman" w:hint="eastAsia"/>
              <w:sz w:val="22"/>
              <w:szCs w:val="24"/>
              <w:u w:val="single"/>
            </w:rPr>
            <m:t>a</m:t>
          </m:r>
          <m:r>
            <m:rPr>
              <m:sty m:val="bi"/>
            </m:rPr>
            <w:rPr>
              <w:rFonts w:ascii="Cambria Math" w:eastAsia="楷体" w:hAnsi="Cambria Math" w:cs="Times New Roman"/>
              <w:sz w:val="22"/>
              <w:szCs w:val="24"/>
              <w:u w:val="single"/>
            </w:rPr>
            <m:t>)</m:t>
          </m:r>
          <m:r>
            <m:rPr>
              <m:sty m:val="bi"/>
            </m:rPr>
            <w:rPr>
              <w:rFonts w:ascii="Cambria Math" w:eastAsia="楷体" w:hAnsi="Cambria Math"/>
              <w:sz w:val="22"/>
              <w:szCs w:val="24"/>
              <w:u w:val="single"/>
            </w:rPr>
            <m:t>=∅</m:t>
          </m:r>
        </m:oMath>
      </m:oMathPara>
    </w:p>
    <w:p w14:paraId="62289539" w14:textId="77777777" w:rsidR="000F0E11" w:rsidRPr="00DF1346"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H→LSo</m:t>
              </m:r>
            </m:e>
          </m:d>
          <m:r>
            <m:rPr>
              <m:sty m:val="bi"/>
            </m:rPr>
            <w:rPr>
              <w:rFonts w:ascii="Cambria Math" w:eastAsia="楷体" w:hAnsi="Cambria Math" w:cs="Times New Roman"/>
              <w:sz w:val="22"/>
              <w:szCs w:val="24"/>
            </w:rPr>
            <m:t>={e}</m:t>
          </m:r>
        </m:oMath>
      </m:oMathPara>
    </w:p>
    <w:p w14:paraId="49F1A371" w14:textId="77777777" w:rsidR="000F0E11" w:rsidRPr="00D16C5D"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H→ε</m:t>
              </m:r>
            </m:e>
          </m:d>
          <m:r>
            <m:rPr>
              <m:sty m:val="bi"/>
            </m:rPr>
            <w:rPr>
              <w:rFonts w:ascii="Cambria Math" w:eastAsia="楷体" w:hAnsi="Cambria Math" w:cs="Times New Roman"/>
              <w:sz w:val="22"/>
              <w:szCs w:val="24"/>
            </w:rPr>
            <m:t>=FOLLOW</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H</m:t>
              </m:r>
            </m:e>
          </m:d>
          <m:r>
            <m:rPr>
              <m:sty m:val="bi"/>
            </m:rPr>
            <w:rPr>
              <w:rFonts w:ascii="Cambria Math" w:eastAsia="楷体" w:hAnsi="Cambria Math" w:cs="Times New Roman"/>
              <w:sz w:val="22"/>
              <w:szCs w:val="24"/>
            </w:rPr>
            <m:t>={#,f,o}</m:t>
          </m:r>
        </m:oMath>
      </m:oMathPara>
    </w:p>
    <w:p w14:paraId="561809EE" w14:textId="77777777" w:rsidR="000F0E11" w:rsidRPr="00D16C5D" w:rsidRDefault="000F0E11" w:rsidP="000F0E11">
      <w:pPr>
        <w:jc w:val="left"/>
        <w:rPr>
          <w:rFonts w:ascii="Times New Roman" w:eastAsia="楷体" w:hAnsi="Times New Roman"/>
          <w:b/>
          <w:i/>
          <w:sz w:val="22"/>
          <w:szCs w:val="24"/>
          <w:u w:val="single"/>
        </w:rPr>
      </w:pPr>
      <m:oMathPara>
        <m:oMathParaPr>
          <m:jc m:val="left"/>
        </m:oMathParaPr>
        <m:oMath>
          <m:r>
            <m:rPr>
              <m:sty m:val="bi"/>
            </m:rPr>
            <w:rPr>
              <w:rFonts w:ascii="Cambria Math" w:eastAsia="楷体" w:hAnsi="Cambria Math" w:cs="Times New Roman"/>
              <w:sz w:val="22"/>
              <w:szCs w:val="24"/>
              <w:u w:val="single"/>
            </w:rPr>
            <m:t>SELECT(H→LSo)</m:t>
          </m:r>
          <m:r>
            <m:rPr>
              <m:sty m:val="bi"/>
            </m:rPr>
            <w:rPr>
              <w:rFonts w:ascii="Cambria Math" w:eastAsia="楷体" w:hAnsi="Cambria Math"/>
              <w:sz w:val="22"/>
              <w:szCs w:val="24"/>
              <w:u w:val="single"/>
            </w:rPr>
            <m:t>∩</m:t>
          </m:r>
          <m:r>
            <m:rPr>
              <m:sty m:val="bi"/>
            </m:rPr>
            <w:rPr>
              <w:rFonts w:ascii="Cambria Math" w:eastAsia="楷体" w:hAnsi="Cambria Math" w:cs="Times New Roman"/>
              <w:sz w:val="22"/>
              <w:szCs w:val="24"/>
              <w:u w:val="single"/>
            </w:rPr>
            <m:t>SELECT(H→ε)</m:t>
          </m:r>
          <m:r>
            <m:rPr>
              <m:sty m:val="bi"/>
            </m:rPr>
            <w:rPr>
              <w:rFonts w:ascii="Cambria Math" w:eastAsia="楷体" w:hAnsi="Cambria Math"/>
              <w:sz w:val="22"/>
              <w:szCs w:val="24"/>
              <w:u w:val="single"/>
            </w:rPr>
            <m:t>=∅</m:t>
          </m:r>
        </m:oMath>
      </m:oMathPara>
    </w:p>
    <w:p w14:paraId="7341CE2B" w14:textId="77777777" w:rsidR="000F0E11" w:rsidRPr="00DF1346"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K→dML</m:t>
              </m:r>
            </m:e>
          </m:d>
          <m:r>
            <m:rPr>
              <m:sty m:val="bi"/>
            </m:rPr>
            <w:rPr>
              <w:rFonts w:ascii="Cambria Math" w:eastAsia="楷体" w:hAnsi="Cambria Math" w:cs="Times New Roman"/>
              <w:sz w:val="22"/>
              <w:szCs w:val="24"/>
            </w:rPr>
            <m:t>={d}</m:t>
          </m:r>
        </m:oMath>
      </m:oMathPara>
    </w:p>
    <w:p w14:paraId="3E8F383D" w14:textId="77777777" w:rsidR="000F0E11" w:rsidRPr="00D16C5D"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K→ε</m:t>
              </m:r>
            </m:e>
          </m:d>
          <m:r>
            <m:rPr>
              <m:sty m:val="bi"/>
            </m:rPr>
            <w:rPr>
              <w:rFonts w:ascii="Cambria Math" w:eastAsia="楷体" w:hAnsi="Cambria Math" w:cs="Times New Roman"/>
              <w:sz w:val="22"/>
              <w:szCs w:val="24"/>
            </w:rPr>
            <m:t>=FOLLOW</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K</m:t>
              </m:r>
            </m:e>
          </m:d>
          <m:r>
            <m:rPr>
              <m:sty m:val="bi"/>
            </m:rPr>
            <w:rPr>
              <w:rFonts w:ascii="Cambria Math" w:eastAsia="楷体" w:hAnsi="Cambria Math" w:cs="Times New Roman"/>
              <w:sz w:val="22"/>
              <w:szCs w:val="24"/>
            </w:rPr>
            <m:t>={e,#,o}</m:t>
          </m:r>
        </m:oMath>
      </m:oMathPara>
    </w:p>
    <w:p w14:paraId="176D564D" w14:textId="77777777" w:rsidR="000F0E11" w:rsidRPr="00D16C5D" w:rsidRDefault="000F0E11" w:rsidP="000F0E11">
      <w:pPr>
        <w:ind w:firstLineChars="400" w:firstLine="883"/>
        <w:jc w:val="left"/>
        <w:rPr>
          <w:rFonts w:ascii="Times New Roman" w:eastAsia="楷体" w:hAnsi="Times New Roman"/>
          <w:b/>
          <w:bCs/>
          <w:sz w:val="22"/>
          <w:u w:val="single"/>
        </w:rPr>
      </w:pPr>
      <m:oMathPara>
        <m:oMathParaPr>
          <m:jc m:val="left"/>
        </m:oMathParaPr>
        <m:oMath>
          <m:r>
            <m:rPr>
              <m:sty m:val="bi"/>
            </m:rPr>
            <w:rPr>
              <w:rFonts w:ascii="Cambria Math" w:eastAsia="楷体" w:hAnsi="Cambria Math" w:cs="Times New Roman"/>
              <w:sz w:val="22"/>
              <w:szCs w:val="24"/>
              <w:u w:val="single"/>
            </w:rPr>
            <m:t>SELECT(K→dML)</m:t>
          </m:r>
          <m:r>
            <m:rPr>
              <m:sty m:val="bi"/>
            </m:rPr>
            <w:rPr>
              <w:rFonts w:ascii="Cambria Math" w:eastAsia="楷体" w:hAnsi="Cambria Math"/>
              <w:sz w:val="22"/>
              <w:szCs w:val="24"/>
              <w:u w:val="single"/>
            </w:rPr>
            <m:t>∩</m:t>
          </m:r>
          <m:r>
            <m:rPr>
              <m:sty m:val="bi"/>
            </m:rPr>
            <w:rPr>
              <w:rFonts w:ascii="Cambria Math" w:eastAsia="楷体" w:hAnsi="Cambria Math" w:cs="Times New Roman"/>
              <w:sz w:val="22"/>
              <w:szCs w:val="24"/>
              <w:u w:val="single"/>
            </w:rPr>
            <m:t>SELECT(K→ε)</m:t>
          </m:r>
          <m:r>
            <m:rPr>
              <m:sty m:val="bi"/>
            </m:rPr>
            <w:rPr>
              <w:rFonts w:ascii="Cambria Math" w:eastAsia="楷体" w:hAnsi="Cambria Math"/>
              <w:sz w:val="22"/>
              <w:szCs w:val="24"/>
              <w:u w:val="single"/>
            </w:rPr>
            <m:t>=∅</m:t>
          </m:r>
        </m:oMath>
      </m:oMathPara>
    </w:p>
    <w:p w14:paraId="58948F27" w14:textId="77777777" w:rsidR="000F0E11" w:rsidRPr="00D16C5D"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M→K</m:t>
              </m:r>
            </m:e>
          </m:d>
          <m:r>
            <m:rPr>
              <m:sty m:val="bi"/>
            </m:rPr>
            <w:rPr>
              <w:rFonts w:ascii="Cambria Math" w:eastAsia="楷体" w:hAnsi="Cambria Math" w:cs="Times New Roman"/>
              <w:sz w:val="22"/>
              <w:szCs w:val="24"/>
            </w:rPr>
            <m: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K</m:t>
                  </m:r>
                </m:e>
              </m:d>
              <m:r>
                <m:rPr>
                  <m:sty m:val="bi"/>
                </m:rPr>
                <w:rPr>
                  <w:rFonts w:ascii="Cambria Math" w:eastAsia="楷体" w:hAnsi="Cambria Math" w:cs="Times New Roman"/>
                  <w:sz w:val="22"/>
                  <w:szCs w:val="24"/>
                </w:rPr>
                <m:t>-</m:t>
              </m:r>
              <m:d>
                <m:dPr>
                  <m:begChr m:val="{"/>
                  <m:endChr m:val="}"/>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ε</m:t>
                  </m:r>
                </m:e>
              </m:d>
            </m:e>
          </m:d>
          <m:r>
            <m:rPr>
              <m:sty m:val="bi"/>
            </m:rPr>
            <w:rPr>
              <w:rFonts w:ascii="Cambria Math" w:eastAsia="楷体" w:hAnsi="Cambria Math" w:cs="Times New Roman"/>
              <w:sz w:val="22"/>
              <w:szCs w:val="24"/>
            </w:rPr>
            <m:t>∪FOLLOW</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M</m:t>
              </m:r>
            </m:e>
          </m:d>
          <m:r>
            <m:rPr>
              <m:sty m:val="bi"/>
            </m:rPr>
            <w:rPr>
              <w:rFonts w:ascii="Cambria Math" w:eastAsia="楷体" w:hAnsi="Cambria Math" w:cs="Times New Roman"/>
              <w:sz w:val="22"/>
              <w:szCs w:val="24"/>
            </w:rPr>
            <m:t>={#,d,f,o}</m:t>
          </m:r>
        </m:oMath>
      </m:oMathPara>
    </w:p>
    <w:p w14:paraId="5644BA6F" w14:textId="77777777" w:rsidR="000F0E11" w:rsidRPr="00D16C5D" w:rsidRDefault="000F0E11" w:rsidP="000F0E11">
      <w:pPr>
        <w:jc w:val="left"/>
        <w:rPr>
          <w:rFonts w:ascii="Times New Roman" w:eastAsia="楷体" w:hAnsi="Times New Roman"/>
          <w:b/>
          <w:i/>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M→bLM</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hint="eastAsia"/>
                  <w:sz w:val="22"/>
                  <w:szCs w:val="24"/>
                </w:rPr>
                <m:t>b</m:t>
              </m:r>
              <m:r>
                <m:rPr>
                  <m:sty m:val="bi"/>
                </m:rPr>
                <w:rPr>
                  <w:rFonts w:ascii="Cambria Math" w:eastAsia="楷体" w:hAnsi="Cambria Math" w:cs="Times New Roman"/>
                  <w:sz w:val="22"/>
                  <w:szCs w:val="24"/>
                </w:rPr>
                <m:t>LM</m:t>
              </m:r>
            </m:e>
          </m:d>
          <m:r>
            <m:rPr>
              <m:sty m:val="bi"/>
            </m:rPr>
            <w:rPr>
              <w:rFonts w:ascii="Cambria Math" w:eastAsia="楷体" w:hAnsi="Cambria Math" w:cs="Times New Roman"/>
              <w:sz w:val="22"/>
              <w:szCs w:val="24"/>
            </w:rPr>
            <m:t>={b}</m:t>
          </m:r>
        </m:oMath>
      </m:oMathPara>
    </w:p>
    <w:p w14:paraId="25B12A6A" w14:textId="77777777" w:rsidR="000F0E11" w:rsidRPr="00D16C5D" w:rsidRDefault="000F0E11" w:rsidP="000F0E11">
      <w:pPr>
        <w:rPr>
          <w:rFonts w:ascii="Times New Roman" w:eastAsia="楷体" w:hAnsi="Times New Roman" w:cs="Times New Roman"/>
          <w:b/>
          <w:bCs/>
          <w:sz w:val="22"/>
          <w:szCs w:val="24"/>
          <w:u w:val="single"/>
        </w:rPr>
      </w:pPr>
      <m:oMathPara>
        <m:oMathParaPr>
          <m:jc m:val="left"/>
        </m:oMathParaPr>
        <m:oMath>
          <m:r>
            <m:rPr>
              <m:sty m:val="bi"/>
            </m:rPr>
            <w:rPr>
              <w:rFonts w:ascii="Cambria Math" w:eastAsia="楷体" w:hAnsi="Cambria Math" w:cs="Times New Roman"/>
              <w:sz w:val="22"/>
              <w:szCs w:val="24"/>
              <w:u w:val="single"/>
            </w:rPr>
            <m:t>SELECT(M→K)</m:t>
          </m:r>
          <m:r>
            <m:rPr>
              <m:sty m:val="bi"/>
            </m:rPr>
            <w:rPr>
              <w:rFonts w:ascii="Cambria Math" w:eastAsia="楷体" w:hAnsi="Cambria Math"/>
              <w:sz w:val="22"/>
              <w:szCs w:val="24"/>
              <w:u w:val="single"/>
            </w:rPr>
            <m:t>∩</m:t>
          </m:r>
          <m:r>
            <m:rPr>
              <m:sty m:val="bi"/>
            </m:rPr>
            <w:rPr>
              <w:rFonts w:ascii="Cambria Math" w:eastAsia="楷体" w:hAnsi="Cambria Math" w:cs="Times New Roman"/>
              <w:sz w:val="22"/>
              <w:szCs w:val="24"/>
              <w:u w:val="single"/>
            </w:rPr>
            <m:t>SELECT(M→bLM)</m:t>
          </m:r>
          <m:r>
            <m:rPr>
              <m:sty m:val="bi"/>
            </m:rPr>
            <w:rPr>
              <w:rFonts w:ascii="Cambria Math" w:eastAsia="楷体" w:hAnsi="Cambria Math"/>
              <w:sz w:val="22"/>
              <w:szCs w:val="24"/>
              <w:u w:val="single"/>
            </w:rPr>
            <m:t>=∅</m:t>
          </m:r>
        </m:oMath>
      </m:oMathPara>
    </w:p>
    <w:p w14:paraId="18B4E22D" w14:textId="77777777" w:rsidR="000F0E11" w:rsidRDefault="000F0E11" w:rsidP="000F0E11">
      <w:pPr>
        <w:rPr>
          <w:rFonts w:ascii="Times New Roman" w:eastAsia="楷体" w:hAnsi="Times New Roman" w:cs="Times New Roman"/>
          <w:b/>
          <w:sz w:val="22"/>
          <w:szCs w:val="24"/>
        </w:rPr>
      </w:pPr>
      <w:r>
        <w:rPr>
          <w:rFonts w:ascii="Times New Roman" w:eastAsia="楷体" w:hAnsi="Times New Roman" w:cs="Times New Roman" w:hint="eastAsia"/>
          <w:b/>
          <w:bCs/>
          <w:sz w:val="22"/>
          <w:szCs w:val="24"/>
        </w:rPr>
        <w:t>所以文法是</w:t>
      </w:r>
      <m:oMath>
        <m:r>
          <m:rPr>
            <m:sty m:val="bi"/>
          </m:rPr>
          <w:rPr>
            <w:rFonts w:ascii="Cambria Math" w:eastAsia="楷体" w:hAnsi="Cambria Math" w:cs="Times New Roman"/>
            <w:sz w:val="22"/>
            <w:szCs w:val="24"/>
          </w:rPr>
          <m:t>LL(1)</m:t>
        </m:r>
      </m:oMath>
      <w:r>
        <w:rPr>
          <w:rFonts w:ascii="Times New Roman" w:eastAsia="楷体" w:hAnsi="Times New Roman" w:cs="Times New Roman" w:hint="eastAsia"/>
          <w:b/>
          <w:sz w:val="22"/>
          <w:szCs w:val="24"/>
        </w:rPr>
        <w:t>文法</w:t>
      </w:r>
    </w:p>
    <w:p w14:paraId="6E559EA1" w14:textId="77777777" w:rsidR="000F0E11" w:rsidRPr="00F75BD0" w:rsidRDefault="000F0E11" w:rsidP="000F0E11">
      <w:pPr>
        <w:rPr>
          <w:rFonts w:ascii="Times New Roman" w:eastAsia="楷体" w:hAnsi="Times New Roman" w:cs="Times New Roman"/>
          <w:b/>
          <w:bCs/>
          <w:sz w:val="22"/>
          <w:szCs w:val="24"/>
        </w:rPr>
      </w:pPr>
    </w:p>
    <w:p w14:paraId="65B36EDD" w14:textId="77777777" w:rsidR="000F0E11" w:rsidRDefault="000F0E11" w:rsidP="000F0E11">
      <w:pPr>
        <w:rPr>
          <w:rFonts w:ascii="Times New Roman" w:eastAsia="楷体" w:hAnsi="Times New Roman" w:cs="Times New Roman"/>
          <w:b/>
          <w:bCs/>
          <w:color w:val="FF0000"/>
          <w:sz w:val="22"/>
          <w:szCs w:val="24"/>
        </w:rPr>
      </w:pPr>
      <w:r w:rsidRPr="00DC37AB">
        <w:rPr>
          <w:rFonts w:ascii="Times New Roman" w:eastAsia="楷体" w:hAnsi="Times New Roman" w:cs="Times New Roman" w:hint="eastAsia"/>
          <w:b/>
          <w:bCs/>
          <w:color w:val="FF0000"/>
          <w:sz w:val="22"/>
          <w:szCs w:val="24"/>
        </w:rPr>
        <w:t>对应预测分析表如下：</w:t>
      </w:r>
    </w:p>
    <w:tbl>
      <w:tblPr>
        <w:tblStyle w:val="a7"/>
        <w:tblW w:w="0" w:type="auto"/>
        <w:tblLook w:val="04A0" w:firstRow="1" w:lastRow="0" w:firstColumn="1" w:lastColumn="0" w:noHBand="0" w:noVBand="1"/>
      </w:tblPr>
      <w:tblGrid>
        <w:gridCol w:w="1037"/>
        <w:gridCol w:w="1037"/>
        <w:gridCol w:w="1037"/>
        <w:gridCol w:w="1037"/>
        <w:gridCol w:w="1037"/>
        <w:gridCol w:w="1037"/>
        <w:gridCol w:w="1037"/>
        <w:gridCol w:w="1037"/>
      </w:tblGrid>
      <w:tr w:rsidR="000F0E11" w14:paraId="2502D1D0" w14:textId="77777777" w:rsidTr="005A4DA7">
        <w:tc>
          <w:tcPr>
            <w:tcW w:w="1037" w:type="dxa"/>
          </w:tcPr>
          <w:p w14:paraId="2FB0EF2D" w14:textId="77777777" w:rsidR="000F0E11" w:rsidRDefault="000F0E11" w:rsidP="005A4DA7">
            <w:pPr>
              <w:rPr>
                <w:rFonts w:ascii="Times New Roman" w:eastAsia="楷体" w:hAnsi="Times New Roman" w:cs="Times New Roman"/>
                <w:b/>
                <w:bCs/>
                <w:color w:val="FF0000"/>
                <w:sz w:val="22"/>
                <w:szCs w:val="24"/>
              </w:rPr>
            </w:pPr>
          </w:p>
        </w:tc>
        <w:tc>
          <w:tcPr>
            <w:tcW w:w="1037" w:type="dxa"/>
          </w:tcPr>
          <w:p w14:paraId="31D4517D"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hint="eastAsia"/>
                    <w:color w:val="000000" w:themeColor="text1"/>
                    <w:sz w:val="22"/>
                    <w:szCs w:val="24"/>
                  </w:rPr>
                  <m:t>a</m:t>
                </m:r>
              </m:oMath>
            </m:oMathPara>
          </w:p>
        </w:tc>
        <w:tc>
          <w:tcPr>
            <w:tcW w:w="1037" w:type="dxa"/>
          </w:tcPr>
          <w:p w14:paraId="3946EE78"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o</m:t>
                </m:r>
              </m:oMath>
            </m:oMathPara>
          </w:p>
        </w:tc>
        <w:tc>
          <w:tcPr>
            <w:tcW w:w="1037" w:type="dxa"/>
          </w:tcPr>
          <w:p w14:paraId="71374510"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d</m:t>
                </m:r>
              </m:oMath>
            </m:oMathPara>
          </w:p>
        </w:tc>
        <w:tc>
          <w:tcPr>
            <w:tcW w:w="1037" w:type="dxa"/>
          </w:tcPr>
          <w:p w14:paraId="70615DFC"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e</m:t>
                </m:r>
              </m:oMath>
            </m:oMathPara>
          </w:p>
        </w:tc>
        <w:tc>
          <w:tcPr>
            <w:tcW w:w="1037" w:type="dxa"/>
          </w:tcPr>
          <w:p w14:paraId="625F9165"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f</m:t>
                </m:r>
              </m:oMath>
            </m:oMathPara>
          </w:p>
        </w:tc>
        <w:tc>
          <w:tcPr>
            <w:tcW w:w="1037" w:type="dxa"/>
          </w:tcPr>
          <w:p w14:paraId="0759AB7B"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b</m:t>
                </m:r>
              </m:oMath>
            </m:oMathPara>
          </w:p>
        </w:tc>
        <w:tc>
          <w:tcPr>
            <w:tcW w:w="1037" w:type="dxa"/>
          </w:tcPr>
          <w:p w14:paraId="161454B8" w14:textId="77777777" w:rsidR="000F0E11" w:rsidRPr="00D16C5D" w:rsidRDefault="000F0E11" w:rsidP="005A4DA7">
            <w:pPr>
              <w:jc w:val="cente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m:t>
                </m:r>
              </m:oMath>
            </m:oMathPara>
          </w:p>
        </w:tc>
      </w:tr>
      <w:tr w:rsidR="000F0E11" w14:paraId="16926E6A" w14:textId="77777777" w:rsidTr="005A4DA7">
        <w:tc>
          <w:tcPr>
            <w:tcW w:w="1037" w:type="dxa"/>
          </w:tcPr>
          <w:p w14:paraId="7837F086" w14:textId="77777777" w:rsidR="000F0E11" w:rsidRPr="00D16C5D" w:rsidRDefault="000F0E11" w:rsidP="005A4DA7">
            <w:pP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S</m:t>
                </m:r>
              </m:oMath>
            </m:oMathPara>
          </w:p>
        </w:tc>
        <w:tc>
          <w:tcPr>
            <w:tcW w:w="1037" w:type="dxa"/>
          </w:tcPr>
          <w:p w14:paraId="15134E53"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→a</m:t>
                </m:r>
              </m:oMath>
            </m:oMathPara>
          </w:p>
        </w:tc>
        <w:tc>
          <w:tcPr>
            <w:tcW w:w="1037" w:type="dxa"/>
          </w:tcPr>
          <w:p w14:paraId="20B0938E"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→MH</m:t>
                </m:r>
              </m:oMath>
            </m:oMathPara>
          </w:p>
        </w:tc>
        <w:tc>
          <w:tcPr>
            <w:tcW w:w="1037" w:type="dxa"/>
          </w:tcPr>
          <w:p w14:paraId="31197A6A"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→MH</m:t>
                </m:r>
              </m:oMath>
            </m:oMathPara>
          </w:p>
        </w:tc>
        <w:tc>
          <w:tcPr>
            <w:tcW w:w="1037" w:type="dxa"/>
          </w:tcPr>
          <w:p w14:paraId="397A0774"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→MH</m:t>
                </m:r>
              </m:oMath>
            </m:oMathPara>
          </w:p>
        </w:tc>
        <w:tc>
          <w:tcPr>
            <w:tcW w:w="1037" w:type="dxa"/>
          </w:tcPr>
          <w:p w14:paraId="197CC9E8"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635A77CF"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→MH</m:t>
                </m:r>
              </m:oMath>
            </m:oMathPara>
          </w:p>
        </w:tc>
        <w:tc>
          <w:tcPr>
            <w:tcW w:w="1037" w:type="dxa"/>
          </w:tcPr>
          <w:p w14:paraId="20B338B0"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→MH</m:t>
                </m:r>
              </m:oMath>
            </m:oMathPara>
          </w:p>
        </w:tc>
      </w:tr>
      <w:tr w:rsidR="000F0E11" w14:paraId="04C9AA74" w14:textId="77777777" w:rsidTr="005A4DA7">
        <w:tc>
          <w:tcPr>
            <w:tcW w:w="1037" w:type="dxa"/>
          </w:tcPr>
          <w:p w14:paraId="0AA28E03" w14:textId="77777777" w:rsidR="000F0E11" w:rsidRPr="00D16C5D" w:rsidRDefault="000F0E11" w:rsidP="005A4DA7">
            <w:pP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M</m:t>
                </m:r>
              </m:oMath>
            </m:oMathPara>
          </w:p>
        </w:tc>
        <w:tc>
          <w:tcPr>
            <w:tcW w:w="1037" w:type="dxa"/>
          </w:tcPr>
          <w:p w14:paraId="192EB0BB"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2F3EACC8"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→K</m:t>
                </m:r>
              </m:oMath>
            </m:oMathPara>
          </w:p>
        </w:tc>
        <w:tc>
          <w:tcPr>
            <w:tcW w:w="1037" w:type="dxa"/>
          </w:tcPr>
          <w:p w14:paraId="12774D00"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→K</m:t>
                </m:r>
              </m:oMath>
            </m:oMathPara>
          </w:p>
        </w:tc>
        <w:tc>
          <w:tcPr>
            <w:tcW w:w="1037" w:type="dxa"/>
          </w:tcPr>
          <w:p w14:paraId="05D1B266"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→K</m:t>
                </m:r>
              </m:oMath>
            </m:oMathPara>
          </w:p>
        </w:tc>
        <w:tc>
          <w:tcPr>
            <w:tcW w:w="1037" w:type="dxa"/>
          </w:tcPr>
          <w:p w14:paraId="58B5ABC6"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4C8BB806"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→bLM</m:t>
                </m:r>
              </m:oMath>
            </m:oMathPara>
          </w:p>
        </w:tc>
        <w:tc>
          <w:tcPr>
            <w:tcW w:w="1037" w:type="dxa"/>
          </w:tcPr>
          <w:p w14:paraId="271FAA01"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→K</m:t>
                </m:r>
              </m:oMath>
            </m:oMathPara>
          </w:p>
        </w:tc>
      </w:tr>
      <w:tr w:rsidR="000F0E11" w14:paraId="094563F9" w14:textId="77777777" w:rsidTr="005A4DA7">
        <w:tc>
          <w:tcPr>
            <w:tcW w:w="1037" w:type="dxa"/>
          </w:tcPr>
          <w:p w14:paraId="479CDF8F" w14:textId="77777777" w:rsidR="000F0E11" w:rsidRPr="00D16C5D" w:rsidRDefault="000F0E11" w:rsidP="005A4DA7">
            <w:pP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H</m:t>
                </m:r>
              </m:oMath>
            </m:oMathPara>
          </w:p>
        </w:tc>
        <w:tc>
          <w:tcPr>
            <w:tcW w:w="1037" w:type="dxa"/>
          </w:tcPr>
          <w:p w14:paraId="68394C5C"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79335656"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olor w:val="000000" w:themeColor="text1"/>
                    <w:sz w:val="22"/>
                  </w:rPr>
                  <m:t>ε</m:t>
                </m:r>
              </m:oMath>
            </m:oMathPara>
          </w:p>
        </w:tc>
        <w:tc>
          <w:tcPr>
            <w:tcW w:w="1037" w:type="dxa"/>
          </w:tcPr>
          <w:p w14:paraId="4184172E"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037A15F5"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→LSo</m:t>
                </m:r>
              </m:oMath>
            </m:oMathPara>
          </w:p>
        </w:tc>
        <w:tc>
          <w:tcPr>
            <w:tcW w:w="1037" w:type="dxa"/>
          </w:tcPr>
          <w:p w14:paraId="7DA90E19"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olor w:val="000000" w:themeColor="text1"/>
                    <w:sz w:val="22"/>
                  </w:rPr>
                  <m:t>ε</m:t>
                </m:r>
              </m:oMath>
            </m:oMathPara>
          </w:p>
        </w:tc>
        <w:tc>
          <w:tcPr>
            <w:tcW w:w="1037" w:type="dxa"/>
          </w:tcPr>
          <w:p w14:paraId="598EDAD4"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586DD9B2"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olor w:val="000000" w:themeColor="text1"/>
                    <w:sz w:val="22"/>
                  </w:rPr>
                  <m:t>ε</m:t>
                </m:r>
              </m:oMath>
            </m:oMathPara>
          </w:p>
        </w:tc>
      </w:tr>
      <w:tr w:rsidR="000F0E11" w14:paraId="7FA0DC62" w14:textId="77777777" w:rsidTr="005A4DA7">
        <w:tc>
          <w:tcPr>
            <w:tcW w:w="1037" w:type="dxa"/>
          </w:tcPr>
          <w:p w14:paraId="461906EC" w14:textId="77777777" w:rsidR="000F0E11" w:rsidRPr="00D16C5D" w:rsidRDefault="000F0E11" w:rsidP="005A4DA7">
            <w:pP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L</m:t>
                </m:r>
              </m:oMath>
            </m:oMathPara>
          </w:p>
        </w:tc>
        <w:tc>
          <w:tcPr>
            <w:tcW w:w="1037" w:type="dxa"/>
          </w:tcPr>
          <w:p w14:paraId="492B5FCE"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20073409"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4F63FAB6"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4995EFDC"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→eHf</m:t>
                </m:r>
              </m:oMath>
            </m:oMathPara>
          </w:p>
        </w:tc>
        <w:tc>
          <w:tcPr>
            <w:tcW w:w="1037" w:type="dxa"/>
          </w:tcPr>
          <w:p w14:paraId="181F994D"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0F48D24D"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77B897B4" w14:textId="77777777" w:rsidR="000F0E11" w:rsidRDefault="000F0E11" w:rsidP="005A4DA7">
            <w:pPr>
              <w:jc w:val="center"/>
              <w:rPr>
                <w:rFonts w:ascii="Times New Roman" w:eastAsia="楷体" w:hAnsi="Times New Roman" w:cs="Times New Roman"/>
                <w:b/>
                <w:bCs/>
                <w:color w:val="FF0000"/>
                <w:sz w:val="22"/>
                <w:szCs w:val="24"/>
              </w:rPr>
            </w:pPr>
          </w:p>
        </w:tc>
      </w:tr>
      <w:tr w:rsidR="000F0E11" w14:paraId="5F20070E" w14:textId="77777777" w:rsidTr="005A4DA7">
        <w:tc>
          <w:tcPr>
            <w:tcW w:w="1037" w:type="dxa"/>
          </w:tcPr>
          <w:p w14:paraId="59338F84" w14:textId="77777777" w:rsidR="000F0E11" w:rsidRPr="00D16C5D" w:rsidRDefault="000F0E11" w:rsidP="005A4DA7">
            <w:pPr>
              <w:rPr>
                <w:rFonts w:ascii="Times New Roman" w:eastAsia="楷体" w:hAnsi="Times New Roman" w:cs="Times New Roman"/>
                <w:b/>
                <w:bCs/>
                <w:color w:val="000000" w:themeColor="text1"/>
                <w:sz w:val="22"/>
                <w:szCs w:val="24"/>
              </w:rPr>
            </w:pPr>
            <m:oMathPara>
              <m:oMath>
                <m:r>
                  <m:rPr>
                    <m:sty m:val="bi"/>
                  </m:rPr>
                  <w:rPr>
                    <w:rFonts w:ascii="Cambria Math" w:eastAsia="楷体" w:hAnsi="Cambria Math" w:cs="Times New Roman"/>
                    <w:color w:val="000000" w:themeColor="text1"/>
                    <w:sz w:val="22"/>
                    <w:szCs w:val="24"/>
                  </w:rPr>
                  <m:t>K</m:t>
                </m:r>
              </m:oMath>
            </m:oMathPara>
          </w:p>
        </w:tc>
        <w:tc>
          <w:tcPr>
            <w:tcW w:w="1037" w:type="dxa"/>
          </w:tcPr>
          <w:p w14:paraId="2A1594CB"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18FA016C"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olor w:val="000000" w:themeColor="text1"/>
                    <w:sz w:val="22"/>
                  </w:rPr>
                  <m:t>ε</m:t>
                </m:r>
              </m:oMath>
            </m:oMathPara>
          </w:p>
        </w:tc>
        <w:tc>
          <w:tcPr>
            <w:tcW w:w="1037" w:type="dxa"/>
          </w:tcPr>
          <w:p w14:paraId="4A153F43"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s="Times New Roman" w:hint="eastAsia"/>
                    <w:sz w:val="22"/>
                    <w:szCs w:val="24"/>
                  </w:rPr>
                  <m:t>d</m:t>
                </m:r>
                <m:r>
                  <m:rPr>
                    <m:sty m:val="bi"/>
                  </m:rPr>
                  <w:rPr>
                    <w:rFonts w:ascii="Cambria Math" w:eastAsia="楷体" w:hAnsi="Cambria Math" w:cs="Times New Roman"/>
                    <w:sz w:val="22"/>
                    <w:szCs w:val="24"/>
                  </w:rPr>
                  <m:t>ML</m:t>
                </m:r>
              </m:oMath>
            </m:oMathPara>
          </w:p>
        </w:tc>
        <w:tc>
          <w:tcPr>
            <w:tcW w:w="1037" w:type="dxa"/>
          </w:tcPr>
          <w:p w14:paraId="2C28BB91"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olor w:val="000000" w:themeColor="text1"/>
                    <w:sz w:val="22"/>
                  </w:rPr>
                  <m:t>ε</m:t>
                </m:r>
              </m:oMath>
            </m:oMathPara>
          </w:p>
        </w:tc>
        <w:tc>
          <w:tcPr>
            <w:tcW w:w="1037" w:type="dxa"/>
          </w:tcPr>
          <w:p w14:paraId="31B0756E"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5995C8F0" w14:textId="77777777" w:rsidR="000F0E11" w:rsidRDefault="000F0E11" w:rsidP="005A4DA7">
            <w:pPr>
              <w:jc w:val="center"/>
              <w:rPr>
                <w:rFonts w:ascii="Times New Roman" w:eastAsia="楷体" w:hAnsi="Times New Roman" w:cs="Times New Roman"/>
                <w:b/>
                <w:bCs/>
                <w:color w:val="FF0000"/>
                <w:sz w:val="22"/>
                <w:szCs w:val="24"/>
              </w:rPr>
            </w:pPr>
          </w:p>
        </w:tc>
        <w:tc>
          <w:tcPr>
            <w:tcW w:w="1037" w:type="dxa"/>
          </w:tcPr>
          <w:p w14:paraId="624A8011" w14:textId="77777777" w:rsidR="000F0E11" w:rsidRDefault="000F0E11" w:rsidP="005A4DA7">
            <w:pPr>
              <w:jc w:val="center"/>
              <w:rPr>
                <w:rFonts w:ascii="Times New Roman" w:eastAsia="楷体" w:hAnsi="Times New Roman" w:cs="Times New Roman"/>
                <w:b/>
                <w:bCs/>
                <w:color w:val="FF0000"/>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olor w:val="000000" w:themeColor="text1"/>
                    <w:sz w:val="22"/>
                  </w:rPr>
                  <m:t>ε</m:t>
                </m:r>
              </m:oMath>
            </m:oMathPara>
          </w:p>
        </w:tc>
      </w:tr>
    </w:tbl>
    <w:p w14:paraId="6ABBA017" w14:textId="77777777" w:rsidR="000F0E11" w:rsidRPr="00D8166C" w:rsidRDefault="000F0E11" w:rsidP="000F0E11">
      <w:pPr>
        <w:rPr>
          <w:rFonts w:ascii="Times New Roman" w:eastAsia="楷体" w:hAnsi="Times New Roman"/>
          <w:b/>
          <w:sz w:val="22"/>
          <w:szCs w:val="24"/>
        </w:rPr>
      </w:pPr>
      <w:r>
        <w:rPr>
          <w:rFonts w:ascii="Times New Roman" w:eastAsia="楷体" w:hAnsi="Times New Roman"/>
          <w:b/>
          <w:bCs/>
          <w:sz w:val="22"/>
        </w:rPr>
        <w:t xml:space="preserve">4. </w:t>
      </w:r>
      <w:r>
        <w:rPr>
          <w:rFonts w:ascii="Times New Roman" w:eastAsia="楷体" w:hAnsi="Times New Roman" w:hint="eastAsia"/>
          <w:b/>
          <w:bCs/>
          <w:sz w:val="22"/>
        </w:rPr>
        <w:t>证明下述文法不是</w:t>
      </w:r>
      <w:r>
        <w:rPr>
          <w:rFonts w:ascii="Times New Roman" w:eastAsia="楷体" w:hAnsi="Times New Roman" w:hint="eastAsia"/>
          <w:b/>
          <w:bCs/>
          <w:sz w:val="22"/>
        </w:rPr>
        <w:t>L</w:t>
      </w:r>
      <w:r>
        <w:rPr>
          <w:rFonts w:ascii="Times New Roman" w:eastAsia="楷体" w:hAnsi="Times New Roman"/>
          <w:b/>
          <w:bCs/>
          <w:sz w:val="22"/>
        </w:rPr>
        <w:t>L(1)</w:t>
      </w:r>
      <w:r>
        <w:rPr>
          <w:rFonts w:ascii="Times New Roman" w:eastAsia="楷体" w:hAnsi="Times New Roman" w:hint="eastAsia"/>
          <w:b/>
          <w:sz w:val="22"/>
          <w:szCs w:val="24"/>
        </w:rPr>
        <w:t>的</w:t>
      </w:r>
    </w:p>
    <w:p w14:paraId="3AF983CC"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S→C$</m:t>
          </m:r>
        </m:oMath>
      </m:oMathPara>
    </w:p>
    <w:p w14:paraId="1142031A"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C→bA|aB</m:t>
          </m:r>
        </m:oMath>
      </m:oMathPara>
    </w:p>
    <w:p w14:paraId="2C7DB5B1"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A→a|aC|bAA</m:t>
          </m:r>
        </m:oMath>
      </m:oMathPara>
    </w:p>
    <w:p w14:paraId="6DB01872"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B→b|bC|aBB</m:t>
          </m:r>
        </m:oMath>
      </m:oMathPara>
    </w:p>
    <w:p w14:paraId="17A6C2C1" w14:textId="77777777" w:rsidR="000F0E11" w:rsidRPr="00D8166C" w:rsidRDefault="000F0E11" w:rsidP="000F0E11">
      <w:pPr>
        <w:rPr>
          <w:rFonts w:ascii="Times New Roman" w:eastAsia="楷体" w:hAnsi="Times New Roman"/>
          <w:b/>
          <w:bCs/>
          <w:sz w:val="22"/>
        </w:rPr>
      </w:pPr>
      <w:r>
        <w:rPr>
          <w:rFonts w:ascii="Times New Roman" w:eastAsia="楷体" w:hAnsi="Times New Roman" w:cs="Times New Roman" w:hint="eastAsia"/>
          <w:b/>
          <w:bCs/>
          <w:sz w:val="22"/>
          <w:szCs w:val="24"/>
        </w:rPr>
        <w:t>能否构造</w:t>
      </w:r>
      <w:proofErr w:type="gramStart"/>
      <w:r>
        <w:rPr>
          <w:rFonts w:ascii="Times New Roman" w:eastAsia="楷体" w:hAnsi="Times New Roman" w:cs="Times New Roman" w:hint="eastAsia"/>
          <w:b/>
          <w:bCs/>
          <w:sz w:val="22"/>
          <w:szCs w:val="24"/>
        </w:rPr>
        <w:t>一</w:t>
      </w:r>
      <w:proofErr w:type="gramEnd"/>
      <w:r>
        <w:rPr>
          <w:rFonts w:ascii="Times New Roman" w:eastAsia="楷体" w:hAnsi="Times New Roman" w:cs="Times New Roman" w:hint="eastAsia"/>
          <w:b/>
          <w:bCs/>
          <w:sz w:val="22"/>
          <w:szCs w:val="24"/>
        </w:rPr>
        <w:t>等价的文法，使其是</w:t>
      </w:r>
      <w:r>
        <w:rPr>
          <w:rFonts w:ascii="Times New Roman" w:eastAsia="楷体" w:hAnsi="Times New Roman" w:hint="eastAsia"/>
          <w:b/>
          <w:bCs/>
          <w:sz w:val="22"/>
        </w:rPr>
        <w:t>L</w:t>
      </w:r>
      <w:r>
        <w:rPr>
          <w:rFonts w:ascii="Times New Roman" w:eastAsia="楷体" w:hAnsi="Times New Roman"/>
          <w:b/>
          <w:bCs/>
          <w:sz w:val="22"/>
        </w:rPr>
        <w:t>L(1)</w:t>
      </w:r>
      <w:r>
        <w:rPr>
          <w:rFonts w:ascii="Times New Roman" w:eastAsia="楷体" w:hAnsi="Times New Roman" w:hint="eastAsia"/>
          <w:b/>
          <w:bCs/>
          <w:sz w:val="22"/>
        </w:rPr>
        <w:t>的？并给出判断过程。</w:t>
      </w:r>
    </w:p>
    <w:p w14:paraId="738A2AF8" w14:textId="77777777" w:rsidR="000F0E11" w:rsidRDefault="000F0E11" w:rsidP="000F0E11">
      <w:pPr>
        <w:rPr>
          <w:rFonts w:ascii="Times New Roman" w:eastAsia="楷体" w:hAnsi="Times New Roman" w:cs="Times New Roman"/>
          <w:b/>
          <w:bCs/>
          <w:color w:val="FF0000"/>
          <w:sz w:val="22"/>
          <w:szCs w:val="24"/>
        </w:rPr>
      </w:pPr>
      <w:r>
        <w:rPr>
          <w:rFonts w:ascii="Times New Roman" w:eastAsia="楷体" w:hAnsi="Times New Roman" w:cs="Times New Roman" w:hint="eastAsia"/>
          <w:b/>
          <w:bCs/>
          <w:color w:val="FF0000"/>
          <w:sz w:val="22"/>
          <w:szCs w:val="24"/>
        </w:rPr>
        <w:t>答：</w:t>
      </w:r>
    </w:p>
    <w:p w14:paraId="169F6987" w14:textId="77777777" w:rsidR="000F0E11" w:rsidRPr="00D8166C" w:rsidRDefault="000F0E11" w:rsidP="000F0E11">
      <w:pPr>
        <w:rPr>
          <w:rFonts w:ascii="Times New Roman" w:eastAsia="楷体" w:hAnsi="Times New Roman" w:cs="Times New Roman"/>
          <w:b/>
          <w:bCs/>
          <w:sz w:val="22"/>
          <w:szCs w:val="24"/>
        </w:rPr>
      </w:pPr>
      <w:r w:rsidRPr="00D8166C">
        <w:rPr>
          <w:rFonts w:ascii="Times New Roman" w:eastAsia="楷体" w:hAnsi="Times New Roman" w:cs="Times New Roman" w:hint="eastAsia"/>
          <w:b/>
          <w:bCs/>
          <w:color w:val="000000" w:themeColor="text1"/>
          <w:sz w:val="22"/>
          <w:szCs w:val="24"/>
        </w:rPr>
        <w:t>因为</w:t>
      </w:r>
      <m:oMath>
        <m:r>
          <m:rPr>
            <m:sty m:val="bi"/>
          </m:rPr>
          <w:rPr>
            <w:rFonts w:ascii="Cambria Math" w:eastAsia="楷体" w:hAnsi="Cambria Math" w:cs="Times New Roman"/>
            <w:color w:val="000000" w:themeColor="text1"/>
            <w:sz w:val="22"/>
            <w:szCs w:val="24"/>
          </w:rPr>
          <m:t xml:space="preserve">A→a|aC|bAA </m:t>
        </m:r>
      </m:oMath>
      <w:r w:rsidRPr="00D8166C">
        <w:rPr>
          <w:rFonts w:ascii="Times New Roman" w:eastAsia="楷体" w:hAnsi="Times New Roman" w:cs="Times New Roman" w:hint="eastAsia"/>
          <w:b/>
          <w:bCs/>
          <w:color w:val="000000" w:themeColor="text1"/>
          <w:sz w:val="22"/>
          <w:szCs w:val="24"/>
        </w:rPr>
        <w:t>与</w:t>
      </w:r>
      <m:oMath>
        <m:r>
          <m:rPr>
            <m:sty m:val="bi"/>
          </m:rPr>
          <w:rPr>
            <w:rFonts w:ascii="Cambria Math" w:eastAsia="楷体" w:hAnsi="Cambria Math" w:cs="Times New Roman"/>
            <w:sz w:val="22"/>
            <w:szCs w:val="24"/>
          </w:rPr>
          <m:t>B→b|bC|aBB</m:t>
        </m:r>
      </m:oMath>
      <w:r>
        <w:rPr>
          <w:rFonts w:ascii="Times New Roman" w:eastAsia="楷体" w:hAnsi="Times New Roman" w:cs="Times New Roman" w:hint="eastAsia"/>
          <w:b/>
          <w:sz w:val="22"/>
          <w:szCs w:val="24"/>
        </w:rPr>
        <w:t>拥有左公共因子，所以</w:t>
      </w:r>
      <w:r w:rsidRPr="00D8166C">
        <w:rPr>
          <w:rFonts w:ascii="Times New Roman" w:eastAsia="楷体" w:hAnsi="Times New Roman" w:cs="Times New Roman" w:hint="eastAsia"/>
          <w:b/>
          <w:color w:val="FF0000"/>
          <w:sz w:val="22"/>
          <w:szCs w:val="24"/>
        </w:rPr>
        <w:t>该文法不是</w:t>
      </w:r>
      <m:oMath>
        <m:r>
          <m:rPr>
            <m:sty m:val="bi"/>
          </m:rPr>
          <w:rPr>
            <w:rFonts w:ascii="Cambria Math" w:eastAsia="楷体" w:hAnsi="Cambria Math" w:cs="Times New Roman"/>
            <w:color w:val="FF0000"/>
            <w:sz w:val="22"/>
            <w:szCs w:val="24"/>
          </w:rPr>
          <m:t>LL(1)</m:t>
        </m:r>
      </m:oMath>
      <w:r w:rsidRPr="00D8166C">
        <w:rPr>
          <w:rFonts w:ascii="Times New Roman" w:eastAsia="楷体" w:hAnsi="Times New Roman" w:cs="Times New Roman" w:hint="eastAsia"/>
          <w:b/>
          <w:bCs/>
          <w:color w:val="FF0000"/>
          <w:sz w:val="22"/>
          <w:szCs w:val="24"/>
        </w:rPr>
        <w:t>文法</w:t>
      </w:r>
      <w:r>
        <w:rPr>
          <w:rFonts w:ascii="Times New Roman" w:eastAsia="楷体" w:hAnsi="Times New Roman" w:cs="Times New Roman" w:hint="eastAsia"/>
          <w:b/>
          <w:bCs/>
          <w:sz w:val="22"/>
          <w:szCs w:val="24"/>
        </w:rPr>
        <w:t>。</w:t>
      </w:r>
    </w:p>
    <w:p w14:paraId="7CA01636" w14:textId="77777777" w:rsidR="000F0E11" w:rsidRDefault="000F0E11" w:rsidP="000F0E11">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因此，对这两个产生式</w:t>
      </w:r>
      <w:r>
        <w:rPr>
          <w:rFonts w:ascii="Times New Roman" w:eastAsia="楷体" w:hAnsi="Times New Roman" w:cs="Times New Roman" w:hint="eastAsia"/>
          <w:b/>
          <w:bCs/>
          <w:sz w:val="22"/>
          <w:szCs w:val="24"/>
        </w:rPr>
        <w:t xml:space="preserve"> </w:t>
      </w:r>
      <w:r>
        <w:rPr>
          <w:rFonts w:ascii="Times New Roman" w:eastAsia="楷体" w:hAnsi="Times New Roman" w:cs="Times New Roman" w:hint="eastAsia"/>
          <w:b/>
          <w:bCs/>
          <w:sz w:val="22"/>
          <w:szCs w:val="24"/>
        </w:rPr>
        <w:t>提取左公共因子，构造等价的文法如下：</w:t>
      </w:r>
    </w:p>
    <w:p w14:paraId="24812256"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S→C$</m:t>
          </m:r>
        </m:oMath>
      </m:oMathPara>
    </w:p>
    <w:p w14:paraId="090EF584"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C→bA|aB</m:t>
          </m:r>
        </m:oMath>
      </m:oMathPara>
    </w:p>
    <w:p w14:paraId="1DED8C3E" w14:textId="77777777" w:rsidR="000F0E11" w:rsidRPr="00D8166C"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m:t>A→</m:t>
          </m:r>
          <m:r>
            <m:rPr>
              <m:sty m:val="bi"/>
            </m:rPr>
            <w:rPr>
              <w:rFonts w:ascii="Cambria Math" w:eastAsia="楷体" w:hAnsi="Cambria Math" w:cs="Times New Roman" w:hint="eastAsia"/>
              <w:sz w:val="22"/>
              <w:szCs w:val="24"/>
            </w:rPr>
            <m:t>a</m:t>
          </m:r>
          <m:r>
            <m:rPr>
              <m:sty m:val="bi"/>
            </m:rPr>
            <w:rPr>
              <w:rFonts w:ascii="Cambria Math" w:eastAsia="楷体" w:hAnsi="Cambria Math" w:cs="Times New Roman"/>
              <w:sz w:val="22"/>
              <w:szCs w:val="24"/>
            </w:rPr>
            <m:t>D|bAA</m:t>
          </m:r>
        </m:oMath>
      </m:oMathPara>
    </w:p>
    <w:p w14:paraId="3D29DE58"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B→bD|aBB</m:t>
          </m:r>
        </m:oMath>
      </m:oMathPara>
    </w:p>
    <w:p w14:paraId="0A43BC2D"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D→C|ε</m:t>
          </m:r>
        </m:oMath>
      </m:oMathPara>
    </w:p>
    <w:p w14:paraId="6396B488" w14:textId="77777777" w:rsidR="000F0E11" w:rsidRDefault="000F0E11" w:rsidP="000F0E11">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证明该文法是</w:t>
      </w:r>
      <w:r>
        <w:rPr>
          <w:rFonts w:ascii="Times New Roman" w:eastAsia="楷体" w:hAnsi="Times New Roman" w:cs="Times New Roman" w:hint="eastAsia"/>
          <w:b/>
          <w:bCs/>
          <w:sz w:val="22"/>
          <w:szCs w:val="24"/>
        </w:rPr>
        <w:t>L</w:t>
      </w:r>
      <w:r>
        <w:rPr>
          <w:rFonts w:ascii="Times New Roman" w:eastAsia="楷体" w:hAnsi="Times New Roman" w:cs="Times New Roman"/>
          <w:b/>
          <w:bCs/>
          <w:sz w:val="22"/>
          <w:szCs w:val="24"/>
        </w:rPr>
        <w:t>L</w:t>
      </w:r>
      <w:r>
        <w:rPr>
          <w:rFonts w:ascii="Times New Roman" w:eastAsia="楷体" w:hAnsi="Times New Roman" w:cs="Times New Roman" w:hint="eastAsia"/>
          <w:b/>
          <w:bCs/>
          <w:sz w:val="22"/>
          <w:szCs w:val="24"/>
        </w:rPr>
        <w:t>(</w:t>
      </w:r>
      <w:r>
        <w:rPr>
          <w:rFonts w:ascii="Times New Roman" w:eastAsia="楷体" w:hAnsi="Times New Roman" w:cs="Times New Roman"/>
          <w:b/>
          <w:bCs/>
          <w:sz w:val="22"/>
          <w:szCs w:val="24"/>
        </w:rPr>
        <w:t>1)</w:t>
      </w:r>
      <w:r>
        <w:rPr>
          <w:rFonts w:ascii="Times New Roman" w:eastAsia="楷体" w:hAnsi="Times New Roman" w:cs="Times New Roman" w:hint="eastAsia"/>
          <w:b/>
          <w:bCs/>
          <w:sz w:val="22"/>
          <w:szCs w:val="24"/>
        </w:rPr>
        <w:t>文法</w:t>
      </w:r>
    </w:p>
    <w:p w14:paraId="2798A95D" w14:textId="77777777" w:rsidR="000F0E11" w:rsidRDefault="000F0E11" w:rsidP="000F0E11">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首先给出该文法中非终结符的</w:t>
      </w:r>
      <w:r>
        <w:rPr>
          <w:rFonts w:ascii="Times New Roman" w:eastAsia="楷体" w:hAnsi="Times New Roman" w:cs="Times New Roman" w:hint="eastAsia"/>
          <w:b/>
          <w:bCs/>
          <w:sz w:val="22"/>
          <w:szCs w:val="24"/>
        </w:rPr>
        <w:t>F</w:t>
      </w:r>
      <w:r>
        <w:rPr>
          <w:rFonts w:ascii="Times New Roman" w:eastAsia="楷体" w:hAnsi="Times New Roman" w:cs="Times New Roman"/>
          <w:b/>
          <w:bCs/>
          <w:sz w:val="22"/>
          <w:szCs w:val="24"/>
        </w:rPr>
        <w:t>IRST</w:t>
      </w:r>
      <w:r>
        <w:rPr>
          <w:rFonts w:ascii="Times New Roman" w:eastAsia="楷体" w:hAnsi="Times New Roman" w:cs="Times New Roman" w:hint="eastAsia"/>
          <w:b/>
          <w:bCs/>
          <w:sz w:val="22"/>
          <w:szCs w:val="24"/>
        </w:rPr>
        <w:t>集与</w:t>
      </w:r>
      <w:r>
        <w:rPr>
          <w:rFonts w:ascii="Times New Roman" w:eastAsia="楷体" w:hAnsi="Times New Roman" w:cs="Times New Roman" w:hint="eastAsia"/>
          <w:b/>
          <w:bCs/>
          <w:sz w:val="22"/>
          <w:szCs w:val="24"/>
        </w:rPr>
        <w:t>F</w:t>
      </w:r>
      <w:r>
        <w:rPr>
          <w:rFonts w:ascii="Times New Roman" w:eastAsia="楷体" w:hAnsi="Times New Roman" w:cs="Times New Roman"/>
          <w:b/>
          <w:bCs/>
          <w:sz w:val="22"/>
          <w:szCs w:val="24"/>
        </w:rPr>
        <w:t>OLLOW</w:t>
      </w:r>
      <w:r>
        <w:rPr>
          <w:rFonts w:ascii="Times New Roman" w:eastAsia="楷体" w:hAnsi="Times New Roman" w:cs="Times New Roman" w:hint="eastAsia"/>
          <w:b/>
          <w:bCs/>
          <w:sz w:val="22"/>
          <w:szCs w:val="24"/>
        </w:rPr>
        <w:t>集</w:t>
      </w:r>
    </w:p>
    <w:tbl>
      <w:tblPr>
        <w:tblStyle w:val="a7"/>
        <w:tblW w:w="0" w:type="auto"/>
        <w:tblLook w:val="04A0" w:firstRow="1" w:lastRow="0" w:firstColumn="1" w:lastColumn="0" w:noHBand="0" w:noVBand="1"/>
      </w:tblPr>
      <w:tblGrid>
        <w:gridCol w:w="2765"/>
        <w:gridCol w:w="2765"/>
        <w:gridCol w:w="2766"/>
      </w:tblGrid>
      <w:tr w:rsidR="000F0E11" w14:paraId="4A323CF2" w14:textId="77777777" w:rsidTr="005A4DA7">
        <w:tc>
          <w:tcPr>
            <w:tcW w:w="2765" w:type="dxa"/>
          </w:tcPr>
          <w:p w14:paraId="26A6141A" w14:textId="77777777" w:rsidR="000F0E11" w:rsidRDefault="000F0E11" w:rsidP="005A4DA7">
            <w:pPr>
              <w:jc w:val="cente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非终结符</w:t>
            </w:r>
          </w:p>
        </w:tc>
        <w:tc>
          <w:tcPr>
            <w:tcW w:w="2765" w:type="dxa"/>
          </w:tcPr>
          <w:p w14:paraId="4C5DEF94" w14:textId="77777777" w:rsidR="000F0E11" w:rsidRDefault="000F0E11" w:rsidP="005A4DA7">
            <w:pPr>
              <w:jc w:val="cente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F</w:t>
            </w:r>
            <w:r>
              <w:rPr>
                <w:rFonts w:ascii="Times New Roman" w:eastAsia="楷体" w:hAnsi="Times New Roman" w:cs="Times New Roman"/>
                <w:b/>
                <w:bCs/>
                <w:sz w:val="22"/>
                <w:szCs w:val="24"/>
              </w:rPr>
              <w:t>IRST</w:t>
            </w:r>
            <w:r>
              <w:rPr>
                <w:rFonts w:ascii="Times New Roman" w:eastAsia="楷体" w:hAnsi="Times New Roman" w:cs="Times New Roman" w:hint="eastAsia"/>
                <w:b/>
                <w:bCs/>
                <w:sz w:val="22"/>
                <w:szCs w:val="24"/>
              </w:rPr>
              <w:t>集</w:t>
            </w:r>
          </w:p>
        </w:tc>
        <w:tc>
          <w:tcPr>
            <w:tcW w:w="2766" w:type="dxa"/>
          </w:tcPr>
          <w:p w14:paraId="4ABCDB34" w14:textId="77777777" w:rsidR="000F0E11" w:rsidRDefault="000F0E11" w:rsidP="005A4DA7">
            <w:pPr>
              <w:jc w:val="cente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F</w:t>
            </w:r>
            <w:r>
              <w:rPr>
                <w:rFonts w:ascii="Times New Roman" w:eastAsia="楷体" w:hAnsi="Times New Roman" w:cs="Times New Roman"/>
                <w:b/>
                <w:bCs/>
                <w:sz w:val="22"/>
                <w:szCs w:val="24"/>
              </w:rPr>
              <w:t>OLLOW</w:t>
            </w:r>
            <w:r>
              <w:rPr>
                <w:rFonts w:ascii="Times New Roman" w:eastAsia="楷体" w:hAnsi="Times New Roman" w:cs="Times New Roman" w:hint="eastAsia"/>
                <w:b/>
                <w:bCs/>
                <w:sz w:val="22"/>
                <w:szCs w:val="24"/>
              </w:rPr>
              <w:t>集</w:t>
            </w:r>
          </w:p>
        </w:tc>
      </w:tr>
      <w:tr w:rsidR="000F0E11" w14:paraId="724841C0" w14:textId="77777777" w:rsidTr="005A4DA7">
        <w:tc>
          <w:tcPr>
            <w:tcW w:w="2765" w:type="dxa"/>
          </w:tcPr>
          <w:p w14:paraId="0458EEB4"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S</m:t>
                </m:r>
              </m:oMath>
            </m:oMathPara>
          </w:p>
        </w:tc>
        <w:tc>
          <w:tcPr>
            <w:tcW w:w="2765" w:type="dxa"/>
          </w:tcPr>
          <w:p w14:paraId="62CA1A3F"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oMath>
            </m:oMathPara>
          </w:p>
        </w:tc>
        <w:tc>
          <w:tcPr>
            <w:tcW w:w="2766" w:type="dxa"/>
          </w:tcPr>
          <w:p w14:paraId="7E5DDF30"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m:t>
                </m:r>
              </m:oMath>
            </m:oMathPara>
          </w:p>
        </w:tc>
      </w:tr>
      <w:tr w:rsidR="000F0E11" w14:paraId="3DC78876" w14:textId="77777777" w:rsidTr="005A4DA7">
        <w:tc>
          <w:tcPr>
            <w:tcW w:w="2765" w:type="dxa"/>
          </w:tcPr>
          <w:p w14:paraId="590F52C4"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C</m:t>
                </m:r>
              </m:oMath>
            </m:oMathPara>
          </w:p>
        </w:tc>
        <w:tc>
          <w:tcPr>
            <w:tcW w:w="2765" w:type="dxa"/>
          </w:tcPr>
          <w:p w14:paraId="3BE71853"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oMath>
            </m:oMathPara>
          </w:p>
        </w:tc>
        <w:tc>
          <w:tcPr>
            <w:tcW w:w="2766" w:type="dxa"/>
          </w:tcPr>
          <w:p w14:paraId="2B9CE9F1"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oMath>
            </m:oMathPara>
          </w:p>
        </w:tc>
      </w:tr>
      <w:tr w:rsidR="000F0E11" w14:paraId="1B977030" w14:textId="77777777" w:rsidTr="005A4DA7">
        <w:tc>
          <w:tcPr>
            <w:tcW w:w="2765" w:type="dxa"/>
          </w:tcPr>
          <w:p w14:paraId="2ACADC67"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m:t>
                </m:r>
              </m:oMath>
            </m:oMathPara>
          </w:p>
        </w:tc>
        <w:tc>
          <w:tcPr>
            <w:tcW w:w="2765" w:type="dxa"/>
          </w:tcPr>
          <w:p w14:paraId="43762479"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oMath>
            </m:oMathPara>
          </w:p>
        </w:tc>
        <w:tc>
          <w:tcPr>
            <w:tcW w:w="2766" w:type="dxa"/>
          </w:tcPr>
          <w:p w14:paraId="2662139F"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oMath>
            </m:oMathPara>
          </w:p>
        </w:tc>
      </w:tr>
      <w:tr w:rsidR="000F0E11" w14:paraId="5EC5B93E" w14:textId="77777777" w:rsidTr="005A4DA7">
        <w:tc>
          <w:tcPr>
            <w:tcW w:w="2765" w:type="dxa"/>
          </w:tcPr>
          <w:p w14:paraId="1BB7A879"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B</m:t>
                </m:r>
              </m:oMath>
            </m:oMathPara>
          </w:p>
        </w:tc>
        <w:tc>
          <w:tcPr>
            <w:tcW w:w="2765" w:type="dxa"/>
          </w:tcPr>
          <w:p w14:paraId="6FC6E4EC"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{b,a}</m:t>
                </m:r>
              </m:oMath>
            </m:oMathPara>
          </w:p>
        </w:tc>
        <w:tc>
          <w:tcPr>
            <w:tcW w:w="2766" w:type="dxa"/>
          </w:tcPr>
          <w:p w14:paraId="3C493010"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r>
                  <m:rPr>
                    <m:sty m:val="b"/>
                  </m:rPr>
                  <w:rPr>
                    <w:rFonts w:ascii="Cambria Math" w:eastAsia="楷体" w:hAnsi="Cambria Math" w:cs="Times New Roman"/>
                    <w:sz w:val="22"/>
                    <w:szCs w:val="24"/>
                  </w:rPr>
                  <m:t>$</m:t>
                </m:r>
                <m:r>
                  <m:rPr>
                    <m:sty m:val="bi"/>
                  </m:rPr>
                  <w:rPr>
                    <w:rFonts w:ascii="Cambria Math" w:eastAsia="楷体" w:hAnsi="Cambria Math" w:cs="Times New Roman"/>
                    <w:sz w:val="22"/>
                    <w:szCs w:val="24"/>
                  </w:rPr>
                  <m:t>}</m:t>
                </m:r>
              </m:oMath>
            </m:oMathPara>
          </w:p>
        </w:tc>
      </w:tr>
      <w:tr w:rsidR="000F0E11" w14:paraId="4A309645" w14:textId="77777777" w:rsidTr="005A4DA7">
        <w:tc>
          <w:tcPr>
            <w:tcW w:w="2765" w:type="dxa"/>
          </w:tcPr>
          <w:p w14:paraId="62605AC9"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hint="eastAsia"/>
                    <w:sz w:val="22"/>
                    <w:szCs w:val="24"/>
                  </w:rPr>
                  <m:t>D</m:t>
                </m:r>
              </m:oMath>
            </m:oMathPara>
          </w:p>
        </w:tc>
        <w:tc>
          <w:tcPr>
            <w:tcW w:w="2765" w:type="dxa"/>
          </w:tcPr>
          <w:p w14:paraId="2587B400"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{a,b,ε}</m:t>
                </m:r>
              </m:oMath>
            </m:oMathPara>
          </w:p>
        </w:tc>
        <w:tc>
          <w:tcPr>
            <w:tcW w:w="2766" w:type="dxa"/>
          </w:tcPr>
          <w:p w14:paraId="62113BD0" w14:textId="77777777" w:rsidR="000F0E11" w:rsidRDefault="000F0E11" w:rsidP="005A4DA7">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{a,b,</m:t>
                </m:r>
                <m:r>
                  <m:rPr>
                    <m:sty m:val="b"/>
                  </m:rPr>
                  <w:rPr>
                    <w:rFonts w:ascii="Cambria Math" w:eastAsia="楷体" w:hAnsi="Cambria Math" w:cs="Times New Roman"/>
                    <w:sz w:val="22"/>
                    <w:szCs w:val="24"/>
                  </w:rPr>
                  <m:t>$</m:t>
                </m:r>
                <m:r>
                  <m:rPr>
                    <m:sty m:val="bi"/>
                  </m:rPr>
                  <w:rPr>
                    <w:rFonts w:ascii="Cambria Math" w:eastAsia="楷体" w:hAnsi="Cambria Math" w:cs="Times New Roman"/>
                    <w:sz w:val="22"/>
                    <w:szCs w:val="24"/>
                  </w:rPr>
                  <m:t>}</m:t>
                </m:r>
              </m:oMath>
            </m:oMathPara>
          </w:p>
        </w:tc>
      </w:tr>
    </w:tbl>
    <w:p w14:paraId="4501AAA2" w14:textId="77777777" w:rsidR="000F0E11" w:rsidRPr="0093707B" w:rsidRDefault="000F0E11" w:rsidP="000F0E11">
      <w:pPr>
        <w:rPr>
          <w:rFonts w:ascii="Times New Roman" w:eastAsia="楷体" w:hAnsi="Times New Roman" w:cs="Times New Roman"/>
          <w:b/>
          <w:bCs/>
          <w:sz w:val="22"/>
          <w:szCs w:val="24"/>
        </w:rPr>
      </w:pPr>
    </w:p>
    <w:p w14:paraId="6BFBF353" w14:textId="77777777" w:rsidR="000F0E11" w:rsidRDefault="000F0E11" w:rsidP="000F0E11">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因为</w:t>
      </w:r>
    </w:p>
    <w:p w14:paraId="3BB29543" w14:textId="77777777" w:rsidR="000F0E11" w:rsidRPr="00710465"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C→bA</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bA</m:t>
              </m:r>
            </m:e>
          </m:d>
          <m:r>
            <m:rPr>
              <m:sty m:val="bi"/>
            </m:rPr>
            <w:rPr>
              <w:rFonts w:ascii="Cambria Math" w:eastAsia="楷体" w:hAnsi="Cambria Math" w:cs="Times New Roman"/>
              <w:sz w:val="22"/>
              <w:szCs w:val="24"/>
            </w:rPr>
            <m:t>=</m:t>
          </m:r>
          <m:d>
            <m:dPr>
              <m:begChr m:val="{"/>
              <m:endChr m:val="}"/>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b</m:t>
              </m:r>
            </m:e>
          </m:d>
          <m:r>
            <m:rPr>
              <m:sty m:val="p"/>
            </m:rPr>
            <w:rPr>
              <w:rFonts w:ascii="Cambria Math" w:eastAsia="楷体" w:hAnsi="Cambria Math" w:cs="Times New Roman"/>
              <w:sz w:val="22"/>
              <w:szCs w:val="24"/>
            </w:rPr>
            <w:br/>
          </m:r>
        </m:oMath>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C→aB</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aB</m:t>
              </m:r>
            </m:e>
          </m:d>
          <m:r>
            <m:rPr>
              <m:sty m:val="bi"/>
            </m:rPr>
            <w:rPr>
              <w:rFonts w:ascii="Cambria Math" w:eastAsia="楷体" w:hAnsi="Cambria Math" w:cs="Times New Roman"/>
              <w:sz w:val="22"/>
              <w:szCs w:val="24"/>
            </w:rPr>
            <m:t>=</m:t>
          </m:r>
          <m:d>
            <m:dPr>
              <m:begChr m:val="{"/>
              <m:endChr m:val="}"/>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a</m:t>
              </m:r>
            </m:e>
          </m:d>
        </m:oMath>
      </m:oMathPara>
    </w:p>
    <w:p w14:paraId="4D150A93" w14:textId="77777777" w:rsidR="000F0E11" w:rsidRPr="00710465" w:rsidRDefault="000F0E11" w:rsidP="000F0E11">
      <w:pPr>
        <w:rPr>
          <w:rFonts w:ascii="Times New Roman" w:eastAsia="楷体" w:hAnsi="Times New Roman" w:cs="Times New Roman"/>
          <w:b/>
          <w:bCs/>
          <w:sz w:val="22"/>
          <w:szCs w:val="24"/>
          <w:u w:val="single"/>
        </w:rPr>
      </w:pPr>
      <m:oMathPara>
        <m:oMathParaPr>
          <m:jc m:val="left"/>
        </m:oMathParaPr>
        <m:oMath>
          <m:r>
            <m:rPr>
              <m:sty m:val="bi"/>
            </m:rPr>
            <w:rPr>
              <w:rFonts w:ascii="Cambria Math" w:eastAsia="楷体" w:hAnsi="Cambria Math" w:cs="Times New Roman"/>
              <w:sz w:val="22"/>
              <w:szCs w:val="24"/>
              <w:u w:val="single"/>
            </w:rPr>
            <m:t>SELECT</m:t>
          </m:r>
          <m:d>
            <m:dPr>
              <m:ctrlPr>
                <w:rPr>
                  <w:rFonts w:ascii="Cambria Math" w:eastAsia="楷体" w:hAnsi="Cambria Math" w:cs="Times New Roman"/>
                  <w:b/>
                  <w:bCs/>
                  <w:i/>
                  <w:sz w:val="22"/>
                  <w:szCs w:val="24"/>
                  <w:u w:val="single"/>
                </w:rPr>
              </m:ctrlPr>
            </m:dPr>
            <m:e>
              <m:r>
                <m:rPr>
                  <m:sty m:val="bi"/>
                </m:rPr>
                <w:rPr>
                  <w:rFonts w:ascii="Cambria Math" w:eastAsia="楷体" w:hAnsi="Cambria Math" w:cs="Times New Roman"/>
                  <w:sz w:val="22"/>
                  <w:szCs w:val="24"/>
                  <w:u w:val="single"/>
                </w:rPr>
                <m:t>C→bA</m:t>
              </m:r>
            </m:e>
          </m:d>
          <m:r>
            <m:rPr>
              <m:sty m:val="bi"/>
            </m:rPr>
            <w:rPr>
              <w:rFonts w:ascii="Cambria Math" w:eastAsia="楷体" w:hAnsi="Cambria Math" w:cs="Times New Roman"/>
              <w:sz w:val="22"/>
              <w:szCs w:val="24"/>
              <w:u w:val="single"/>
            </w:rPr>
            <m:t>∩SELECT</m:t>
          </m:r>
          <m:d>
            <m:dPr>
              <m:ctrlPr>
                <w:rPr>
                  <w:rFonts w:ascii="Cambria Math" w:eastAsia="楷体" w:hAnsi="Cambria Math" w:cs="Times New Roman"/>
                  <w:b/>
                  <w:bCs/>
                  <w:i/>
                  <w:sz w:val="22"/>
                  <w:szCs w:val="24"/>
                  <w:u w:val="single"/>
                </w:rPr>
              </m:ctrlPr>
            </m:dPr>
            <m:e>
              <m:r>
                <m:rPr>
                  <m:sty m:val="bi"/>
                </m:rPr>
                <w:rPr>
                  <w:rFonts w:ascii="Cambria Math" w:eastAsia="楷体" w:hAnsi="Cambria Math" w:cs="Times New Roman"/>
                  <w:sz w:val="22"/>
                  <w:szCs w:val="24"/>
                  <w:u w:val="single"/>
                </w:rPr>
                <m:t>C→aB</m:t>
              </m:r>
            </m:e>
          </m:d>
          <m:r>
            <m:rPr>
              <m:sty m:val="bi"/>
            </m:rPr>
            <w:rPr>
              <w:rFonts w:ascii="Cambria Math" w:eastAsia="楷体" w:hAnsi="Cambria Math" w:cs="Times New Roman"/>
              <w:sz w:val="22"/>
              <w:szCs w:val="24"/>
              <w:u w:val="single"/>
            </w:rPr>
            <m:t>= ∅</m:t>
          </m:r>
        </m:oMath>
      </m:oMathPara>
    </w:p>
    <w:p w14:paraId="3B437E12" w14:textId="77777777" w:rsidR="000F0E11" w:rsidRPr="00710465"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A→aD</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aD</m:t>
              </m:r>
            </m:e>
          </m:d>
          <m:r>
            <m:rPr>
              <m:sty m:val="bi"/>
            </m:rPr>
            <w:rPr>
              <w:rFonts w:ascii="Cambria Math" w:eastAsia="楷体" w:hAnsi="Cambria Math" w:cs="Times New Roman"/>
              <w:sz w:val="22"/>
              <w:szCs w:val="24"/>
            </w:rPr>
            <m:t>={a}</m:t>
          </m:r>
          <m:r>
            <m:rPr>
              <m:sty m:val="p"/>
            </m:rPr>
            <w:rPr>
              <w:rFonts w:ascii="Cambria Math" w:eastAsia="楷体" w:hAnsi="Cambria Math" w:cs="Times New Roman"/>
              <w:sz w:val="22"/>
              <w:szCs w:val="24"/>
            </w:rPr>
            <w:br/>
          </m:r>
        </m:oMath>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A→bAA</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bAA</m:t>
              </m:r>
            </m:e>
          </m:d>
          <m:r>
            <m:rPr>
              <m:sty m:val="bi"/>
            </m:rPr>
            <w:rPr>
              <w:rFonts w:ascii="Cambria Math" w:eastAsia="楷体" w:hAnsi="Cambria Math" w:cs="Times New Roman"/>
              <w:sz w:val="22"/>
              <w:szCs w:val="24"/>
            </w:rPr>
            <m:t>={b}</m:t>
          </m:r>
        </m:oMath>
      </m:oMathPara>
    </w:p>
    <w:p w14:paraId="27485C1F" w14:textId="77777777" w:rsidR="000F0E11" w:rsidRPr="00710465" w:rsidRDefault="000F0E11" w:rsidP="000F0E11">
      <w:pPr>
        <w:rPr>
          <w:rFonts w:ascii="Times New Roman" w:eastAsia="楷体" w:hAnsi="Times New Roman" w:cs="Times New Roman"/>
          <w:b/>
          <w:bCs/>
          <w:sz w:val="22"/>
          <w:szCs w:val="24"/>
          <w:u w:val="single"/>
        </w:rPr>
      </w:pPr>
      <m:oMathPara>
        <m:oMathParaPr>
          <m:jc m:val="left"/>
        </m:oMathParaPr>
        <m:oMath>
          <m:r>
            <m:rPr>
              <m:sty m:val="bi"/>
            </m:rPr>
            <w:rPr>
              <w:rFonts w:ascii="Cambria Math" w:eastAsia="楷体" w:hAnsi="Cambria Math" w:cs="Times New Roman"/>
              <w:sz w:val="22"/>
              <w:szCs w:val="24"/>
              <w:u w:val="single"/>
            </w:rPr>
            <m:t>SELECT</m:t>
          </m:r>
          <m:d>
            <m:dPr>
              <m:ctrlPr>
                <w:rPr>
                  <w:rFonts w:ascii="Cambria Math" w:eastAsia="楷体" w:hAnsi="Cambria Math" w:cs="Times New Roman"/>
                  <w:b/>
                  <w:bCs/>
                  <w:i/>
                  <w:sz w:val="22"/>
                  <w:szCs w:val="24"/>
                  <w:u w:val="single"/>
                </w:rPr>
              </m:ctrlPr>
            </m:dPr>
            <m:e>
              <m:r>
                <m:rPr>
                  <m:sty m:val="bi"/>
                </m:rPr>
                <w:rPr>
                  <w:rFonts w:ascii="Cambria Math" w:eastAsia="楷体" w:hAnsi="Cambria Math" w:cs="Times New Roman"/>
                  <w:sz w:val="22"/>
                  <w:szCs w:val="24"/>
                  <w:u w:val="single"/>
                </w:rPr>
                <m:t>A→aD</m:t>
              </m:r>
            </m:e>
          </m:d>
          <m:r>
            <m:rPr>
              <m:sty m:val="bi"/>
            </m:rPr>
            <w:rPr>
              <w:rFonts w:ascii="Cambria Math" w:eastAsia="楷体" w:hAnsi="Cambria Math" w:cs="Times New Roman"/>
              <w:sz w:val="22"/>
              <w:szCs w:val="24"/>
              <w:u w:val="single"/>
            </w:rPr>
            <m:t>∩SELECT</m:t>
          </m:r>
          <m:d>
            <m:dPr>
              <m:ctrlPr>
                <w:rPr>
                  <w:rFonts w:ascii="Cambria Math" w:eastAsia="楷体" w:hAnsi="Cambria Math" w:cs="Times New Roman"/>
                  <w:b/>
                  <w:bCs/>
                  <w:i/>
                  <w:sz w:val="22"/>
                  <w:szCs w:val="24"/>
                  <w:u w:val="single"/>
                </w:rPr>
              </m:ctrlPr>
            </m:dPr>
            <m:e>
              <m:r>
                <m:rPr>
                  <m:sty m:val="bi"/>
                </m:rPr>
                <w:rPr>
                  <w:rFonts w:ascii="Cambria Math" w:eastAsia="楷体" w:hAnsi="Cambria Math" w:cs="Times New Roman"/>
                  <w:sz w:val="22"/>
                  <w:szCs w:val="24"/>
                  <w:u w:val="single"/>
                </w:rPr>
                <m:t>A→bAA</m:t>
              </m:r>
            </m:e>
          </m:d>
          <m:r>
            <m:rPr>
              <m:sty m:val="bi"/>
            </m:rPr>
            <w:rPr>
              <w:rFonts w:ascii="Cambria Math" w:eastAsia="楷体" w:hAnsi="Cambria Math" w:cs="Times New Roman"/>
              <w:sz w:val="22"/>
              <w:szCs w:val="24"/>
              <w:u w:val="single"/>
            </w:rPr>
            <m:t>= ∅</m:t>
          </m:r>
        </m:oMath>
      </m:oMathPara>
    </w:p>
    <w:p w14:paraId="1E02D41A" w14:textId="77777777" w:rsidR="000F0E11" w:rsidRPr="00710465"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B→bD</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bD</m:t>
              </m:r>
            </m:e>
          </m:d>
          <m:r>
            <m:rPr>
              <m:sty m:val="bi"/>
            </m:rPr>
            <w:rPr>
              <w:rFonts w:ascii="Cambria Math" w:eastAsia="楷体" w:hAnsi="Cambria Math" w:cs="Times New Roman"/>
              <w:sz w:val="22"/>
              <w:szCs w:val="24"/>
            </w:rPr>
            <m:t>={b}</m:t>
          </m:r>
          <m:r>
            <m:rPr>
              <m:sty m:val="p"/>
            </m:rPr>
            <w:rPr>
              <w:rFonts w:ascii="Cambria Math" w:eastAsia="楷体" w:hAnsi="Cambria Math" w:cs="Times New Roman"/>
              <w:sz w:val="22"/>
              <w:szCs w:val="24"/>
            </w:rPr>
            <w:br/>
          </m:r>
        </m:oMath>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B→aBB</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aBB</m:t>
              </m:r>
            </m:e>
          </m:d>
          <m:r>
            <m:rPr>
              <m:sty m:val="bi"/>
            </m:rPr>
            <w:rPr>
              <w:rFonts w:ascii="Cambria Math" w:eastAsia="楷体" w:hAnsi="Cambria Math" w:cs="Times New Roman"/>
              <w:sz w:val="22"/>
              <w:szCs w:val="24"/>
            </w:rPr>
            <m:t>={a}</m:t>
          </m:r>
        </m:oMath>
      </m:oMathPara>
    </w:p>
    <w:p w14:paraId="6D8F9DD1" w14:textId="77777777" w:rsidR="000F0E11" w:rsidRPr="00710465" w:rsidRDefault="000F0E11" w:rsidP="000F0E11">
      <w:pPr>
        <w:rPr>
          <w:rFonts w:ascii="Times New Roman" w:eastAsia="楷体" w:hAnsi="Times New Roman" w:cs="Times New Roman"/>
          <w:b/>
          <w:bCs/>
          <w:sz w:val="22"/>
          <w:szCs w:val="24"/>
          <w:u w:val="single"/>
        </w:rPr>
      </w:pPr>
      <m:oMathPara>
        <m:oMathParaPr>
          <m:jc m:val="left"/>
        </m:oMathParaPr>
        <m:oMath>
          <m:r>
            <m:rPr>
              <m:sty m:val="bi"/>
            </m:rPr>
            <w:rPr>
              <w:rFonts w:ascii="Cambria Math" w:eastAsia="楷体" w:hAnsi="Cambria Math" w:cs="Times New Roman"/>
              <w:sz w:val="22"/>
              <w:szCs w:val="24"/>
              <w:u w:val="single"/>
            </w:rPr>
            <m:t>SELECT</m:t>
          </m:r>
          <m:d>
            <m:dPr>
              <m:ctrlPr>
                <w:rPr>
                  <w:rFonts w:ascii="Cambria Math" w:eastAsia="楷体" w:hAnsi="Cambria Math" w:cs="Times New Roman"/>
                  <w:b/>
                  <w:bCs/>
                  <w:i/>
                  <w:sz w:val="22"/>
                  <w:szCs w:val="24"/>
                  <w:u w:val="single"/>
                </w:rPr>
              </m:ctrlPr>
            </m:dPr>
            <m:e>
              <m:r>
                <m:rPr>
                  <m:sty m:val="bi"/>
                </m:rPr>
                <w:rPr>
                  <w:rFonts w:ascii="Cambria Math" w:eastAsia="楷体" w:hAnsi="Cambria Math" w:cs="Times New Roman"/>
                  <w:sz w:val="22"/>
                  <w:szCs w:val="24"/>
                  <w:u w:val="single"/>
                </w:rPr>
                <m:t>B→bD</m:t>
              </m:r>
            </m:e>
          </m:d>
          <m:r>
            <m:rPr>
              <m:sty m:val="bi"/>
            </m:rPr>
            <w:rPr>
              <w:rFonts w:ascii="Cambria Math" w:eastAsia="楷体" w:hAnsi="Cambria Math" w:cs="Times New Roman"/>
              <w:sz w:val="22"/>
              <w:szCs w:val="24"/>
              <w:u w:val="single"/>
            </w:rPr>
            <m:t>∩SELECT</m:t>
          </m:r>
          <m:d>
            <m:dPr>
              <m:ctrlPr>
                <w:rPr>
                  <w:rFonts w:ascii="Cambria Math" w:eastAsia="楷体" w:hAnsi="Cambria Math" w:cs="Times New Roman"/>
                  <w:b/>
                  <w:bCs/>
                  <w:i/>
                  <w:sz w:val="22"/>
                  <w:szCs w:val="24"/>
                  <w:u w:val="single"/>
                </w:rPr>
              </m:ctrlPr>
            </m:dPr>
            <m:e>
              <m:r>
                <m:rPr>
                  <m:sty m:val="bi"/>
                </m:rPr>
                <w:rPr>
                  <w:rFonts w:ascii="Cambria Math" w:eastAsia="楷体" w:hAnsi="Cambria Math" w:cs="Times New Roman"/>
                  <w:sz w:val="22"/>
                  <w:szCs w:val="24"/>
                  <w:u w:val="single"/>
                </w:rPr>
                <m:t>B→aBB</m:t>
              </m:r>
            </m:e>
          </m:d>
          <m:r>
            <m:rPr>
              <m:sty m:val="bi"/>
            </m:rPr>
            <w:rPr>
              <w:rFonts w:ascii="Cambria Math" w:eastAsia="楷体" w:hAnsi="Cambria Math" w:cs="Times New Roman"/>
              <w:sz w:val="22"/>
              <w:szCs w:val="24"/>
              <w:u w:val="single"/>
            </w:rPr>
            <m:t>=∅</m:t>
          </m:r>
        </m:oMath>
      </m:oMathPara>
    </w:p>
    <w:p w14:paraId="39A659DB" w14:textId="77777777" w:rsidR="000F0E11" w:rsidRPr="00D90FA4"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D→C</m:t>
              </m:r>
            </m:e>
          </m:d>
          <m:r>
            <m:rPr>
              <m:sty m:val="bi"/>
            </m:rPr>
            <w:rPr>
              <w:rFonts w:ascii="Cambria Math" w:eastAsia="楷体" w:hAnsi="Cambria Math" w:cs="Times New Roman"/>
              <w:sz w:val="22"/>
              <w:szCs w:val="24"/>
            </w:rPr>
            <m:t>=FIRST</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C</m:t>
              </m:r>
            </m:e>
          </m:d>
          <m:r>
            <m:rPr>
              <m:sty m:val="bi"/>
            </m:rPr>
            <w:rPr>
              <w:rFonts w:ascii="Cambria Math" w:eastAsia="楷体" w:hAnsi="Cambria Math" w:cs="Times New Roman"/>
              <w:sz w:val="22"/>
              <w:szCs w:val="24"/>
            </w:rPr>
            <m:t>={a,b}</m:t>
          </m:r>
          <m:r>
            <m:rPr>
              <m:sty m:val="p"/>
            </m:rPr>
            <w:rPr>
              <w:rFonts w:ascii="Cambria Math" w:eastAsia="楷体" w:hAnsi="Cambria Math" w:cs="Times New Roman"/>
              <w:sz w:val="22"/>
              <w:szCs w:val="24"/>
            </w:rPr>
            <w:br/>
          </m:r>
        </m:oMath>
        <m:oMath>
          <m:r>
            <m:rPr>
              <m:sty m:val="bi"/>
            </m:rPr>
            <w:rPr>
              <w:rFonts w:ascii="Cambria Math" w:eastAsia="楷体" w:hAnsi="Cambria Math" w:cs="Times New Roman"/>
              <w:sz w:val="22"/>
              <w:szCs w:val="24"/>
            </w:rPr>
            <m:t>SELECT</m:t>
          </m:r>
          <m:d>
            <m:dPr>
              <m:ctrlPr>
                <w:rPr>
                  <w:rFonts w:ascii="Cambria Math" w:eastAsia="楷体" w:hAnsi="Cambria Math" w:cs="Times New Roman"/>
                  <w:b/>
                  <w:bCs/>
                  <w:i/>
                  <w:sz w:val="22"/>
                  <w:szCs w:val="24"/>
                </w:rPr>
              </m:ctrlPr>
            </m:dPr>
            <m:e>
              <m:r>
                <m:rPr>
                  <m:sty m:val="bi"/>
                </m:rPr>
                <w:rPr>
                  <w:rFonts w:ascii="Cambria Math" w:eastAsia="楷体" w:hAnsi="Cambria Math" w:cs="Times New Roman"/>
                  <w:sz w:val="22"/>
                  <w:szCs w:val="24"/>
                </w:rPr>
                <m:t>D→ε</m:t>
              </m:r>
            </m:e>
          </m:d>
          <m:r>
            <m:rPr>
              <m:sty m:val="bi"/>
            </m:rPr>
            <w:rPr>
              <w:rFonts w:ascii="Cambria Math" w:eastAsia="楷体" w:hAnsi="Cambria Math" w:cs="Times New Roman"/>
              <w:sz w:val="22"/>
              <w:szCs w:val="24"/>
            </w:rPr>
            <m:t>=FOLLOW</m:t>
          </m:r>
          <m:d>
            <m:dPr>
              <m:ctrlPr>
                <w:rPr>
                  <w:rFonts w:ascii="Cambria Math" w:eastAsia="楷体" w:hAnsi="Cambria Math" w:cs="Times New Roman"/>
                  <w:b/>
                  <w:i/>
                  <w:sz w:val="22"/>
                  <w:szCs w:val="24"/>
                </w:rPr>
              </m:ctrlPr>
            </m:dPr>
            <m:e>
              <m:r>
                <m:rPr>
                  <m:sty m:val="bi"/>
                </m:rPr>
                <w:rPr>
                  <w:rFonts w:ascii="Cambria Math" w:eastAsia="楷体" w:hAnsi="Cambria Math" w:cs="Times New Roman"/>
                  <w:sz w:val="22"/>
                  <w:szCs w:val="24"/>
                </w:rPr>
                <m:t>D</m:t>
              </m:r>
            </m:e>
          </m:d>
          <m:r>
            <m:rPr>
              <m:sty m:val="bi"/>
            </m:rPr>
            <w:rPr>
              <w:rFonts w:ascii="Cambria Math" w:eastAsia="楷体" w:hAnsi="Cambria Math" w:cs="Times New Roman"/>
              <w:sz w:val="22"/>
              <w:szCs w:val="24"/>
            </w:rPr>
            <m:t>={a,b,#}</m:t>
          </m:r>
        </m:oMath>
      </m:oMathPara>
    </w:p>
    <w:p w14:paraId="3DD1F502" w14:textId="77777777" w:rsidR="000F0E11" w:rsidRPr="00710465" w:rsidRDefault="000F0E11" w:rsidP="000F0E11">
      <w:pPr>
        <w:rPr>
          <w:rFonts w:ascii="Times New Roman" w:eastAsia="楷体" w:hAnsi="Times New Roman" w:cs="Times New Roman"/>
          <w:b/>
          <w:bCs/>
          <w:color w:val="FF0000"/>
          <w:sz w:val="22"/>
          <w:szCs w:val="24"/>
          <w:u w:val="single"/>
        </w:rPr>
      </w:pPr>
      <m:oMathPara>
        <m:oMathParaPr>
          <m:jc m:val="left"/>
        </m:oMathParaPr>
        <m:oMath>
          <m:r>
            <m:rPr>
              <m:sty m:val="bi"/>
            </m:rPr>
            <w:rPr>
              <w:rFonts w:ascii="Cambria Math" w:eastAsia="楷体" w:hAnsi="Cambria Math" w:cs="Times New Roman"/>
              <w:color w:val="FF0000"/>
              <w:sz w:val="22"/>
              <w:szCs w:val="24"/>
              <w:u w:val="single"/>
            </w:rPr>
            <m:t>SELECT</m:t>
          </m:r>
          <m:d>
            <m:dPr>
              <m:ctrlPr>
                <w:rPr>
                  <w:rFonts w:ascii="Cambria Math" w:eastAsia="楷体" w:hAnsi="Cambria Math" w:cs="Times New Roman"/>
                  <w:b/>
                  <w:bCs/>
                  <w:i/>
                  <w:color w:val="FF0000"/>
                  <w:sz w:val="22"/>
                  <w:szCs w:val="24"/>
                  <w:u w:val="single"/>
                </w:rPr>
              </m:ctrlPr>
            </m:dPr>
            <m:e>
              <m:r>
                <m:rPr>
                  <m:sty m:val="bi"/>
                </m:rPr>
                <w:rPr>
                  <w:rFonts w:ascii="Cambria Math" w:eastAsia="楷体" w:hAnsi="Cambria Math" w:cs="Times New Roman"/>
                  <w:color w:val="FF0000"/>
                  <w:sz w:val="22"/>
                  <w:szCs w:val="24"/>
                  <w:u w:val="single"/>
                </w:rPr>
                <m:t>D→C</m:t>
              </m:r>
            </m:e>
          </m:d>
          <m:r>
            <m:rPr>
              <m:sty m:val="bi"/>
            </m:rPr>
            <w:rPr>
              <w:rFonts w:ascii="Cambria Math" w:eastAsia="楷体" w:hAnsi="Cambria Math"/>
              <w:color w:val="FF0000"/>
              <w:sz w:val="22"/>
              <w:szCs w:val="24"/>
              <w:u w:val="single"/>
            </w:rPr>
            <m:t>∩</m:t>
          </m:r>
          <m:r>
            <m:rPr>
              <m:sty m:val="bi"/>
            </m:rPr>
            <w:rPr>
              <w:rFonts w:ascii="Cambria Math" w:eastAsia="楷体" w:hAnsi="Cambria Math" w:cs="Times New Roman"/>
              <w:color w:val="FF0000"/>
              <w:sz w:val="22"/>
              <w:szCs w:val="24"/>
              <w:u w:val="single"/>
            </w:rPr>
            <m:t>SELECT</m:t>
          </m:r>
          <m:d>
            <m:dPr>
              <m:ctrlPr>
                <w:rPr>
                  <w:rFonts w:ascii="Cambria Math" w:eastAsia="楷体" w:hAnsi="Cambria Math" w:cs="Times New Roman"/>
                  <w:b/>
                  <w:bCs/>
                  <w:i/>
                  <w:color w:val="FF0000"/>
                  <w:sz w:val="22"/>
                  <w:szCs w:val="24"/>
                  <w:u w:val="single"/>
                </w:rPr>
              </m:ctrlPr>
            </m:dPr>
            <m:e>
              <m:r>
                <m:rPr>
                  <m:sty m:val="bi"/>
                </m:rPr>
                <w:rPr>
                  <w:rFonts w:ascii="Cambria Math" w:eastAsia="楷体" w:hAnsi="Cambria Math" w:cs="Times New Roman"/>
                  <w:color w:val="FF0000"/>
                  <w:sz w:val="22"/>
                  <w:szCs w:val="24"/>
                  <w:u w:val="single"/>
                </w:rPr>
                <m:t>D→ε</m:t>
              </m:r>
            </m:e>
          </m:d>
          <m:r>
            <m:rPr>
              <m:sty m:val="bi"/>
            </m:rPr>
            <w:rPr>
              <w:rFonts w:ascii="Cambria Math" w:eastAsia="楷体" w:hAnsi="Cambria Math" w:cs="Times New Roman"/>
              <w:color w:val="FF0000"/>
              <w:sz w:val="22"/>
              <w:szCs w:val="24"/>
              <w:u w:val="single"/>
            </w:rPr>
            <m:t>≠∅</m:t>
          </m:r>
        </m:oMath>
      </m:oMathPara>
    </w:p>
    <w:p w14:paraId="3AB12E62" w14:textId="77777777" w:rsidR="000F0E11" w:rsidRDefault="000F0E11" w:rsidP="000F0E11">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所以，</w:t>
      </w:r>
      <w:r w:rsidRPr="00604D0F">
        <w:rPr>
          <w:rFonts w:ascii="Times New Roman" w:eastAsia="楷体" w:hAnsi="Times New Roman" w:cs="Times New Roman" w:hint="eastAsia"/>
          <w:b/>
          <w:bCs/>
          <w:color w:val="FF0000"/>
          <w:sz w:val="22"/>
          <w:szCs w:val="24"/>
        </w:rPr>
        <w:t>无法构造一个等价文法使其是</w:t>
      </w:r>
      <m:oMath>
        <m:r>
          <m:rPr>
            <m:sty m:val="bi"/>
          </m:rPr>
          <w:rPr>
            <w:rFonts w:ascii="Cambria Math" w:eastAsia="楷体" w:hAnsi="Cambria Math" w:cs="Times New Roman"/>
            <w:color w:val="FF0000"/>
            <w:sz w:val="22"/>
            <w:szCs w:val="24"/>
          </w:rPr>
          <m:t>LL(1)</m:t>
        </m:r>
      </m:oMath>
      <w:r w:rsidRPr="00604D0F">
        <w:rPr>
          <w:rFonts w:ascii="Times New Roman" w:eastAsia="楷体" w:hAnsi="Times New Roman" w:cs="Times New Roman" w:hint="eastAsia"/>
          <w:b/>
          <w:bCs/>
          <w:color w:val="FF0000"/>
          <w:sz w:val="22"/>
          <w:szCs w:val="24"/>
        </w:rPr>
        <w:t>文法。</w:t>
      </w:r>
    </w:p>
    <w:p w14:paraId="3A4D4B94" w14:textId="77777777" w:rsidR="000F0E11" w:rsidRDefault="000F0E11" w:rsidP="000F0E11">
      <w:pPr>
        <w:rPr>
          <w:rFonts w:ascii="Times New Roman" w:eastAsia="楷体" w:hAnsi="Times New Roman" w:cs="Times New Roman"/>
          <w:b/>
          <w:bCs/>
          <w:sz w:val="22"/>
          <w:szCs w:val="24"/>
        </w:rPr>
      </w:pPr>
    </w:p>
    <w:p w14:paraId="77A9775E" w14:textId="4A5EF0D2" w:rsidR="004877B3" w:rsidRDefault="004877B3" w:rsidP="004877B3">
      <w:pPr>
        <w:rPr>
          <w:rFonts w:ascii="楷体" w:eastAsia="楷体" w:hAnsi="楷体" w:cs="楷体"/>
          <w:bCs/>
          <w:sz w:val="24"/>
          <w:szCs w:val="24"/>
        </w:rPr>
      </w:pPr>
      <w:r>
        <w:rPr>
          <w:rFonts w:ascii="Times New Roman" w:eastAsia="楷体" w:hAnsi="Times New Roman" w:cs="Times New Roman" w:hint="eastAsia"/>
          <w:b/>
          <w:bCs/>
          <w:sz w:val="22"/>
          <w:szCs w:val="24"/>
        </w:rPr>
        <w:t>5</w:t>
      </w:r>
      <w:r>
        <w:rPr>
          <w:rFonts w:ascii="Times New Roman" w:eastAsia="楷体" w:hAnsi="Times New Roman" w:cs="Times New Roman"/>
          <w:b/>
          <w:bCs/>
          <w:sz w:val="22"/>
          <w:szCs w:val="24"/>
        </w:rPr>
        <w:t>.</w:t>
      </w:r>
      <w:r w:rsidRPr="004877B3">
        <w:rPr>
          <w:rFonts w:ascii="楷体" w:eastAsia="楷体" w:hAnsi="楷体" w:cs="楷体" w:hint="eastAsia"/>
          <w:bCs/>
          <w:sz w:val="24"/>
          <w:szCs w:val="24"/>
        </w:rPr>
        <w:t xml:space="preserve"> </w:t>
      </w:r>
      <w:r>
        <w:rPr>
          <w:rFonts w:ascii="楷体" w:eastAsia="楷体" w:hAnsi="楷体" w:cs="楷体" w:hint="eastAsia"/>
          <w:bCs/>
          <w:sz w:val="24"/>
          <w:szCs w:val="24"/>
        </w:rPr>
        <w:t>文法G如下：</w:t>
      </w:r>
    </w:p>
    <w:p w14:paraId="3B555300" w14:textId="77777777" w:rsidR="004877B3" w:rsidRDefault="004877B3" w:rsidP="004877B3">
      <w:pPr>
        <w:rPr>
          <w:rFonts w:ascii="楷体" w:eastAsia="楷体" w:hAnsi="楷体" w:cs="楷体"/>
          <w:b/>
          <w:sz w:val="24"/>
          <w:szCs w:val="24"/>
        </w:rPr>
      </w:pPr>
      <w:r>
        <w:rPr>
          <w:rFonts w:ascii="楷体" w:eastAsia="楷体" w:hAnsi="楷体" w:cs="楷体" w:hint="eastAsia"/>
          <w:b/>
          <w:sz w:val="24"/>
          <w:szCs w:val="24"/>
        </w:rPr>
        <w:t>&lt;程序&gt;</w:t>
      </w:r>
      <w:r>
        <w:rPr>
          <w:rFonts w:ascii="Times New Roman" w:eastAsia="楷体" w:hAnsi="Times New Roman" w:cs="Times New Roman"/>
          <w:b/>
          <w:sz w:val="24"/>
          <w:szCs w:val="24"/>
        </w:rPr>
        <w:t>→</w:t>
      </w:r>
      <w:r>
        <w:rPr>
          <w:rFonts w:ascii="Times New Roman" w:eastAsia="楷体" w:hAnsi="Times New Roman" w:cs="Times New Roman"/>
          <w:bCs/>
          <w:sz w:val="24"/>
          <w:szCs w:val="24"/>
        </w:rPr>
        <w:t>begin</w:t>
      </w:r>
      <w:r>
        <w:rPr>
          <w:rFonts w:ascii="楷体" w:eastAsia="楷体" w:hAnsi="楷体" w:cs="楷体" w:hint="eastAsia"/>
          <w:b/>
          <w:sz w:val="24"/>
          <w:szCs w:val="24"/>
        </w:rPr>
        <w:t xml:space="preserve">&lt;语句表&gt; </w:t>
      </w:r>
      <w:r>
        <w:rPr>
          <w:rFonts w:ascii="Times New Roman" w:eastAsia="楷体" w:hAnsi="Times New Roman" w:cs="Times New Roman"/>
          <w:bCs/>
          <w:sz w:val="24"/>
          <w:szCs w:val="24"/>
        </w:rPr>
        <w:t>end</w:t>
      </w:r>
    </w:p>
    <w:p w14:paraId="535DF899" w14:textId="77777777" w:rsidR="004877B3" w:rsidRDefault="004877B3" w:rsidP="004877B3">
      <w:pPr>
        <w:rPr>
          <w:rFonts w:ascii="楷体" w:eastAsia="楷体" w:hAnsi="楷体" w:cs="楷体"/>
          <w:b/>
          <w:sz w:val="24"/>
          <w:szCs w:val="24"/>
        </w:rPr>
      </w:pPr>
      <w:r>
        <w:rPr>
          <w:rFonts w:ascii="楷体" w:eastAsia="楷体" w:hAnsi="楷体" w:cs="楷体" w:hint="eastAsia"/>
          <w:b/>
          <w:sz w:val="24"/>
          <w:szCs w:val="24"/>
        </w:rPr>
        <w:t>&lt;语句表&gt;</w:t>
      </w:r>
      <w:r>
        <w:rPr>
          <w:rFonts w:ascii="Times New Roman" w:eastAsia="楷体" w:hAnsi="Times New Roman" w:cs="Times New Roman"/>
          <w:b/>
          <w:sz w:val="24"/>
          <w:szCs w:val="24"/>
        </w:rPr>
        <w:t>→</w:t>
      </w:r>
      <w:r>
        <w:rPr>
          <w:rFonts w:ascii="楷体" w:eastAsia="楷体" w:hAnsi="楷体" w:cs="楷体" w:hint="eastAsia"/>
          <w:b/>
          <w:sz w:val="24"/>
          <w:szCs w:val="24"/>
        </w:rPr>
        <w:t>&lt;语句&gt;|&lt;语句表&gt;；&lt;语句&gt;</w:t>
      </w:r>
    </w:p>
    <w:p w14:paraId="5716D801" w14:textId="77777777" w:rsidR="004877B3" w:rsidRDefault="004877B3" w:rsidP="004877B3">
      <w:pPr>
        <w:rPr>
          <w:rFonts w:ascii="楷体" w:eastAsia="楷体" w:hAnsi="楷体" w:cs="楷体"/>
          <w:b/>
          <w:sz w:val="24"/>
          <w:szCs w:val="24"/>
        </w:rPr>
      </w:pPr>
      <w:r>
        <w:rPr>
          <w:rFonts w:ascii="楷体" w:eastAsia="楷体" w:hAnsi="楷体" w:cs="楷体" w:hint="eastAsia"/>
          <w:b/>
          <w:sz w:val="24"/>
          <w:szCs w:val="24"/>
        </w:rPr>
        <w:t>&lt;语句&gt;</w:t>
      </w:r>
      <w:r>
        <w:rPr>
          <w:rFonts w:ascii="Times New Roman" w:eastAsia="楷体" w:hAnsi="Times New Roman" w:cs="Times New Roman"/>
          <w:b/>
          <w:sz w:val="24"/>
          <w:szCs w:val="24"/>
        </w:rPr>
        <w:t>→</w:t>
      </w:r>
      <w:r>
        <w:rPr>
          <w:rFonts w:ascii="楷体" w:eastAsia="楷体" w:hAnsi="楷体" w:cs="楷体" w:hint="eastAsia"/>
          <w:b/>
          <w:sz w:val="24"/>
          <w:szCs w:val="24"/>
        </w:rPr>
        <w:t>&lt;无条件语句&gt;|&lt;条件语句&gt;</w:t>
      </w:r>
    </w:p>
    <w:p w14:paraId="226970B6" w14:textId="77777777" w:rsidR="004877B3" w:rsidRDefault="004877B3" w:rsidP="004877B3">
      <w:pPr>
        <w:rPr>
          <w:rFonts w:ascii="楷体" w:eastAsia="楷体" w:hAnsi="楷体" w:cs="楷体"/>
          <w:b/>
          <w:sz w:val="24"/>
          <w:szCs w:val="24"/>
        </w:rPr>
      </w:pPr>
      <w:r>
        <w:rPr>
          <w:rFonts w:ascii="楷体" w:eastAsia="楷体" w:hAnsi="楷体" w:cs="楷体" w:hint="eastAsia"/>
          <w:b/>
          <w:sz w:val="24"/>
          <w:szCs w:val="24"/>
        </w:rPr>
        <w:t>&lt;无条件语句&gt;</w:t>
      </w:r>
      <w:r>
        <w:rPr>
          <w:rFonts w:ascii="Times New Roman" w:eastAsia="楷体" w:hAnsi="Times New Roman" w:cs="Times New Roman"/>
          <w:b/>
          <w:sz w:val="24"/>
          <w:szCs w:val="24"/>
        </w:rPr>
        <w:t>→</w:t>
      </w:r>
      <w:r>
        <w:rPr>
          <w:rFonts w:ascii="Times New Roman" w:eastAsia="楷体" w:hAnsi="Times New Roman" w:cs="Times New Roman" w:hint="eastAsia"/>
          <w:bCs/>
          <w:i/>
          <w:iCs/>
          <w:sz w:val="24"/>
          <w:szCs w:val="24"/>
        </w:rPr>
        <w:t>a</w:t>
      </w:r>
    </w:p>
    <w:p w14:paraId="4215C17F" w14:textId="77777777" w:rsidR="004877B3" w:rsidRDefault="004877B3" w:rsidP="004877B3">
      <w:pPr>
        <w:rPr>
          <w:rFonts w:ascii="楷体" w:eastAsia="楷体" w:hAnsi="楷体" w:cs="楷体"/>
          <w:b/>
          <w:sz w:val="24"/>
          <w:szCs w:val="24"/>
        </w:rPr>
      </w:pPr>
      <w:r>
        <w:rPr>
          <w:rFonts w:ascii="楷体" w:eastAsia="楷体" w:hAnsi="楷体" w:cs="楷体" w:hint="eastAsia"/>
          <w:b/>
          <w:sz w:val="24"/>
          <w:szCs w:val="24"/>
        </w:rPr>
        <w:t>&lt;条件语句&gt;</w:t>
      </w:r>
      <w:r>
        <w:rPr>
          <w:rFonts w:ascii="Times New Roman" w:eastAsia="楷体" w:hAnsi="Times New Roman" w:cs="Times New Roman"/>
          <w:b/>
          <w:sz w:val="24"/>
          <w:szCs w:val="24"/>
        </w:rPr>
        <w:t>→</w:t>
      </w:r>
      <w:r>
        <w:rPr>
          <w:rFonts w:ascii="楷体" w:eastAsia="楷体" w:hAnsi="楷体" w:cs="楷体" w:hint="eastAsia"/>
          <w:b/>
          <w:sz w:val="24"/>
          <w:szCs w:val="24"/>
        </w:rPr>
        <w:t>&lt;如果语句&gt;|&lt;如果语句&gt;else&lt;语句&gt;</w:t>
      </w:r>
    </w:p>
    <w:p w14:paraId="57ACF4A2" w14:textId="77777777" w:rsidR="004877B3" w:rsidRDefault="004877B3" w:rsidP="004877B3">
      <w:pPr>
        <w:rPr>
          <w:rFonts w:ascii="楷体" w:eastAsia="楷体" w:hAnsi="楷体" w:cs="楷体"/>
          <w:b/>
          <w:sz w:val="24"/>
          <w:szCs w:val="24"/>
        </w:rPr>
      </w:pPr>
      <w:r>
        <w:rPr>
          <w:rFonts w:ascii="楷体" w:eastAsia="楷体" w:hAnsi="楷体" w:cs="楷体" w:hint="eastAsia"/>
          <w:b/>
          <w:sz w:val="24"/>
          <w:szCs w:val="24"/>
        </w:rPr>
        <w:t>&lt;如果语句&gt;</w:t>
      </w:r>
      <w:r>
        <w:rPr>
          <w:rFonts w:ascii="Times New Roman" w:eastAsia="楷体" w:hAnsi="Times New Roman" w:cs="Times New Roman"/>
          <w:b/>
          <w:sz w:val="24"/>
          <w:szCs w:val="24"/>
        </w:rPr>
        <w:t>→</w:t>
      </w:r>
      <w:r>
        <w:rPr>
          <w:rFonts w:ascii="楷体" w:eastAsia="楷体" w:hAnsi="楷体" w:cs="楷体" w:hint="eastAsia"/>
          <w:b/>
          <w:sz w:val="24"/>
          <w:szCs w:val="24"/>
        </w:rPr>
        <w:t>&lt;如果子句&gt;&lt;无条件语句&gt;</w:t>
      </w:r>
    </w:p>
    <w:p w14:paraId="2131E057" w14:textId="051BDE65" w:rsidR="004877B3" w:rsidRDefault="0085258C" w:rsidP="004877B3">
      <w:pPr>
        <w:rPr>
          <w:rFonts w:ascii="Times New Roman" w:eastAsia="楷体" w:hAnsi="Times New Roman" w:cs="Times New Roman"/>
          <w:bCs/>
          <w:sz w:val="24"/>
          <w:szCs w:val="24"/>
        </w:rPr>
      </w:pPr>
      <w:r>
        <w:rPr>
          <w:rFonts w:ascii="楷体" w:eastAsia="楷体" w:hAnsi="楷体" w:cs="楷体" w:hint="eastAsia"/>
          <w:b/>
          <w:sz w:val="24"/>
          <w:szCs w:val="24"/>
        </w:rPr>
        <w:t>&lt;如果子句&gt;</w:t>
      </w:r>
      <w:r w:rsidR="004877B3">
        <w:rPr>
          <w:rFonts w:ascii="Times New Roman" w:eastAsia="楷体" w:hAnsi="Times New Roman" w:cs="Times New Roman"/>
          <w:b/>
          <w:sz w:val="24"/>
          <w:szCs w:val="24"/>
        </w:rPr>
        <w:t>→</w:t>
      </w:r>
      <w:r w:rsidR="004877B3">
        <w:rPr>
          <w:rFonts w:ascii="楷体" w:eastAsia="楷体" w:hAnsi="楷体" w:cs="楷体" w:hint="eastAsia"/>
          <w:b/>
          <w:sz w:val="24"/>
          <w:szCs w:val="24"/>
        </w:rPr>
        <w:t xml:space="preserve"> </w:t>
      </w:r>
      <w:r w:rsidR="004877B3">
        <w:rPr>
          <w:rFonts w:ascii="Times New Roman" w:eastAsia="楷体" w:hAnsi="Times New Roman" w:cs="Times New Roman"/>
          <w:bCs/>
          <w:sz w:val="24"/>
          <w:szCs w:val="24"/>
        </w:rPr>
        <w:t xml:space="preserve">if </w:t>
      </w:r>
      <w:r w:rsidR="004877B3">
        <w:rPr>
          <w:rFonts w:ascii="Times New Roman" w:eastAsia="楷体" w:hAnsi="Times New Roman" w:cs="Times New Roman"/>
          <w:bCs/>
          <w:i/>
          <w:iCs/>
          <w:sz w:val="24"/>
          <w:szCs w:val="24"/>
        </w:rPr>
        <w:t>b</w:t>
      </w:r>
      <w:r w:rsidR="004877B3">
        <w:rPr>
          <w:rFonts w:ascii="Times New Roman" w:eastAsia="楷体" w:hAnsi="Times New Roman" w:cs="Times New Roman"/>
          <w:bCs/>
          <w:sz w:val="24"/>
          <w:szCs w:val="24"/>
        </w:rPr>
        <w:t xml:space="preserve"> then</w:t>
      </w:r>
    </w:p>
    <w:p w14:paraId="11783C41" w14:textId="77777777" w:rsidR="004877B3" w:rsidRDefault="004877B3" w:rsidP="004877B3">
      <w:pPr>
        <w:rPr>
          <w:rFonts w:ascii="楷体" w:eastAsia="楷体" w:hAnsi="楷体" w:cs="楷体"/>
          <w:bCs/>
          <w:sz w:val="24"/>
          <w:szCs w:val="24"/>
        </w:rPr>
      </w:pPr>
      <w:r>
        <w:rPr>
          <w:rFonts w:ascii="楷体" w:eastAsia="楷体" w:hAnsi="楷体" w:cs="楷体" w:hint="eastAsia"/>
          <w:bCs/>
          <w:sz w:val="24"/>
          <w:szCs w:val="24"/>
        </w:rPr>
        <w:t>试将G改写为LL(1)文法，并构造其预测分析表，判断改写后的文法是否为LL(1)文法。</w:t>
      </w:r>
    </w:p>
    <w:p w14:paraId="00B03534" w14:textId="77777777" w:rsidR="0085258C" w:rsidRDefault="0085258C" w:rsidP="0085258C">
      <w:pPr>
        <w:rPr>
          <w:rFonts w:ascii="Times New Roman" w:eastAsia="楷体" w:hAnsi="Times New Roman" w:cs="Times New Roman"/>
          <w:b/>
          <w:bCs/>
          <w:color w:val="FF0000"/>
          <w:sz w:val="22"/>
          <w:szCs w:val="24"/>
        </w:rPr>
      </w:pPr>
      <w:r>
        <w:rPr>
          <w:rFonts w:ascii="Times New Roman" w:eastAsia="楷体" w:hAnsi="Times New Roman" w:cs="Times New Roman" w:hint="eastAsia"/>
          <w:b/>
          <w:bCs/>
          <w:color w:val="FF0000"/>
          <w:sz w:val="22"/>
          <w:szCs w:val="24"/>
        </w:rPr>
        <w:t>答：</w:t>
      </w:r>
    </w:p>
    <w:p w14:paraId="12169DEB" w14:textId="7842DEF5" w:rsidR="0085258C" w:rsidRDefault="0085258C" w:rsidP="0085258C">
      <w:pPr>
        <w:rPr>
          <w:rFonts w:ascii="楷体" w:eastAsia="楷体" w:hAnsi="楷体" w:cs="楷体"/>
          <w:b/>
          <w:sz w:val="24"/>
          <w:szCs w:val="24"/>
        </w:rPr>
      </w:pPr>
      <w:r>
        <w:rPr>
          <w:rFonts w:ascii="楷体" w:eastAsia="楷体" w:hAnsi="楷体" w:cs="楷体" w:hint="eastAsia"/>
          <w:b/>
          <w:sz w:val="24"/>
          <w:szCs w:val="24"/>
        </w:rPr>
        <w:t>将文法符号化：&lt;程序&gt;P，&lt;语句表&gt;L，&lt;语句&gt;S，&lt;无条件语句&gt;U，&lt;条件语句&gt;F，&lt;如果语句&gt;C</w:t>
      </w:r>
      <w:r>
        <w:rPr>
          <w:rFonts w:ascii="楷体" w:eastAsia="楷体" w:hAnsi="楷体" w:cs="楷体"/>
          <w:b/>
          <w:sz w:val="24"/>
          <w:szCs w:val="24"/>
        </w:rPr>
        <w:t>,</w:t>
      </w:r>
      <w:r w:rsidRPr="0085258C">
        <w:rPr>
          <w:rFonts w:ascii="楷体" w:eastAsia="楷体" w:hAnsi="楷体" w:cs="楷体" w:hint="eastAsia"/>
          <w:b/>
          <w:sz w:val="24"/>
          <w:szCs w:val="24"/>
        </w:rPr>
        <w:t xml:space="preserve"> </w:t>
      </w:r>
      <w:r>
        <w:rPr>
          <w:rFonts w:ascii="楷体" w:eastAsia="楷体" w:hAnsi="楷体" w:cs="楷体" w:hint="eastAsia"/>
          <w:b/>
          <w:sz w:val="24"/>
          <w:szCs w:val="24"/>
        </w:rPr>
        <w:t>&lt;如果子句&gt;</w:t>
      </w:r>
      <w:r w:rsidR="007F1160" w:rsidRPr="007F1160">
        <w:rPr>
          <w:rFonts w:ascii="Times New Roman" w:eastAsia="楷体" w:hAnsi="Times New Roman" w:cs="Times New Roman"/>
          <w:b/>
          <w:sz w:val="24"/>
          <w:szCs w:val="24"/>
        </w:rPr>
        <w:t xml:space="preserve"> </w:t>
      </w:r>
      <w:r w:rsidR="007F1160" w:rsidRPr="000D6EE6">
        <w:rPr>
          <w:rFonts w:ascii="Times New Roman" w:eastAsia="楷体" w:hAnsi="Times New Roman" w:cs="Times New Roman"/>
          <w:b/>
          <w:sz w:val="24"/>
          <w:szCs w:val="24"/>
        </w:rPr>
        <w:t>I</w:t>
      </w:r>
    </w:p>
    <w:p w14:paraId="1216FA23" w14:textId="77777777" w:rsidR="000D6EE6" w:rsidRDefault="000D6EE6" w:rsidP="0085258C">
      <w:pPr>
        <w:rPr>
          <w:rFonts w:ascii="楷体" w:eastAsia="楷体" w:hAnsi="楷体" w:cs="楷体"/>
          <w:b/>
          <w:sz w:val="24"/>
          <w:szCs w:val="24"/>
        </w:rPr>
      </w:pPr>
    </w:p>
    <w:p w14:paraId="1E87C79E" w14:textId="06307388" w:rsidR="0085258C" w:rsidRPr="000D6EE6" w:rsidRDefault="0085258C" w:rsidP="00C70C3C">
      <w:pPr>
        <w:ind w:firstLineChars="176" w:firstLine="424"/>
        <w:rPr>
          <w:rFonts w:ascii="Times New Roman" w:eastAsia="楷体" w:hAnsi="Times New Roman" w:cs="Times New Roman"/>
          <w:b/>
          <w:sz w:val="24"/>
          <w:szCs w:val="24"/>
        </w:rPr>
      </w:pPr>
      <w:proofErr w:type="spellStart"/>
      <w:r w:rsidRPr="000D6EE6">
        <w:rPr>
          <w:rFonts w:ascii="Times New Roman" w:eastAsia="楷体" w:hAnsi="Times New Roman" w:cs="Times New Roman"/>
          <w:b/>
          <w:sz w:val="24"/>
          <w:szCs w:val="24"/>
        </w:rPr>
        <w:t>P→</w:t>
      </w:r>
      <w:r w:rsidRPr="000D6EE6">
        <w:rPr>
          <w:rFonts w:ascii="Times New Roman" w:eastAsia="楷体" w:hAnsi="Times New Roman" w:cs="Times New Roman"/>
          <w:bCs/>
          <w:sz w:val="24"/>
          <w:szCs w:val="24"/>
        </w:rPr>
        <w:t>begin</w:t>
      </w:r>
      <w:proofErr w:type="spellEnd"/>
      <w:r w:rsidRPr="000D6EE6">
        <w:rPr>
          <w:rFonts w:ascii="Times New Roman" w:eastAsia="楷体" w:hAnsi="Times New Roman" w:cs="Times New Roman"/>
          <w:bCs/>
          <w:sz w:val="24"/>
          <w:szCs w:val="24"/>
        </w:rPr>
        <w:t xml:space="preserve"> </w:t>
      </w:r>
      <w:r w:rsidRPr="000D6EE6">
        <w:rPr>
          <w:rFonts w:ascii="Times New Roman" w:eastAsia="楷体" w:hAnsi="Times New Roman" w:cs="Times New Roman"/>
          <w:b/>
          <w:sz w:val="24"/>
          <w:szCs w:val="24"/>
        </w:rPr>
        <w:t xml:space="preserve">L </w:t>
      </w:r>
      <w:r w:rsidRPr="000D6EE6">
        <w:rPr>
          <w:rFonts w:ascii="Times New Roman" w:eastAsia="楷体" w:hAnsi="Times New Roman" w:cs="Times New Roman"/>
          <w:bCs/>
          <w:sz w:val="24"/>
          <w:szCs w:val="24"/>
        </w:rPr>
        <w:t>end</w:t>
      </w:r>
    </w:p>
    <w:p w14:paraId="5A01AA00" w14:textId="4A847DF8" w:rsidR="0085258C" w:rsidRPr="007F1160" w:rsidRDefault="0085258C" w:rsidP="00C70C3C">
      <w:pPr>
        <w:ind w:firstLineChars="176" w:firstLine="424"/>
        <w:rPr>
          <w:rFonts w:ascii="Times New Roman" w:eastAsia="楷体" w:hAnsi="Times New Roman" w:cs="Times New Roman"/>
          <w:b/>
          <w:color w:val="FF0000"/>
          <w:sz w:val="24"/>
          <w:szCs w:val="24"/>
        </w:rPr>
      </w:pPr>
      <w:r w:rsidRPr="007F1160">
        <w:rPr>
          <w:rFonts w:ascii="Times New Roman" w:eastAsia="楷体" w:hAnsi="Times New Roman" w:cs="Times New Roman"/>
          <w:b/>
          <w:color w:val="FF0000"/>
          <w:sz w:val="24"/>
          <w:szCs w:val="24"/>
        </w:rPr>
        <w:t>L→S|</w:t>
      </w:r>
      <w:proofErr w:type="gramStart"/>
      <w:r w:rsidRPr="007F1160">
        <w:rPr>
          <w:rFonts w:ascii="Times New Roman" w:eastAsia="楷体" w:hAnsi="Times New Roman" w:cs="Times New Roman"/>
          <w:b/>
          <w:color w:val="FF0000"/>
          <w:sz w:val="24"/>
          <w:szCs w:val="24"/>
        </w:rPr>
        <w:t>L</w:t>
      </w:r>
      <w:r w:rsidR="000D6EE6" w:rsidRPr="007F1160">
        <w:rPr>
          <w:rFonts w:ascii="Times New Roman" w:eastAsia="楷体" w:hAnsi="Times New Roman" w:cs="Times New Roman" w:hint="eastAsia"/>
          <w:b/>
          <w:color w:val="FF0000"/>
          <w:sz w:val="24"/>
          <w:szCs w:val="24"/>
        </w:rPr>
        <w:t>;</w:t>
      </w:r>
      <w:r w:rsidRPr="007F1160">
        <w:rPr>
          <w:rFonts w:ascii="Times New Roman" w:eastAsia="楷体" w:hAnsi="Times New Roman" w:cs="Times New Roman"/>
          <w:b/>
          <w:color w:val="FF0000"/>
          <w:sz w:val="24"/>
          <w:szCs w:val="24"/>
        </w:rPr>
        <w:t>S</w:t>
      </w:r>
      <w:proofErr w:type="gramEnd"/>
    </w:p>
    <w:p w14:paraId="0CE3A549" w14:textId="4A7B9D09" w:rsidR="0085258C" w:rsidRPr="000D6EE6" w:rsidRDefault="0085258C" w:rsidP="00C70C3C">
      <w:pPr>
        <w:ind w:firstLineChars="176" w:firstLine="424"/>
        <w:rPr>
          <w:rFonts w:ascii="Times New Roman" w:eastAsia="楷体" w:hAnsi="Times New Roman" w:cs="Times New Roman"/>
          <w:b/>
          <w:sz w:val="24"/>
          <w:szCs w:val="24"/>
        </w:rPr>
      </w:pPr>
      <w:r w:rsidRPr="000D6EE6">
        <w:rPr>
          <w:rFonts w:ascii="Times New Roman" w:eastAsia="楷体" w:hAnsi="Times New Roman" w:cs="Times New Roman"/>
          <w:b/>
          <w:sz w:val="24"/>
          <w:szCs w:val="24"/>
        </w:rPr>
        <w:t>S→U|</w:t>
      </w:r>
      <w:r w:rsidR="00C70C3C" w:rsidRPr="000D6EE6">
        <w:rPr>
          <w:rFonts w:ascii="Times New Roman" w:eastAsia="楷体" w:hAnsi="Times New Roman" w:cs="Times New Roman"/>
          <w:b/>
          <w:sz w:val="24"/>
          <w:szCs w:val="24"/>
        </w:rPr>
        <w:t>F</w:t>
      </w:r>
    </w:p>
    <w:p w14:paraId="1448887C" w14:textId="4160E38A" w:rsidR="0085258C" w:rsidRPr="000D6EE6" w:rsidRDefault="0085258C" w:rsidP="00C70C3C">
      <w:pPr>
        <w:ind w:firstLineChars="176" w:firstLine="424"/>
        <w:rPr>
          <w:rFonts w:ascii="Times New Roman" w:eastAsia="楷体" w:hAnsi="Times New Roman" w:cs="Times New Roman"/>
          <w:b/>
          <w:sz w:val="24"/>
          <w:szCs w:val="24"/>
        </w:rPr>
      </w:pPr>
      <w:proofErr w:type="spellStart"/>
      <w:r w:rsidRPr="000D6EE6">
        <w:rPr>
          <w:rFonts w:ascii="Times New Roman" w:eastAsia="楷体" w:hAnsi="Times New Roman" w:cs="Times New Roman"/>
          <w:b/>
          <w:sz w:val="24"/>
          <w:szCs w:val="24"/>
        </w:rPr>
        <w:t>U→</w:t>
      </w:r>
      <w:r w:rsidRPr="000D6EE6">
        <w:rPr>
          <w:rFonts w:ascii="Times New Roman" w:eastAsia="楷体" w:hAnsi="Times New Roman" w:cs="Times New Roman"/>
          <w:bCs/>
          <w:i/>
          <w:iCs/>
          <w:sz w:val="24"/>
          <w:szCs w:val="24"/>
        </w:rPr>
        <w:t>a</w:t>
      </w:r>
      <w:proofErr w:type="spellEnd"/>
    </w:p>
    <w:p w14:paraId="3DA8C1E8" w14:textId="7249C4E0" w:rsidR="0085258C" w:rsidRPr="007F1160" w:rsidRDefault="0085258C" w:rsidP="00C70C3C">
      <w:pPr>
        <w:ind w:firstLineChars="176" w:firstLine="424"/>
        <w:rPr>
          <w:rFonts w:ascii="Times New Roman" w:eastAsia="楷体" w:hAnsi="Times New Roman" w:cs="Times New Roman"/>
          <w:b/>
          <w:color w:val="FF0000"/>
          <w:sz w:val="24"/>
          <w:szCs w:val="24"/>
        </w:rPr>
      </w:pPr>
      <w:r w:rsidRPr="007F1160">
        <w:rPr>
          <w:rFonts w:ascii="Times New Roman" w:eastAsia="楷体" w:hAnsi="Times New Roman" w:cs="Times New Roman"/>
          <w:b/>
          <w:color w:val="FF0000"/>
          <w:sz w:val="24"/>
          <w:szCs w:val="24"/>
        </w:rPr>
        <w:t>F→C|C else S</w:t>
      </w:r>
    </w:p>
    <w:p w14:paraId="0E23B85A" w14:textId="6251ACDB" w:rsidR="0085258C" w:rsidRPr="000D6EE6" w:rsidRDefault="0085258C" w:rsidP="00C70C3C">
      <w:pPr>
        <w:ind w:firstLineChars="176" w:firstLine="424"/>
        <w:rPr>
          <w:rFonts w:ascii="Times New Roman" w:eastAsia="楷体" w:hAnsi="Times New Roman" w:cs="Times New Roman"/>
          <w:b/>
          <w:sz w:val="24"/>
          <w:szCs w:val="24"/>
        </w:rPr>
      </w:pPr>
      <w:r w:rsidRPr="000D6EE6">
        <w:rPr>
          <w:rFonts w:ascii="Times New Roman" w:eastAsia="楷体" w:hAnsi="Times New Roman" w:cs="Times New Roman"/>
          <w:b/>
          <w:sz w:val="24"/>
          <w:szCs w:val="24"/>
        </w:rPr>
        <w:t>C→I U</w:t>
      </w:r>
    </w:p>
    <w:p w14:paraId="0B640AB9" w14:textId="17B61136" w:rsidR="0085258C" w:rsidRPr="000D6EE6" w:rsidRDefault="0085258C" w:rsidP="00C70C3C">
      <w:pPr>
        <w:ind w:firstLineChars="176" w:firstLine="424"/>
        <w:rPr>
          <w:rFonts w:ascii="Times New Roman" w:eastAsia="楷体" w:hAnsi="Times New Roman" w:cs="Times New Roman"/>
          <w:bCs/>
          <w:sz w:val="24"/>
          <w:szCs w:val="24"/>
        </w:rPr>
      </w:pPr>
      <w:r w:rsidRPr="000D6EE6">
        <w:rPr>
          <w:rFonts w:ascii="Times New Roman" w:eastAsia="楷体" w:hAnsi="Times New Roman" w:cs="Times New Roman"/>
          <w:b/>
          <w:sz w:val="24"/>
          <w:szCs w:val="24"/>
        </w:rPr>
        <w:t xml:space="preserve">I→ </w:t>
      </w:r>
      <w:r w:rsidRPr="000D6EE6">
        <w:rPr>
          <w:rFonts w:ascii="Times New Roman" w:eastAsia="楷体" w:hAnsi="Times New Roman" w:cs="Times New Roman"/>
          <w:bCs/>
          <w:sz w:val="24"/>
          <w:szCs w:val="24"/>
        </w:rPr>
        <w:t xml:space="preserve">if </w:t>
      </w:r>
      <w:r w:rsidRPr="000D6EE6">
        <w:rPr>
          <w:rFonts w:ascii="Times New Roman" w:eastAsia="楷体" w:hAnsi="Times New Roman" w:cs="Times New Roman"/>
          <w:bCs/>
          <w:i/>
          <w:iCs/>
          <w:sz w:val="24"/>
          <w:szCs w:val="24"/>
        </w:rPr>
        <w:t>b</w:t>
      </w:r>
      <w:r w:rsidRPr="000D6EE6">
        <w:rPr>
          <w:rFonts w:ascii="Times New Roman" w:eastAsia="楷体" w:hAnsi="Times New Roman" w:cs="Times New Roman"/>
          <w:bCs/>
          <w:sz w:val="24"/>
          <w:szCs w:val="24"/>
        </w:rPr>
        <w:t xml:space="preserve"> then</w:t>
      </w:r>
    </w:p>
    <w:p w14:paraId="020A53D2" w14:textId="77777777" w:rsidR="0085258C" w:rsidRDefault="0085258C" w:rsidP="0085258C">
      <w:pPr>
        <w:rPr>
          <w:rFonts w:ascii="Times New Roman" w:eastAsia="楷体" w:hAnsi="Times New Roman" w:cs="Times New Roman"/>
          <w:b/>
          <w:bCs/>
          <w:color w:val="FF0000"/>
          <w:sz w:val="22"/>
          <w:szCs w:val="24"/>
        </w:rPr>
      </w:pPr>
    </w:p>
    <w:p w14:paraId="772FCBE2" w14:textId="127460EE" w:rsidR="000F0E11" w:rsidRDefault="0085258C" w:rsidP="000F0E11">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对该文法消除左递归、提取左因子：</w:t>
      </w:r>
    </w:p>
    <w:p w14:paraId="7DA3CD33" w14:textId="77777777" w:rsidR="000D6EE6" w:rsidRPr="000D6EE6" w:rsidRDefault="000D6EE6" w:rsidP="000D6EE6">
      <w:pPr>
        <w:ind w:firstLineChars="176" w:firstLine="424"/>
        <w:rPr>
          <w:rFonts w:ascii="Times New Roman" w:eastAsia="楷体" w:hAnsi="Times New Roman" w:cs="Times New Roman"/>
          <w:b/>
          <w:sz w:val="24"/>
          <w:szCs w:val="24"/>
        </w:rPr>
      </w:pPr>
      <w:proofErr w:type="spellStart"/>
      <w:r w:rsidRPr="000D6EE6">
        <w:rPr>
          <w:rFonts w:ascii="Times New Roman" w:eastAsia="楷体" w:hAnsi="Times New Roman" w:cs="Times New Roman"/>
          <w:b/>
          <w:sz w:val="24"/>
          <w:szCs w:val="24"/>
        </w:rPr>
        <w:t>P→</w:t>
      </w:r>
      <w:r w:rsidRPr="000D6EE6">
        <w:rPr>
          <w:rFonts w:ascii="Times New Roman" w:eastAsia="楷体" w:hAnsi="Times New Roman" w:cs="Times New Roman"/>
          <w:bCs/>
          <w:sz w:val="24"/>
          <w:szCs w:val="24"/>
        </w:rPr>
        <w:t>begin</w:t>
      </w:r>
      <w:proofErr w:type="spellEnd"/>
      <w:r w:rsidRPr="000D6EE6">
        <w:rPr>
          <w:rFonts w:ascii="Times New Roman" w:eastAsia="楷体" w:hAnsi="Times New Roman" w:cs="Times New Roman"/>
          <w:bCs/>
          <w:sz w:val="24"/>
          <w:szCs w:val="24"/>
        </w:rPr>
        <w:t xml:space="preserve"> </w:t>
      </w:r>
      <w:r w:rsidRPr="000D6EE6">
        <w:rPr>
          <w:rFonts w:ascii="Times New Roman" w:eastAsia="楷体" w:hAnsi="Times New Roman" w:cs="Times New Roman"/>
          <w:b/>
          <w:sz w:val="24"/>
          <w:szCs w:val="24"/>
        </w:rPr>
        <w:t xml:space="preserve">L </w:t>
      </w:r>
      <w:r w:rsidRPr="000D6EE6">
        <w:rPr>
          <w:rFonts w:ascii="Times New Roman" w:eastAsia="楷体" w:hAnsi="Times New Roman" w:cs="Times New Roman"/>
          <w:bCs/>
          <w:sz w:val="24"/>
          <w:szCs w:val="24"/>
        </w:rPr>
        <w:t>end</w:t>
      </w:r>
    </w:p>
    <w:p w14:paraId="100406BB" w14:textId="72C4F81D" w:rsidR="000D6EE6" w:rsidRPr="000D6EE6" w:rsidRDefault="000D6EE6" w:rsidP="000D6EE6">
      <w:pPr>
        <w:ind w:firstLineChars="176" w:firstLine="424"/>
        <w:rPr>
          <w:rFonts w:ascii="Times New Roman" w:eastAsia="楷体" w:hAnsi="Times New Roman" w:cs="Times New Roman"/>
          <w:b/>
          <w:color w:val="FF0000"/>
          <w:sz w:val="24"/>
          <w:szCs w:val="24"/>
        </w:rPr>
      </w:pPr>
      <w:r w:rsidRPr="000D6EE6">
        <w:rPr>
          <w:rFonts w:ascii="Times New Roman" w:eastAsia="楷体" w:hAnsi="Times New Roman" w:cs="Times New Roman"/>
          <w:b/>
          <w:color w:val="FF0000"/>
          <w:sz w:val="24"/>
          <w:szCs w:val="24"/>
        </w:rPr>
        <w:t>L→SL’</w:t>
      </w:r>
    </w:p>
    <w:p w14:paraId="3C26F35B" w14:textId="14D638C8" w:rsidR="000D6EE6" w:rsidRPr="000D6EE6" w:rsidRDefault="000D6EE6" w:rsidP="000D6EE6">
      <w:pPr>
        <w:ind w:firstLineChars="176" w:firstLine="424"/>
        <w:rPr>
          <w:rFonts w:ascii="Times New Roman" w:eastAsia="楷体" w:hAnsi="Times New Roman" w:cs="Times New Roman"/>
          <w:b/>
          <w:color w:val="FF0000"/>
          <w:sz w:val="24"/>
          <w:szCs w:val="24"/>
        </w:rPr>
      </w:pPr>
      <w:r w:rsidRPr="000D6EE6">
        <w:rPr>
          <w:rFonts w:ascii="Times New Roman" w:eastAsia="楷体" w:hAnsi="Times New Roman" w:cs="Times New Roman"/>
          <w:b/>
          <w:color w:val="FF0000"/>
          <w:sz w:val="24"/>
          <w:szCs w:val="24"/>
        </w:rPr>
        <w:t>L’</w:t>
      </w:r>
      <w:proofErr w:type="gramStart"/>
      <w:r w:rsidRPr="000D6EE6">
        <w:rPr>
          <w:rFonts w:ascii="Times New Roman" w:eastAsia="楷体" w:hAnsi="Times New Roman" w:cs="Times New Roman"/>
          <w:b/>
          <w:color w:val="FF0000"/>
          <w:sz w:val="24"/>
          <w:szCs w:val="24"/>
        </w:rPr>
        <w:t>→;SL</w:t>
      </w:r>
      <w:proofErr w:type="gramEnd"/>
      <w:r w:rsidRPr="000D6EE6">
        <w:rPr>
          <w:rFonts w:ascii="Times New Roman" w:eastAsia="楷体" w:hAnsi="Times New Roman" w:cs="Times New Roman"/>
          <w:b/>
          <w:color w:val="FF0000"/>
          <w:sz w:val="24"/>
          <w:szCs w:val="24"/>
        </w:rPr>
        <w:t>’|</w:t>
      </w:r>
      <w:r w:rsidRPr="000D6EE6">
        <w:rPr>
          <w:rFonts w:ascii="Times New Roman" w:eastAsia="楷体" w:hAnsi="Times New Roman" w:cs="Times New Roman"/>
          <w:b/>
          <w:i/>
          <w:color w:val="FF0000"/>
          <w:sz w:val="22"/>
          <w:szCs w:val="24"/>
        </w:rPr>
        <w:t xml:space="preserve"> </w:t>
      </w:r>
      <m:oMath>
        <m:r>
          <m:rPr>
            <m:sty m:val="bi"/>
          </m:rPr>
          <w:rPr>
            <w:rFonts w:ascii="Cambria Math" w:eastAsia="楷体" w:hAnsi="Cambria Math" w:cs="Times New Roman"/>
            <w:color w:val="FF0000"/>
            <w:sz w:val="22"/>
            <w:szCs w:val="24"/>
          </w:rPr>
          <m:t>ε</m:t>
        </m:r>
      </m:oMath>
    </w:p>
    <w:p w14:paraId="0582E850" w14:textId="77777777" w:rsidR="000D6EE6" w:rsidRPr="000D6EE6" w:rsidRDefault="000D6EE6" w:rsidP="000D6EE6">
      <w:pPr>
        <w:ind w:firstLineChars="176" w:firstLine="424"/>
        <w:rPr>
          <w:rFonts w:ascii="Times New Roman" w:eastAsia="楷体" w:hAnsi="Times New Roman" w:cs="Times New Roman"/>
          <w:b/>
          <w:sz w:val="24"/>
          <w:szCs w:val="24"/>
        </w:rPr>
      </w:pPr>
      <w:r w:rsidRPr="000D6EE6">
        <w:rPr>
          <w:rFonts w:ascii="Times New Roman" w:eastAsia="楷体" w:hAnsi="Times New Roman" w:cs="Times New Roman"/>
          <w:b/>
          <w:sz w:val="24"/>
          <w:szCs w:val="24"/>
        </w:rPr>
        <w:t>S→U|F</w:t>
      </w:r>
    </w:p>
    <w:p w14:paraId="0A16F745" w14:textId="77777777" w:rsidR="000D6EE6" w:rsidRPr="000D6EE6" w:rsidRDefault="000D6EE6" w:rsidP="000D6EE6">
      <w:pPr>
        <w:ind w:firstLineChars="176" w:firstLine="424"/>
        <w:rPr>
          <w:rFonts w:ascii="Times New Roman" w:eastAsia="楷体" w:hAnsi="Times New Roman" w:cs="Times New Roman"/>
          <w:b/>
          <w:sz w:val="24"/>
          <w:szCs w:val="24"/>
        </w:rPr>
      </w:pPr>
      <w:proofErr w:type="spellStart"/>
      <w:r w:rsidRPr="000D6EE6">
        <w:rPr>
          <w:rFonts w:ascii="Times New Roman" w:eastAsia="楷体" w:hAnsi="Times New Roman" w:cs="Times New Roman"/>
          <w:b/>
          <w:sz w:val="24"/>
          <w:szCs w:val="24"/>
        </w:rPr>
        <w:t>U→</w:t>
      </w:r>
      <w:r w:rsidRPr="000D6EE6">
        <w:rPr>
          <w:rFonts w:ascii="Times New Roman" w:eastAsia="楷体" w:hAnsi="Times New Roman" w:cs="Times New Roman"/>
          <w:bCs/>
          <w:i/>
          <w:iCs/>
          <w:sz w:val="24"/>
          <w:szCs w:val="24"/>
        </w:rPr>
        <w:t>a</w:t>
      </w:r>
      <w:proofErr w:type="spellEnd"/>
    </w:p>
    <w:p w14:paraId="2E18BA01" w14:textId="3B484465" w:rsidR="000D6EE6" w:rsidRPr="000D6EE6" w:rsidRDefault="000D6EE6" w:rsidP="000D6EE6">
      <w:pPr>
        <w:ind w:firstLineChars="176" w:firstLine="424"/>
        <w:rPr>
          <w:rFonts w:ascii="Times New Roman" w:eastAsia="楷体" w:hAnsi="Times New Roman" w:cs="Times New Roman"/>
          <w:b/>
          <w:color w:val="FF0000"/>
          <w:sz w:val="24"/>
          <w:szCs w:val="24"/>
        </w:rPr>
      </w:pPr>
      <w:r w:rsidRPr="000D6EE6">
        <w:rPr>
          <w:rFonts w:ascii="Times New Roman" w:eastAsia="楷体" w:hAnsi="Times New Roman" w:cs="Times New Roman"/>
          <w:b/>
          <w:color w:val="FF0000"/>
          <w:sz w:val="24"/>
          <w:szCs w:val="24"/>
        </w:rPr>
        <w:lastRenderedPageBreak/>
        <w:t>F→CF’</w:t>
      </w:r>
    </w:p>
    <w:p w14:paraId="07FCC866" w14:textId="5E2BD215" w:rsidR="000D6EE6" w:rsidRPr="000D6EE6" w:rsidRDefault="000D6EE6" w:rsidP="000D6EE6">
      <w:pPr>
        <w:ind w:firstLineChars="176" w:firstLine="424"/>
        <w:rPr>
          <w:rFonts w:ascii="Times New Roman" w:eastAsia="楷体" w:hAnsi="Times New Roman" w:cs="Times New Roman"/>
          <w:b/>
          <w:color w:val="FF0000"/>
          <w:sz w:val="24"/>
          <w:szCs w:val="24"/>
        </w:rPr>
      </w:pPr>
      <w:r w:rsidRPr="000D6EE6">
        <w:rPr>
          <w:rFonts w:ascii="Times New Roman" w:eastAsia="楷体" w:hAnsi="Times New Roman" w:cs="Times New Roman"/>
          <w:b/>
          <w:color w:val="FF0000"/>
          <w:sz w:val="24"/>
          <w:szCs w:val="24"/>
        </w:rPr>
        <w:t>F’→</w:t>
      </w:r>
      <w:r w:rsidRPr="000D6EE6">
        <w:rPr>
          <w:rFonts w:ascii="Times New Roman" w:eastAsia="楷体" w:hAnsi="Times New Roman" w:cs="Times New Roman"/>
          <w:b/>
          <w:i/>
          <w:color w:val="FF0000"/>
          <w:sz w:val="22"/>
          <w:szCs w:val="24"/>
        </w:rPr>
        <w:t xml:space="preserve"> </w:t>
      </w:r>
      <m:oMath>
        <m:r>
          <m:rPr>
            <m:sty m:val="bi"/>
          </m:rPr>
          <w:rPr>
            <w:rFonts w:ascii="Cambria Math" w:eastAsia="楷体" w:hAnsi="Cambria Math" w:cs="Times New Roman"/>
            <w:color w:val="FF0000"/>
            <w:sz w:val="22"/>
            <w:szCs w:val="24"/>
          </w:rPr>
          <m:t>ε</m:t>
        </m:r>
      </m:oMath>
      <w:r w:rsidRPr="000D6EE6">
        <w:rPr>
          <w:rFonts w:ascii="Times New Roman" w:eastAsia="楷体" w:hAnsi="Times New Roman" w:cs="Times New Roman"/>
          <w:b/>
          <w:color w:val="FF0000"/>
          <w:sz w:val="24"/>
          <w:szCs w:val="24"/>
        </w:rPr>
        <w:t xml:space="preserve"> | else S</w:t>
      </w:r>
    </w:p>
    <w:p w14:paraId="05A48B17" w14:textId="77777777" w:rsidR="000D6EE6" w:rsidRPr="000D6EE6" w:rsidRDefault="000D6EE6" w:rsidP="000D6EE6">
      <w:pPr>
        <w:ind w:firstLineChars="176" w:firstLine="424"/>
        <w:rPr>
          <w:rFonts w:ascii="Times New Roman" w:eastAsia="楷体" w:hAnsi="Times New Roman" w:cs="Times New Roman"/>
          <w:b/>
          <w:sz w:val="24"/>
          <w:szCs w:val="24"/>
        </w:rPr>
      </w:pPr>
      <w:r w:rsidRPr="000D6EE6">
        <w:rPr>
          <w:rFonts w:ascii="Times New Roman" w:eastAsia="楷体" w:hAnsi="Times New Roman" w:cs="Times New Roman"/>
          <w:b/>
          <w:sz w:val="24"/>
          <w:szCs w:val="24"/>
        </w:rPr>
        <w:t>C→I U</w:t>
      </w:r>
    </w:p>
    <w:p w14:paraId="147892DA" w14:textId="77777777" w:rsidR="000D6EE6" w:rsidRPr="000D6EE6" w:rsidRDefault="000D6EE6" w:rsidP="000D6EE6">
      <w:pPr>
        <w:ind w:firstLineChars="176" w:firstLine="424"/>
        <w:rPr>
          <w:rFonts w:ascii="Times New Roman" w:eastAsia="楷体" w:hAnsi="Times New Roman" w:cs="Times New Roman"/>
          <w:bCs/>
          <w:sz w:val="24"/>
          <w:szCs w:val="24"/>
        </w:rPr>
      </w:pPr>
      <w:r w:rsidRPr="000D6EE6">
        <w:rPr>
          <w:rFonts w:ascii="Times New Roman" w:eastAsia="楷体" w:hAnsi="Times New Roman" w:cs="Times New Roman"/>
          <w:b/>
          <w:sz w:val="24"/>
          <w:szCs w:val="24"/>
        </w:rPr>
        <w:t xml:space="preserve">I→ </w:t>
      </w:r>
      <w:r w:rsidRPr="000D6EE6">
        <w:rPr>
          <w:rFonts w:ascii="Times New Roman" w:eastAsia="楷体" w:hAnsi="Times New Roman" w:cs="Times New Roman"/>
          <w:bCs/>
          <w:sz w:val="24"/>
          <w:szCs w:val="24"/>
        </w:rPr>
        <w:t xml:space="preserve">if </w:t>
      </w:r>
      <w:r w:rsidRPr="000D6EE6">
        <w:rPr>
          <w:rFonts w:ascii="Times New Roman" w:eastAsia="楷体" w:hAnsi="Times New Roman" w:cs="Times New Roman"/>
          <w:bCs/>
          <w:i/>
          <w:iCs/>
          <w:sz w:val="24"/>
          <w:szCs w:val="24"/>
        </w:rPr>
        <w:t>b</w:t>
      </w:r>
      <w:r w:rsidRPr="000D6EE6">
        <w:rPr>
          <w:rFonts w:ascii="Times New Roman" w:eastAsia="楷体" w:hAnsi="Times New Roman" w:cs="Times New Roman"/>
          <w:bCs/>
          <w:sz w:val="24"/>
          <w:szCs w:val="24"/>
        </w:rPr>
        <w:t xml:space="preserve"> then</w:t>
      </w:r>
    </w:p>
    <w:tbl>
      <w:tblPr>
        <w:tblStyle w:val="a7"/>
        <w:tblW w:w="0" w:type="auto"/>
        <w:tblLook w:val="04A0" w:firstRow="1" w:lastRow="0" w:firstColumn="1" w:lastColumn="0" w:noHBand="0" w:noVBand="1"/>
      </w:tblPr>
      <w:tblGrid>
        <w:gridCol w:w="2393"/>
        <w:gridCol w:w="1967"/>
        <w:gridCol w:w="1968"/>
        <w:gridCol w:w="1968"/>
      </w:tblGrid>
      <w:tr w:rsidR="00CF7EE0" w:rsidRPr="00CF7EE0" w14:paraId="2BC83CF2" w14:textId="0DE408D3" w:rsidTr="000D6EE6">
        <w:tc>
          <w:tcPr>
            <w:tcW w:w="2393" w:type="dxa"/>
          </w:tcPr>
          <w:p w14:paraId="731F04E4" w14:textId="33AD8298"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文法产生式</w:t>
            </w:r>
          </w:p>
        </w:tc>
        <w:tc>
          <w:tcPr>
            <w:tcW w:w="1967" w:type="dxa"/>
          </w:tcPr>
          <w:p w14:paraId="080BA10F" w14:textId="05C3C74F"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First</w:t>
            </w:r>
          </w:p>
        </w:tc>
        <w:tc>
          <w:tcPr>
            <w:tcW w:w="1968" w:type="dxa"/>
          </w:tcPr>
          <w:p w14:paraId="412E643D" w14:textId="42C1CDFB"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Follow</w:t>
            </w:r>
          </w:p>
        </w:tc>
        <w:tc>
          <w:tcPr>
            <w:tcW w:w="1968" w:type="dxa"/>
          </w:tcPr>
          <w:p w14:paraId="003346F2" w14:textId="25FA7A04"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b/>
                <w:bCs/>
                <w:sz w:val="22"/>
                <w:szCs w:val="24"/>
              </w:rPr>
              <w:t>S</w:t>
            </w:r>
            <w:r w:rsidRPr="00CF7EE0">
              <w:rPr>
                <w:rFonts w:ascii="Times New Roman" w:eastAsia="楷体" w:hAnsi="Times New Roman" w:cs="Times New Roman" w:hint="eastAsia"/>
                <w:b/>
                <w:bCs/>
                <w:sz w:val="22"/>
                <w:szCs w:val="24"/>
              </w:rPr>
              <w:t>elect</w:t>
            </w:r>
          </w:p>
        </w:tc>
      </w:tr>
      <w:tr w:rsidR="00CF7EE0" w:rsidRPr="00CF7EE0" w14:paraId="7150DA02" w14:textId="4A355F8C" w:rsidTr="000D6EE6">
        <w:tc>
          <w:tcPr>
            <w:tcW w:w="2393" w:type="dxa"/>
          </w:tcPr>
          <w:p w14:paraId="726B7B80" w14:textId="77777777" w:rsidR="000D6EE6" w:rsidRPr="00CF7EE0" w:rsidRDefault="000D6EE6" w:rsidP="000D6EE6">
            <w:pPr>
              <w:ind w:firstLineChars="176" w:firstLine="424"/>
              <w:rPr>
                <w:rFonts w:ascii="Times New Roman" w:eastAsia="楷体" w:hAnsi="Times New Roman" w:cs="Times New Roman"/>
                <w:b/>
                <w:sz w:val="24"/>
                <w:szCs w:val="24"/>
              </w:rPr>
            </w:pPr>
            <w:proofErr w:type="spellStart"/>
            <w:r w:rsidRPr="00CF7EE0">
              <w:rPr>
                <w:rFonts w:ascii="Times New Roman" w:eastAsia="楷体" w:hAnsi="Times New Roman" w:cs="Times New Roman"/>
                <w:b/>
                <w:sz w:val="24"/>
                <w:szCs w:val="24"/>
              </w:rPr>
              <w:t>P→</w:t>
            </w:r>
            <w:r w:rsidRPr="00CF7EE0">
              <w:rPr>
                <w:rFonts w:ascii="Times New Roman" w:eastAsia="楷体" w:hAnsi="Times New Roman" w:cs="Times New Roman"/>
                <w:bCs/>
                <w:sz w:val="24"/>
                <w:szCs w:val="24"/>
              </w:rPr>
              <w:t>begin</w:t>
            </w:r>
            <w:proofErr w:type="spellEnd"/>
            <w:r w:rsidRPr="00CF7EE0">
              <w:rPr>
                <w:rFonts w:ascii="Times New Roman" w:eastAsia="楷体" w:hAnsi="Times New Roman" w:cs="Times New Roman"/>
                <w:bCs/>
                <w:sz w:val="24"/>
                <w:szCs w:val="24"/>
              </w:rPr>
              <w:t xml:space="preserve"> </w:t>
            </w:r>
            <w:r w:rsidRPr="00CF7EE0">
              <w:rPr>
                <w:rFonts w:ascii="Times New Roman" w:eastAsia="楷体" w:hAnsi="Times New Roman" w:cs="Times New Roman"/>
                <w:b/>
                <w:sz w:val="24"/>
                <w:szCs w:val="24"/>
              </w:rPr>
              <w:t xml:space="preserve">L </w:t>
            </w:r>
            <w:r w:rsidRPr="00CF7EE0">
              <w:rPr>
                <w:rFonts w:ascii="Times New Roman" w:eastAsia="楷体" w:hAnsi="Times New Roman" w:cs="Times New Roman"/>
                <w:bCs/>
                <w:sz w:val="24"/>
                <w:szCs w:val="24"/>
              </w:rPr>
              <w:t>end</w:t>
            </w:r>
          </w:p>
          <w:p w14:paraId="206DC042" w14:textId="77777777" w:rsidR="000D6EE6" w:rsidRPr="00CF7EE0" w:rsidRDefault="000D6EE6" w:rsidP="000D6EE6">
            <w:pPr>
              <w:ind w:firstLineChars="176" w:firstLine="424"/>
              <w:rPr>
                <w:rFonts w:ascii="Times New Roman" w:eastAsia="楷体" w:hAnsi="Times New Roman" w:cs="Times New Roman"/>
                <w:b/>
                <w:sz w:val="24"/>
                <w:szCs w:val="24"/>
              </w:rPr>
            </w:pPr>
            <w:r w:rsidRPr="00CF7EE0">
              <w:rPr>
                <w:rFonts w:ascii="Times New Roman" w:eastAsia="楷体" w:hAnsi="Times New Roman" w:cs="Times New Roman"/>
                <w:b/>
                <w:sz w:val="24"/>
                <w:szCs w:val="24"/>
              </w:rPr>
              <w:t>L→SL’</w:t>
            </w:r>
          </w:p>
          <w:p w14:paraId="452F5B70" w14:textId="77777777" w:rsidR="000D6EE6" w:rsidRPr="00CF7EE0" w:rsidRDefault="000D6EE6" w:rsidP="000D6EE6">
            <w:pPr>
              <w:ind w:firstLineChars="176" w:firstLine="424"/>
              <w:rPr>
                <w:rFonts w:ascii="Times New Roman" w:eastAsia="楷体" w:hAnsi="Times New Roman" w:cs="Times New Roman"/>
                <w:b/>
                <w:sz w:val="24"/>
                <w:szCs w:val="24"/>
              </w:rPr>
            </w:pPr>
            <w:r w:rsidRPr="00CF7EE0">
              <w:rPr>
                <w:rFonts w:ascii="Times New Roman" w:eastAsia="楷体" w:hAnsi="Times New Roman" w:cs="Times New Roman"/>
                <w:b/>
                <w:sz w:val="24"/>
                <w:szCs w:val="24"/>
              </w:rPr>
              <w:t>L’</w:t>
            </w:r>
            <w:proofErr w:type="gramStart"/>
            <w:r w:rsidRPr="00CF7EE0">
              <w:rPr>
                <w:rFonts w:ascii="Times New Roman" w:eastAsia="楷体" w:hAnsi="Times New Roman" w:cs="Times New Roman"/>
                <w:b/>
                <w:sz w:val="24"/>
                <w:szCs w:val="24"/>
              </w:rPr>
              <w:t>→;SL</w:t>
            </w:r>
            <w:proofErr w:type="gramEnd"/>
            <w:r w:rsidRPr="00CF7EE0">
              <w:rPr>
                <w:rFonts w:ascii="Times New Roman" w:eastAsia="楷体" w:hAnsi="Times New Roman" w:cs="Times New Roman"/>
                <w:b/>
                <w:sz w:val="24"/>
                <w:szCs w:val="24"/>
              </w:rPr>
              <w:t>’</w:t>
            </w:r>
          </w:p>
          <w:p w14:paraId="2D75726E" w14:textId="44D3B366" w:rsidR="000D6EE6" w:rsidRPr="00CF7EE0" w:rsidRDefault="000D6EE6" w:rsidP="000D6EE6">
            <w:pPr>
              <w:ind w:firstLineChars="376" w:firstLine="830"/>
              <w:rPr>
                <w:rFonts w:ascii="Times New Roman" w:eastAsia="楷体" w:hAnsi="Times New Roman" w:cs="Times New Roman"/>
                <w:b/>
                <w:sz w:val="24"/>
                <w:szCs w:val="24"/>
              </w:rPr>
            </w:pPr>
            <w:r w:rsidRPr="00CF7EE0">
              <w:rPr>
                <w:rFonts w:ascii="Times New Roman" w:eastAsia="楷体" w:hAnsi="Times New Roman" w:cs="Times New Roman"/>
                <w:b/>
                <w:i/>
                <w:sz w:val="22"/>
                <w:szCs w:val="24"/>
              </w:rPr>
              <w:t xml:space="preserve"> </w:t>
            </w:r>
            <m:oMath>
              <m:r>
                <m:rPr>
                  <m:sty m:val="bi"/>
                </m:rPr>
                <w:rPr>
                  <w:rFonts w:ascii="Cambria Math" w:eastAsia="楷体" w:hAnsi="Cambria Math" w:cs="Times New Roman"/>
                  <w:sz w:val="22"/>
                  <w:szCs w:val="24"/>
                </w:rPr>
                <m:t>ε</m:t>
              </m:r>
            </m:oMath>
          </w:p>
          <w:p w14:paraId="288C74AE" w14:textId="77777777" w:rsidR="000D6EE6" w:rsidRPr="00CF7EE0" w:rsidRDefault="000D6EE6" w:rsidP="000D6EE6">
            <w:pPr>
              <w:ind w:firstLineChars="176" w:firstLine="424"/>
              <w:rPr>
                <w:rFonts w:ascii="Times New Roman" w:eastAsia="楷体" w:hAnsi="Times New Roman" w:cs="Times New Roman"/>
                <w:b/>
                <w:sz w:val="24"/>
                <w:szCs w:val="24"/>
              </w:rPr>
            </w:pPr>
            <w:r w:rsidRPr="00CF7EE0">
              <w:rPr>
                <w:rFonts w:ascii="Times New Roman" w:eastAsia="楷体" w:hAnsi="Times New Roman" w:cs="Times New Roman"/>
                <w:b/>
                <w:sz w:val="24"/>
                <w:szCs w:val="24"/>
              </w:rPr>
              <w:t>S→U</w:t>
            </w:r>
          </w:p>
          <w:p w14:paraId="0DB3A042" w14:textId="2F6505D0" w:rsidR="000D6EE6" w:rsidRPr="00CF7EE0" w:rsidRDefault="000D6EE6" w:rsidP="000D6EE6">
            <w:pPr>
              <w:ind w:firstLineChars="326" w:firstLine="785"/>
              <w:rPr>
                <w:rFonts w:ascii="Times New Roman" w:eastAsia="楷体" w:hAnsi="Times New Roman" w:cs="Times New Roman"/>
                <w:b/>
                <w:sz w:val="24"/>
                <w:szCs w:val="24"/>
              </w:rPr>
            </w:pPr>
            <w:r w:rsidRPr="00CF7EE0">
              <w:rPr>
                <w:rFonts w:ascii="Times New Roman" w:eastAsia="楷体" w:hAnsi="Times New Roman" w:cs="Times New Roman"/>
                <w:b/>
                <w:sz w:val="24"/>
                <w:szCs w:val="24"/>
              </w:rPr>
              <w:t>F</w:t>
            </w:r>
          </w:p>
          <w:p w14:paraId="3F17C397" w14:textId="77777777" w:rsidR="000D6EE6" w:rsidRPr="00CF7EE0" w:rsidRDefault="000D6EE6" w:rsidP="000D6EE6">
            <w:pPr>
              <w:ind w:firstLineChars="176" w:firstLine="424"/>
              <w:rPr>
                <w:rFonts w:ascii="Times New Roman" w:eastAsia="楷体" w:hAnsi="Times New Roman" w:cs="Times New Roman"/>
                <w:b/>
                <w:sz w:val="24"/>
                <w:szCs w:val="24"/>
              </w:rPr>
            </w:pPr>
            <w:proofErr w:type="spellStart"/>
            <w:r w:rsidRPr="00CF7EE0">
              <w:rPr>
                <w:rFonts w:ascii="Times New Roman" w:eastAsia="楷体" w:hAnsi="Times New Roman" w:cs="Times New Roman"/>
                <w:b/>
                <w:sz w:val="24"/>
                <w:szCs w:val="24"/>
              </w:rPr>
              <w:t>U→</w:t>
            </w:r>
            <w:r w:rsidRPr="00CF7EE0">
              <w:rPr>
                <w:rFonts w:ascii="Times New Roman" w:eastAsia="楷体" w:hAnsi="Times New Roman" w:cs="Times New Roman"/>
                <w:bCs/>
                <w:i/>
                <w:iCs/>
                <w:sz w:val="24"/>
                <w:szCs w:val="24"/>
              </w:rPr>
              <w:t>a</w:t>
            </w:r>
            <w:proofErr w:type="spellEnd"/>
          </w:p>
          <w:p w14:paraId="0DB759DD" w14:textId="77777777" w:rsidR="000D6EE6" w:rsidRPr="00CF7EE0" w:rsidRDefault="000D6EE6" w:rsidP="000D6EE6">
            <w:pPr>
              <w:ind w:firstLineChars="176" w:firstLine="424"/>
              <w:rPr>
                <w:rFonts w:ascii="Times New Roman" w:eastAsia="楷体" w:hAnsi="Times New Roman" w:cs="Times New Roman"/>
                <w:b/>
                <w:sz w:val="24"/>
                <w:szCs w:val="24"/>
              </w:rPr>
            </w:pPr>
            <w:r w:rsidRPr="00CF7EE0">
              <w:rPr>
                <w:rFonts w:ascii="Times New Roman" w:eastAsia="楷体" w:hAnsi="Times New Roman" w:cs="Times New Roman"/>
                <w:b/>
                <w:sz w:val="24"/>
                <w:szCs w:val="24"/>
              </w:rPr>
              <w:t>F→CF’</w:t>
            </w:r>
          </w:p>
          <w:p w14:paraId="4E9C6A46" w14:textId="77777777" w:rsidR="000D6EE6" w:rsidRPr="00CF7EE0" w:rsidRDefault="000D6EE6" w:rsidP="000D6EE6">
            <w:pPr>
              <w:ind w:firstLineChars="176" w:firstLine="424"/>
              <w:rPr>
                <w:rFonts w:ascii="Times New Roman" w:eastAsia="楷体" w:hAnsi="Times New Roman" w:cs="Times New Roman"/>
                <w:b/>
                <w:sz w:val="24"/>
                <w:szCs w:val="24"/>
              </w:rPr>
            </w:pPr>
            <w:r w:rsidRPr="00CF7EE0">
              <w:rPr>
                <w:rFonts w:ascii="Times New Roman" w:eastAsia="楷体" w:hAnsi="Times New Roman" w:cs="Times New Roman"/>
                <w:b/>
                <w:sz w:val="24"/>
                <w:szCs w:val="24"/>
              </w:rPr>
              <w:t>F’→</w:t>
            </w:r>
            <w:r w:rsidRPr="00CF7EE0">
              <w:rPr>
                <w:rFonts w:ascii="Times New Roman" w:eastAsia="楷体" w:hAnsi="Times New Roman" w:cs="Times New Roman"/>
                <w:b/>
                <w:i/>
                <w:sz w:val="22"/>
                <w:szCs w:val="24"/>
              </w:rPr>
              <w:t xml:space="preserve"> </w:t>
            </w:r>
            <m:oMath>
              <m:r>
                <m:rPr>
                  <m:sty m:val="bi"/>
                </m:rPr>
                <w:rPr>
                  <w:rFonts w:ascii="Cambria Math" w:eastAsia="楷体" w:hAnsi="Cambria Math" w:cs="Times New Roman"/>
                  <w:sz w:val="22"/>
                  <w:szCs w:val="24"/>
                </w:rPr>
                <m:t>ε</m:t>
              </m:r>
            </m:oMath>
            <w:r w:rsidRPr="00CF7EE0">
              <w:rPr>
                <w:rFonts w:ascii="Times New Roman" w:eastAsia="楷体" w:hAnsi="Times New Roman" w:cs="Times New Roman"/>
                <w:b/>
                <w:sz w:val="24"/>
                <w:szCs w:val="24"/>
              </w:rPr>
              <w:t xml:space="preserve"> </w:t>
            </w:r>
          </w:p>
          <w:p w14:paraId="4DFF3D3D" w14:textId="61A5E94D" w:rsidR="000D6EE6" w:rsidRPr="00CF7EE0" w:rsidRDefault="000D6EE6" w:rsidP="000D6EE6">
            <w:pPr>
              <w:ind w:firstLineChars="326" w:firstLine="785"/>
              <w:rPr>
                <w:rFonts w:ascii="Times New Roman" w:eastAsia="楷体" w:hAnsi="Times New Roman" w:cs="Times New Roman"/>
                <w:b/>
                <w:sz w:val="24"/>
                <w:szCs w:val="24"/>
              </w:rPr>
            </w:pPr>
            <w:r w:rsidRPr="00CF7EE0">
              <w:rPr>
                <w:rFonts w:ascii="Times New Roman" w:eastAsia="楷体" w:hAnsi="Times New Roman" w:cs="Times New Roman"/>
                <w:b/>
                <w:sz w:val="24"/>
                <w:szCs w:val="24"/>
              </w:rPr>
              <w:t xml:space="preserve"> else S</w:t>
            </w:r>
          </w:p>
          <w:p w14:paraId="53DD31B7" w14:textId="77777777" w:rsidR="000D6EE6" w:rsidRPr="00CF7EE0" w:rsidRDefault="000D6EE6" w:rsidP="000D6EE6">
            <w:pPr>
              <w:ind w:firstLineChars="176" w:firstLine="424"/>
              <w:rPr>
                <w:rFonts w:ascii="Times New Roman" w:eastAsia="楷体" w:hAnsi="Times New Roman" w:cs="Times New Roman"/>
                <w:b/>
                <w:sz w:val="24"/>
                <w:szCs w:val="24"/>
              </w:rPr>
            </w:pPr>
            <w:r w:rsidRPr="00CF7EE0">
              <w:rPr>
                <w:rFonts w:ascii="Times New Roman" w:eastAsia="楷体" w:hAnsi="Times New Roman" w:cs="Times New Roman"/>
                <w:b/>
                <w:sz w:val="24"/>
                <w:szCs w:val="24"/>
              </w:rPr>
              <w:t>C→I U</w:t>
            </w:r>
          </w:p>
          <w:p w14:paraId="67C90A2D" w14:textId="77777777" w:rsidR="000D6EE6" w:rsidRPr="00CF7EE0" w:rsidRDefault="000D6EE6" w:rsidP="000D6EE6">
            <w:pPr>
              <w:ind w:firstLineChars="176" w:firstLine="424"/>
              <w:rPr>
                <w:rFonts w:ascii="Times New Roman" w:eastAsia="楷体" w:hAnsi="Times New Roman" w:cs="Times New Roman"/>
                <w:bCs/>
                <w:sz w:val="24"/>
                <w:szCs w:val="24"/>
              </w:rPr>
            </w:pPr>
            <w:r w:rsidRPr="00CF7EE0">
              <w:rPr>
                <w:rFonts w:ascii="Times New Roman" w:eastAsia="楷体" w:hAnsi="Times New Roman" w:cs="Times New Roman"/>
                <w:b/>
                <w:sz w:val="24"/>
                <w:szCs w:val="24"/>
              </w:rPr>
              <w:t xml:space="preserve">I→ </w:t>
            </w:r>
            <w:r w:rsidRPr="00CF7EE0">
              <w:rPr>
                <w:rFonts w:ascii="Times New Roman" w:eastAsia="楷体" w:hAnsi="Times New Roman" w:cs="Times New Roman"/>
                <w:bCs/>
                <w:sz w:val="24"/>
                <w:szCs w:val="24"/>
              </w:rPr>
              <w:t xml:space="preserve">if </w:t>
            </w:r>
            <w:r w:rsidRPr="00CF7EE0">
              <w:rPr>
                <w:rFonts w:ascii="Times New Roman" w:eastAsia="楷体" w:hAnsi="Times New Roman" w:cs="Times New Roman"/>
                <w:bCs/>
                <w:i/>
                <w:iCs/>
                <w:sz w:val="24"/>
                <w:szCs w:val="24"/>
              </w:rPr>
              <w:t>b</w:t>
            </w:r>
            <w:r w:rsidRPr="00CF7EE0">
              <w:rPr>
                <w:rFonts w:ascii="Times New Roman" w:eastAsia="楷体" w:hAnsi="Times New Roman" w:cs="Times New Roman"/>
                <w:bCs/>
                <w:sz w:val="24"/>
                <w:szCs w:val="24"/>
              </w:rPr>
              <w:t xml:space="preserve"> then</w:t>
            </w:r>
          </w:p>
          <w:p w14:paraId="3BD6E003" w14:textId="77777777" w:rsidR="000D6EE6" w:rsidRPr="00CF7EE0" w:rsidRDefault="000D6EE6" w:rsidP="000F0E11">
            <w:pPr>
              <w:rPr>
                <w:rFonts w:ascii="Times New Roman" w:eastAsia="楷体" w:hAnsi="Times New Roman" w:cs="Times New Roman"/>
                <w:b/>
                <w:bCs/>
                <w:sz w:val="22"/>
                <w:szCs w:val="24"/>
              </w:rPr>
            </w:pPr>
          </w:p>
        </w:tc>
        <w:tc>
          <w:tcPr>
            <w:tcW w:w="1967" w:type="dxa"/>
          </w:tcPr>
          <w:p w14:paraId="18E8DA33" w14:textId="77777777"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b</w:t>
            </w:r>
            <w:r w:rsidRPr="00CF7EE0">
              <w:rPr>
                <w:rFonts w:ascii="Times New Roman" w:eastAsia="楷体" w:hAnsi="Times New Roman" w:cs="Times New Roman"/>
                <w:b/>
                <w:bCs/>
                <w:sz w:val="22"/>
                <w:szCs w:val="24"/>
              </w:rPr>
              <w:t>egin</w:t>
            </w:r>
          </w:p>
          <w:p w14:paraId="18148E32" w14:textId="535F841C"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r w:rsidRPr="00CF7EE0">
              <w:rPr>
                <w:rFonts w:ascii="Times New Roman" w:eastAsia="楷体" w:hAnsi="Times New Roman" w:cs="Times New Roman"/>
                <w:b/>
                <w:bCs/>
                <w:sz w:val="22"/>
                <w:szCs w:val="24"/>
              </w:rPr>
              <w:t>, if</w:t>
            </w:r>
          </w:p>
          <w:p w14:paraId="7B04EA5B" w14:textId="0896367C"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w:t>
            </w:r>
          </w:p>
          <w:p w14:paraId="32C80D5D" w14:textId="46F8C346" w:rsidR="000D6EE6" w:rsidRPr="00CF7EE0" w:rsidRDefault="000D6EE6"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ε</m:t>
                </m:r>
              </m:oMath>
            </m:oMathPara>
          </w:p>
          <w:p w14:paraId="06367D7C" w14:textId="77777777"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p w14:paraId="31F39F34" w14:textId="799543F5"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b/>
                <w:bCs/>
                <w:sz w:val="22"/>
                <w:szCs w:val="24"/>
              </w:rPr>
              <w:t>if</w:t>
            </w:r>
          </w:p>
          <w:p w14:paraId="34D9C311" w14:textId="0E29D45C"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p w14:paraId="7972B75B" w14:textId="0F71FF24"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p w14:paraId="7B42B79B" w14:textId="4A76B4BA" w:rsidR="000D6EE6" w:rsidRPr="00CF7EE0" w:rsidRDefault="000D6EE6"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ε</m:t>
                </m:r>
              </m:oMath>
            </m:oMathPara>
          </w:p>
          <w:p w14:paraId="14CB99A8" w14:textId="35BEF10A"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lse</w:t>
            </w:r>
          </w:p>
          <w:p w14:paraId="68F7D932" w14:textId="34F42210"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p w14:paraId="3D5CB399" w14:textId="2E89DFE9"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tc>
        <w:tc>
          <w:tcPr>
            <w:tcW w:w="1968" w:type="dxa"/>
          </w:tcPr>
          <w:p w14:paraId="6D11F4ED" w14:textId="77777777"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w:t>
            </w:r>
          </w:p>
          <w:p w14:paraId="1C316A51" w14:textId="497C3BAD"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 xml:space="preserve">nd </w:t>
            </w:r>
          </w:p>
          <w:p w14:paraId="57A5807A" w14:textId="770D04C0"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
          <w:p w14:paraId="1555AB44" w14:textId="77777777" w:rsidR="000D6EE6" w:rsidRPr="00CF7EE0" w:rsidRDefault="000D6EE6" w:rsidP="000F0E11">
            <w:pPr>
              <w:rPr>
                <w:rFonts w:ascii="Times New Roman" w:eastAsia="楷体" w:hAnsi="Times New Roman" w:cs="Times New Roman"/>
                <w:b/>
                <w:bCs/>
                <w:sz w:val="22"/>
                <w:szCs w:val="24"/>
              </w:rPr>
            </w:pPr>
          </w:p>
          <w:p w14:paraId="701A5DB7" w14:textId="1599ADAA" w:rsidR="000D6EE6" w:rsidRPr="00CF7EE0" w:rsidRDefault="000D6EE6" w:rsidP="000F0E11">
            <w:pPr>
              <w:rPr>
                <w:rFonts w:ascii="Times New Roman" w:eastAsia="楷体" w:hAnsi="Times New Roman" w:cs="Times New Roman"/>
                <w:b/>
                <w:bCs/>
                <w:sz w:val="22"/>
                <w:szCs w:val="24"/>
              </w:rPr>
            </w:pPr>
            <w:proofErr w:type="gramStart"/>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bCs/>
                <w:sz w:val="22"/>
                <w:szCs w:val="24"/>
              </w:rPr>
              <w:t xml:space="preserve">  </w:t>
            </w: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roofErr w:type="gramEnd"/>
          </w:p>
          <w:p w14:paraId="551DE4A2" w14:textId="77777777" w:rsidR="000D6EE6" w:rsidRPr="00CF7EE0" w:rsidRDefault="000D6EE6" w:rsidP="000F0E11">
            <w:pPr>
              <w:rPr>
                <w:rFonts w:ascii="Times New Roman" w:eastAsia="楷体" w:hAnsi="Times New Roman" w:cs="Times New Roman"/>
                <w:b/>
                <w:bCs/>
                <w:sz w:val="22"/>
                <w:szCs w:val="24"/>
              </w:rPr>
            </w:pPr>
          </w:p>
          <w:p w14:paraId="7E4983C9" w14:textId="77777777" w:rsidR="000D6EE6" w:rsidRPr="00CF7EE0" w:rsidRDefault="000D6EE6" w:rsidP="000F0E11">
            <w:pPr>
              <w:rPr>
                <w:rFonts w:ascii="Times New Roman" w:eastAsia="楷体" w:hAnsi="Times New Roman" w:cs="Times New Roman"/>
                <w:b/>
                <w:bCs/>
                <w:sz w:val="22"/>
                <w:szCs w:val="24"/>
              </w:rPr>
            </w:pPr>
          </w:p>
          <w:p w14:paraId="66832C2A" w14:textId="77777777" w:rsidR="00AF133B" w:rsidRPr="00CF7EE0" w:rsidRDefault="00AF133B" w:rsidP="00AF133B">
            <w:pPr>
              <w:rPr>
                <w:rFonts w:ascii="Times New Roman" w:eastAsia="楷体" w:hAnsi="Times New Roman" w:cs="Times New Roman"/>
                <w:b/>
                <w:bCs/>
                <w:sz w:val="22"/>
                <w:szCs w:val="24"/>
              </w:rPr>
            </w:pPr>
            <w:proofErr w:type="gramStart"/>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bCs/>
                <w:sz w:val="22"/>
                <w:szCs w:val="24"/>
              </w:rPr>
              <w:t xml:space="preserve">  </w:t>
            </w: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roofErr w:type="gramEnd"/>
          </w:p>
          <w:p w14:paraId="51424297" w14:textId="77777777" w:rsidR="00AF133B" w:rsidRPr="00CF7EE0" w:rsidRDefault="00AF133B" w:rsidP="00AF133B">
            <w:pPr>
              <w:rPr>
                <w:rFonts w:ascii="Times New Roman" w:eastAsia="楷体" w:hAnsi="Times New Roman" w:cs="Times New Roman"/>
                <w:b/>
                <w:bCs/>
                <w:sz w:val="22"/>
                <w:szCs w:val="24"/>
              </w:rPr>
            </w:pPr>
            <w:proofErr w:type="gramStart"/>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bCs/>
                <w:sz w:val="22"/>
                <w:szCs w:val="24"/>
              </w:rPr>
              <w:t xml:space="preserve">  </w:t>
            </w: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roofErr w:type="gramEnd"/>
          </w:p>
          <w:p w14:paraId="623949D2" w14:textId="77777777" w:rsidR="000D6EE6" w:rsidRPr="00CF7EE0" w:rsidRDefault="000D6EE6" w:rsidP="000F0E11">
            <w:pPr>
              <w:rPr>
                <w:rFonts w:ascii="Times New Roman" w:eastAsia="楷体" w:hAnsi="Times New Roman" w:cs="Times New Roman"/>
                <w:b/>
                <w:bCs/>
                <w:sz w:val="22"/>
                <w:szCs w:val="24"/>
              </w:rPr>
            </w:pPr>
          </w:p>
          <w:p w14:paraId="32F1CACD" w14:textId="526DAC4B" w:rsidR="00AF133B" w:rsidRPr="00CF7EE0" w:rsidRDefault="00AF133B" w:rsidP="00AF133B">
            <w:pPr>
              <w:rPr>
                <w:rFonts w:ascii="Times New Roman" w:eastAsia="楷体" w:hAnsi="Times New Roman" w:cs="Times New Roman"/>
                <w:b/>
                <w:bCs/>
                <w:sz w:val="22"/>
                <w:szCs w:val="24"/>
              </w:rPr>
            </w:pPr>
            <w:proofErr w:type="gramStart"/>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 xml:space="preserve">lse  </w:t>
            </w:r>
            <w:r w:rsidRPr="00CF7EE0">
              <w:rPr>
                <w:rFonts w:ascii="Times New Roman" w:eastAsia="楷体" w:hAnsi="Times New Roman" w:cs="Times New Roman" w:hint="eastAsia"/>
                <w:b/>
                <w:bCs/>
                <w:sz w:val="22"/>
                <w:szCs w:val="24"/>
              </w:rPr>
              <w:t>;</w:t>
            </w:r>
            <w:proofErr w:type="gramEnd"/>
            <w:r w:rsidRPr="00CF7EE0">
              <w:rPr>
                <w:rFonts w:ascii="Times New Roman" w:eastAsia="楷体" w:hAnsi="Times New Roman" w:cs="Times New Roman"/>
                <w:b/>
                <w:bCs/>
                <w:sz w:val="22"/>
                <w:szCs w:val="24"/>
              </w:rPr>
              <w:t xml:space="preserve">  </w:t>
            </w: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
          <w:p w14:paraId="7064B114" w14:textId="547799C1" w:rsidR="000D6EE6"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p w14:paraId="2862CCA0" w14:textId="37CAD8C3" w:rsidR="000D6EE6" w:rsidRPr="00CF7EE0" w:rsidRDefault="000D6EE6" w:rsidP="000F0E11">
            <w:pPr>
              <w:rPr>
                <w:rFonts w:ascii="Times New Roman" w:eastAsia="楷体" w:hAnsi="Times New Roman" w:cs="Times New Roman"/>
                <w:b/>
                <w:bCs/>
                <w:sz w:val="22"/>
                <w:szCs w:val="24"/>
              </w:rPr>
            </w:pPr>
          </w:p>
        </w:tc>
        <w:tc>
          <w:tcPr>
            <w:tcW w:w="1968" w:type="dxa"/>
          </w:tcPr>
          <w:p w14:paraId="50162D13" w14:textId="77777777" w:rsidR="000D6EE6" w:rsidRPr="00CF7EE0" w:rsidRDefault="000D6EE6"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b</w:t>
            </w:r>
            <w:r w:rsidRPr="00CF7EE0">
              <w:rPr>
                <w:rFonts w:ascii="Times New Roman" w:eastAsia="楷体" w:hAnsi="Times New Roman" w:cs="Times New Roman"/>
                <w:b/>
                <w:bCs/>
                <w:sz w:val="22"/>
                <w:szCs w:val="24"/>
              </w:rPr>
              <w:t>egin</w:t>
            </w:r>
          </w:p>
          <w:p w14:paraId="3FEA5372" w14:textId="77777777" w:rsidR="00AF133B" w:rsidRPr="00CF7EE0" w:rsidRDefault="00AF133B"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r w:rsidRPr="00CF7EE0">
              <w:rPr>
                <w:rFonts w:ascii="Times New Roman" w:eastAsia="楷体" w:hAnsi="Times New Roman" w:cs="Times New Roman"/>
                <w:b/>
                <w:bCs/>
                <w:sz w:val="22"/>
                <w:szCs w:val="24"/>
              </w:rPr>
              <w:t>, if</w:t>
            </w:r>
          </w:p>
          <w:p w14:paraId="1A976AEB" w14:textId="1B901DF9"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w:t>
            </w:r>
          </w:p>
          <w:p w14:paraId="5AE27691" w14:textId="28A7B7C2"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
          <w:p w14:paraId="34188FA3" w14:textId="45415EC6"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p w14:paraId="38DF89B1" w14:textId="0E8950F0"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p w14:paraId="35BAF999" w14:textId="44F2D124"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p w14:paraId="4634D952" w14:textId="7D92B58C"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p w14:paraId="72557C2F" w14:textId="77777777" w:rsidR="00AF133B" w:rsidRPr="00CF7EE0" w:rsidRDefault="00AF133B" w:rsidP="00AF133B">
            <w:pPr>
              <w:rPr>
                <w:rFonts w:ascii="Times New Roman" w:eastAsia="楷体" w:hAnsi="Times New Roman" w:cs="Times New Roman"/>
                <w:b/>
                <w:bCs/>
                <w:sz w:val="22"/>
                <w:szCs w:val="24"/>
              </w:rPr>
            </w:pPr>
            <w:proofErr w:type="gramStart"/>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bCs/>
                <w:sz w:val="22"/>
                <w:szCs w:val="24"/>
              </w:rPr>
              <w:t xml:space="preserve">  </w:t>
            </w: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roofErr w:type="gramEnd"/>
          </w:p>
          <w:p w14:paraId="3AE6B63F" w14:textId="54F84FB1"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lse</w:t>
            </w:r>
          </w:p>
          <w:p w14:paraId="0D51878C" w14:textId="77777777"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p w14:paraId="7C9F4916" w14:textId="55846227" w:rsidR="00AF133B" w:rsidRPr="00CF7EE0" w:rsidRDefault="00AF133B" w:rsidP="000F0E11">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tc>
      </w:tr>
    </w:tbl>
    <w:p w14:paraId="352B6B31" w14:textId="77777777" w:rsidR="0085258C" w:rsidRPr="000D6EE6" w:rsidRDefault="0085258C" w:rsidP="000F0E11">
      <w:pPr>
        <w:rPr>
          <w:rFonts w:ascii="Times New Roman" w:eastAsia="楷体" w:hAnsi="Times New Roman" w:cs="Times New Roman"/>
          <w:b/>
          <w:bCs/>
          <w:sz w:val="22"/>
          <w:szCs w:val="24"/>
        </w:rPr>
      </w:pPr>
    </w:p>
    <w:p w14:paraId="7FAD81A7" w14:textId="761FD775" w:rsidR="000F0E11" w:rsidRPr="00CF7EE0" w:rsidRDefault="00AF133B" w:rsidP="00AF133B">
      <w:pPr>
        <w:ind w:firstLineChars="176" w:firstLine="389"/>
        <w:rPr>
          <w:rFonts w:ascii="Times New Roman" w:eastAsia="楷体" w:hAnsi="Times New Roman" w:cs="Times New Roman"/>
          <w:b/>
          <w:sz w:val="22"/>
          <w:szCs w:val="24"/>
        </w:rPr>
      </w:pPr>
      <w:r w:rsidRPr="00CF7EE0">
        <w:rPr>
          <w:rFonts w:ascii="Times New Roman" w:eastAsia="楷体" w:hAnsi="Times New Roman" w:cs="Times New Roman"/>
          <w:b/>
          <w:bCs/>
          <w:sz w:val="22"/>
          <w:szCs w:val="24"/>
        </w:rPr>
        <w:t>S</w:t>
      </w:r>
      <w:r w:rsidRPr="00CF7EE0">
        <w:rPr>
          <w:rFonts w:ascii="Times New Roman" w:eastAsia="楷体" w:hAnsi="Times New Roman" w:cs="Times New Roman" w:hint="eastAsia"/>
          <w:b/>
          <w:bCs/>
          <w:sz w:val="22"/>
          <w:szCs w:val="24"/>
        </w:rPr>
        <w:t>elect</w:t>
      </w:r>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sz w:val="24"/>
          <w:szCs w:val="24"/>
        </w:rPr>
        <w:t>L</w:t>
      </w:r>
      <w:proofErr w:type="gramStart"/>
      <w:r w:rsidRPr="00CF7EE0">
        <w:rPr>
          <w:rFonts w:ascii="Times New Roman" w:eastAsia="楷体" w:hAnsi="Times New Roman" w:cs="Times New Roman"/>
          <w:b/>
          <w:sz w:val="24"/>
          <w:szCs w:val="24"/>
        </w:rPr>
        <w:t>’</w:t>
      </w:r>
      <w:proofErr w:type="gramEnd"/>
      <w:r w:rsidRPr="00CF7EE0">
        <w:rPr>
          <w:rFonts w:ascii="Times New Roman" w:eastAsia="楷体" w:hAnsi="Times New Roman" w:cs="Times New Roman"/>
          <w:b/>
          <w:sz w:val="24"/>
          <w:szCs w:val="24"/>
        </w:rPr>
        <w:t>→;SL</w:t>
      </w:r>
      <w:proofErr w:type="gramStart"/>
      <w:r w:rsidRPr="00CF7EE0">
        <w:rPr>
          <w:rFonts w:ascii="Times New Roman" w:eastAsia="楷体" w:hAnsi="Times New Roman" w:cs="Times New Roman"/>
          <w:b/>
          <w:sz w:val="24"/>
          <w:szCs w:val="24"/>
        </w:rPr>
        <w:t>’</w:t>
      </w:r>
      <w:proofErr w:type="gramEnd"/>
      <w:r w:rsidRPr="00CF7EE0">
        <w:rPr>
          <w:rFonts w:ascii="Times New Roman" w:eastAsia="楷体" w:hAnsi="Times New Roman" w:cs="Times New Roman" w:hint="eastAsia"/>
          <w:b/>
          <w:bCs/>
          <w:sz w:val="22"/>
          <w:szCs w:val="24"/>
        </w:rPr>
        <w:t>）</w:t>
      </w:r>
      <m:oMath>
        <m:r>
          <m:rPr>
            <m:sty m:val="bi"/>
          </m:rPr>
          <w:rPr>
            <w:rFonts w:ascii="Cambria Math" w:eastAsia="楷体" w:hAnsi="Cambria Math" w:cs="Times New Roman"/>
            <w:sz w:val="22"/>
            <w:szCs w:val="24"/>
          </w:rPr>
          <m:t>∩</m:t>
        </m:r>
      </m:oMath>
      <w:r w:rsidRPr="00CF7EE0">
        <w:rPr>
          <w:rFonts w:ascii="Times New Roman" w:eastAsia="楷体" w:hAnsi="Times New Roman" w:cs="Times New Roman" w:hint="eastAsia"/>
          <w:b/>
          <w:sz w:val="22"/>
          <w:szCs w:val="24"/>
        </w:rPr>
        <w:t xml:space="preserve"> </w:t>
      </w:r>
      <w:r w:rsidRPr="00CF7EE0">
        <w:rPr>
          <w:rFonts w:ascii="Times New Roman" w:eastAsia="楷体" w:hAnsi="Times New Roman" w:cs="Times New Roman"/>
          <w:b/>
          <w:bCs/>
          <w:sz w:val="22"/>
          <w:szCs w:val="24"/>
        </w:rPr>
        <w:t>S</w:t>
      </w:r>
      <w:r w:rsidRPr="00CF7EE0">
        <w:rPr>
          <w:rFonts w:ascii="Times New Roman" w:eastAsia="楷体" w:hAnsi="Times New Roman" w:cs="Times New Roman" w:hint="eastAsia"/>
          <w:b/>
          <w:bCs/>
          <w:sz w:val="22"/>
          <w:szCs w:val="24"/>
        </w:rPr>
        <w:t>elect</w:t>
      </w:r>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sz w:val="24"/>
          <w:szCs w:val="24"/>
        </w:rPr>
        <w:t>L</w:t>
      </w:r>
      <w:proofErr w:type="gramStart"/>
      <w:r w:rsidRPr="00CF7EE0">
        <w:rPr>
          <w:rFonts w:ascii="Times New Roman" w:eastAsia="楷体" w:hAnsi="Times New Roman" w:cs="Times New Roman"/>
          <w:b/>
          <w:sz w:val="24"/>
          <w:szCs w:val="24"/>
        </w:rPr>
        <w:t>’</w:t>
      </w:r>
      <w:proofErr w:type="gramEnd"/>
      <w:r w:rsidRPr="00CF7EE0">
        <w:rPr>
          <w:rFonts w:ascii="Times New Roman" w:eastAsia="楷体" w:hAnsi="Times New Roman" w:cs="Times New Roman"/>
          <w:b/>
          <w:sz w:val="24"/>
          <w:szCs w:val="24"/>
        </w:rPr>
        <w:t>→</w:t>
      </w:r>
      <w:r w:rsidRPr="00CF7EE0">
        <w:rPr>
          <w:rFonts w:ascii="Cambria Math" w:eastAsia="楷体" w:hAnsi="Cambria Math" w:cs="Times New Roman"/>
          <w:b/>
          <w:i/>
          <w:sz w:val="22"/>
          <w:szCs w:val="24"/>
        </w:rPr>
        <w:t xml:space="preserve"> </w:t>
      </w:r>
      <m:oMath>
        <m:r>
          <m:rPr>
            <m:sty m:val="bi"/>
          </m:rPr>
          <w:rPr>
            <w:rFonts w:ascii="Cambria Math" w:eastAsia="楷体" w:hAnsi="Cambria Math" w:cs="Times New Roman"/>
            <w:sz w:val="22"/>
            <w:szCs w:val="24"/>
          </w:rPr>
          <m:t>ε</m:t>
        </m:r>
      </m:oMath>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hint="eastAsia"/>
          <w:b/>
          <w:bCs/>
          <w:sz w:val="22"/>
          <w:szCs w:val="24"/>
        </w:rPr>
        <w:t>=</w:t>
      </w:r>
      <m:oMath>
        <m:r>
          <m:rPr>
            <m:sty m:val="bi"/>
          </m:rPr>
          <w:rPr>
            <w:rFonts w:ascii="Cambria Math" w:eastAsia="楷体" w:hAnsi="Cambria Math" w:cs="Times New Roman"/>
            <w:sz w:val="22"/>
            <w:szCs w:val="24"/>
          </w:rPr>
          <m:t>∅</m:t>
        </m:r>
      </m:oMath>
    </w:p>
    <w:p w14:paraId="334A317E" w14:textId="28B0832F" w:rsidR="00AF133B" w:rsidRPr="00CF7EE0" w:rsidRDefault="00AF133B" w:rsidP="00AF133B">
      <w:pPr>
        <w:ind w:firstLineChars="176" w:firstLine="389"/>
        <w:rPr>
          <w:rFonts w:ascii="Times New Roman" w:eastAsia="楷体" w:hAnsi="Times New Roman" w:cs="Times New Roman"/>
          <w:b/>
          <w:sz w:val="22"/>
          <w:szCs w:val="24"/>
        </w:rPr>
      </w:pPr>
      <w:r w:rsidRPr="00CF7EE0">
        <w:rPr>
          <w:rFonts w:ascii="Times New Roman" w:eastAsia="楷体" w:hAnsi="Times New Roman" w:cs="Times New Roman"/>
          <w:b/>
          <w:bCs/>
          <w:sz w:val="22"/>
          <w:szCs w:val="24"/>
        </w:rPr>
        <w:t>S</w:t>
      </w:r>
      <w:r w:rsidRPr="00CF7EE0">
        <w:rPr>
          <w:rFonts w:ascii="Times New Roman" w:eastAsia="楷体" w:hAnsi="Times New Roman" w:cs="Times New Roman" w:hint="eastAsia"/>
          <w:b/>
          <w:bCs/>
          <w:sz w:val="22"/>
          <w:szCs w:val="24"/>
        </w:rPr>
        <w:t>elect</w:t>
      </w:r>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b/>
          <w:sz w:val="24"/>
          <w:szCs w:val="24"/>
        </w:rPr>
        <w:t>F</w:t>
      </w:r>
      <w:proofErr w:type="gramStart"/>
      <w:r w:rsidRPr="00CF7EE0">
        <w:rPr>
          <w:rFonts w:ascii="Times New Roman" w:eastAsia="楷体" w:hAnsi="Times New Roman" w:cs="Times New Roman"/>
          <w:b/>
          <w:sz w:val="24"/>
          <w:szCs w:val="24"/>
        </w:rPr>
        <w:t>’</w:t>
      </w:r>
      <w:proofErr w:type="gramEnd"/>
      <w:r w:rsidRPr="00CF7EE0">
        <w:rPr>
          <w:rFonts w:ascii="Times New Roman" w:eastAsia="楷体" w:hAnsi="Times New Roman" w:cs="Times New Roman"/>
          <w:b/>
          <w:sz w:val="24"/>
          <w:szCs w:val="24"/>
        </w:rPr>
        <w:t>→ else S</w:t>
      </w:r>
      <w:r w:rsidRPr="00CF7EE0">
        <w:rPr>
          <w:rFonts w:ascii="Times New Roman" w:eastAsia="楷体" w:hAnsi="Times New Roman" w:cs="Times New Roman" w:hint="eastAsia"/>
          <w:b/>
          <w:bCs/>
          <w:sz w:val="22"/>
          <w:szCs w:val="24"/>
        </w:rPr>
        <w:t>）</w:t>
      </w:r>
      <m:oMath>
        <m:r>
          <m:rPr>
            <m:sty m:val="bi"/>
          </m:rPr>
          <w:rPr>
            <w:rFonts w:ascii="Cambria Math" w:eastAsia="楷体" w:hAnsi="Cambria Math" w:cs="Times New Roman"/>
            <w:sz w:val="22"/>
            <w:szCs w:val="24"/>
          </w:rPr>
          <m:t>∩</m:t>
        </m:r>
      </m:oMath>
      <w:r w:rsidRPr="00CF7EE0">
        <w:rPr>
          <w:rFonts w:ascii="Times New Roman" w:eastAsia="楷体" w:hAnsi="Times New Roman" w:cs="Times New Roman" w:hint="eastAsia"/>
          <w:b/>
          <w:sz w:val="22"/>
          <w:szCs w:val="24"/>
        </w:rPr>
        <w:t xml:space="preserve"> </w:t>
      </w:r>
      <w:r w:rsidRPr="00CF7EE0">
        <w:rPr>
          <w:rFonts w:ascii="Times New Roman" w:eastAsia="楷体" w:hAnsi="Times New Roman" w:cs="Times New Roman"/>
          <w:b/>
          <w:bCs/>
          <w:sz w:val="22"/>
          <w:szCs w:val="24"/>
        </w:rPr>
        <w:t>S</w:t>
      </w:r>
      <w:r w:rsidRPr="00CF7EE0">
        <w:rPr>
          <w:rFonts w:ascii="Times New Roman" w:eastAsia="楷体" w:hAnsi="Times New Roman" w:cs="Times New Roman" w:hint="eastAsia"/>
          <w:b/>
          <w:bCs/>
          <w:sz w:val="22"/>
          <w:szCs w:val="24"/>
        </w:rPr>
        <w:t>elect</w:t>
      </w:r>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hint="eastAsia"/>
          <w:b/>
          <w:sz w:val="24"/>
          <w:szCs w:val="24"/>
        </w:rPr>
        <w:t>F</w:t>
      </w:r>
      <w:proofErr w:type="gramStart"/>
      <w:r w:rsidRPr="00CF7EE0">
        <w:rPr>
          <w:rFonts w:ascii="Times New Roman" w:eastAsia="楷体" w:hAnsi="Times New Roman" w:cs="Times New Roman"/>
          <w:b/>
          <w:sz w:val="24"/>
          <w:szCs w:val="24"/>
        </w:rPr>
        <w:t>’</w:t>
      </w:r>
      <w:proofErr w:type="gramEnd"/>
      <w:r w:rsidRPr="00CF7EE0">
        <w:rPr>
          <w:rFonts w:ascii="Times New Roman" w:eastAsia="楷体" w:hAnsi="Times New Roman" w:cs="Times New Roman"/>
          <w:b/>
          <w:sz w:val="24"/>
          <w:szCs w:val="24"/>
        </w:rPr>
        <w:t>→</w:t>
      </w:r>
      <w:r w:rsidRPr="00CF7EE0">
        <w:rPr>
          <w:rFonts w:ascii="Cambria Math" w:eastAsia="楷体" w:hAnsi="Cambria Math" w:cs="Times New Roman"/>
          <w:b/>
          <w:i/>
          <w:sz w:val="22"/>
          <w:szCs w:val="24"/>
        </w:rPr>
        <w:t xml:space="preserve"> </w:t>
      </w:r>
      <m:oMath>
        <m:r>
          <m:rPr>
            <m:sty m:val="bi"/>
          </m:rPr>
          <w:rPr>
            <w:rFonts w:ascii="Cambria Math" w:eastAsia="楷体" w:hAnsi="Cambria Math" w:cs="Times New Roman"/>
            <w:sz w:val="22"/>
            <w:szCs w:val="24"/>
          </w:rPr>
          <m:t>ε</m:t>
        </m:r>
      </m:oMath>
      <w:r w:rsidRPr="00CF7EE0">
        <w:rPr>
          <w:rFonts w:ascii="Times New Roman" w:eastAsia="楷体" w:hAnsi="Times New Roman" w:cs="Times New Roman" w:hint="eastAsia"/>
          <w:b/>
          <w:bCs/>
          <w:sz w:val="22"/>
          <w:szCs w:val="24"/>
        </w:rPr>
        <w:t>）</w:t>
      </w:r>
      <w:r w:rsidRPr="00CF7EE0">
        <w:rPr>
          <w:rFonts w:ascii="Times New Roman" w:eastAsia="楷体" w:hAnsi="Times New Roman" w:cs="Times New Roman" w:hint="eastAsia"/>
          <w:b/>
          <w:bCs/>
          <w:sz w:val="22"/>
          <w:szCs w:val="24"/>
        </w:rPr>
        <w:t>=</w:t>
      </w:r>
      <m:oMath>
        <m:r>
          <m:rPr>
            <m:sty m:val="bi"/>
          </m:rPr>
          <w:rPr>
            <w:rFonts w:ascii="Cambria Math" w:eastAsia="楷体" w:hAnsi="Cambria Math" w:cs="Times New Roman"/>
            <w:sz w:val="22"/>
            <w:szCs w:val="24"/>
          </w:rPr>
          <m:t>∅</m:t>
        </m:r>
      </m:oMath>
    </w:p>
    <w:p w14:paraId="25279F94" w14:textId="382981BA" w:rsidR="00AF133B" w:rsidRDefault="00AF133B" w:rsidP="00AF133B">
      <w:pPr>
        <w:rPr>
          <w:rFonts w:ascii="Times New Roman" w:eastAsia="楷体" w:hAnsi="Times New Roman" w:cs="Times New Roman"/>
          <w:b/>
          <w:bCs/>
          <w:sz w:val="22"/>
          <w:szCs w:val="24"/>
        </w:rPr>
      </w:pPr>
      <w:r>
        <w:rPr>
          <w:rFonts w:ascii="Times New Roman" w:eastAsia="楷体" w:hAnsi="Times New Roman" w:cs="Times New Roman" w:hint="eastAsia"/>
          <w:b/>
          <w:bCs/>
          <w:sz w:val="22"/>
          <w:szCs w:val="24"/>
        </w:rPr>
        <w:t>所以该文法是</w:t>
      </w:r>
      <w:r>
        <w:rPr>
          <w:rFonts w:ascii="Times New Roman" w:eastAsia="楷体" w:hAnsi="Times New Roman" w:cs="Times New Roman" w:hint="eastAsia"/>
          <w:b/>
          <w:bCs/>
          <w:sz w:val="22"/>
          <w:szCs w:val="24"/>
        </w:rPr>
        <w:t>LL</w:t>
      </w:r>
      <w:r>
        <w:rPr>
          <w:rFonts w:ascii="Times New Roman" w:eastAsia="楷体" w:hAnsi="Times New Roman" w:cs="Times New Roman" w:hint="eastAsia"/>
          <w:b/>
          <w:bCs/>
          <w:sz w:val="22"/>
          <w:szCs w:val="24"/>
        </w:rPr>
        <w:t>（</w:t>
      </w:r>
      <w:r>
        <w:rPr>
          <w:rFonts w:ascii="Times New Roman" w:eastAsia="楷体" w:hAnsi="Times New Roman" w:cs="Times New Roman" w:hint="eastAsia"/>
          <w:b/>
          <w:bCs/>
          <w:sz w:val="22"/>
          <w:szCs w:val="24"/>
        </w:rPr>
        <w:t>1</w:t>
      </w:r>
      <w:r>
        <w:rPr>
          <w:rFonts w:ascii="Times New Roman" w:eastAsia="楷体" w:hAnsi="Times New Roman" w:cs="Times New Roman" w:hint="eastAsia"/>
          <w:b/>
          <w:bCs/>
          <w:sz w:val="22"/>
          <w:szCs w:val="24"/>
        </w:rPr>
        <w:t>）文法。</w:t>
      </w:r>
    </w:p>
    <w:tbl>
      <w:tblPr>
        <w:tblStyle w:val="a7"/>
        <w:tblW w:w="0" w:type="auto"/>
        <w:tblLook w:val="04A0" w:firstRow="1" w:lastRow="0" w:firstColumn="1" w:lastColumn="0" w:noHBand="0" w:noVBand="1"/>
      </w:tblPr>
      <w:tblGrid>
        <w:gridCol w:w="921"/>
        <w:gridCol w:w="921"/>
        <w:gridCol w:w="922"/>
        <w:gridCol w:w="922"/>
        <w:gridCol w:w="922"/>
        <w:gridCol w:w="922"/>
        <w:gridCol w:w="922"/>
        <w:gridCol w:w="922"/>
        <w:gridCol w:w="922"/>
      </w:tblGrid>
      <w:tr w:rsidR="00CF7EE0" w:rsidRPr="00CF7EE0" w14:paraId="54A00070" w14:textId="77777777" w:rsidTr="00CF7EE0">
        <w:tc>
          <w:tcPr>
            <w:tcW w:w="921" w:type="dxa"/>
          </w:tcPr>
          <w:p w14:paraId="5C99676E" w14:textId="77777777" w:rsidR="004A56EA" w:rsidRPr="00CF7EE0" w:rsidRDefault="004A56EA" w:rsidP="00AF133B">
            <w:pPr>
              <w:rPr>
                <w:rFonts w:ascii="Times New Roman" w:eastAsia="楷体" w:hAnsi="Times New Roman" w:cs="Times New Roman"/>
                <w:b/>
                <w:bCs/>
                <w:sz w:val="22"/>
                <w:szCs w:val="24"/>
              </w:rPr>
            </w:pPr>
          </w:p>
        </w:tc>
        <w:tc>
          <w:tcPr>
            <w:tcW w:w="921" w:type="dxa"/>
          </w:tcPr>
          <w:p w14:paraId="0421E046" w14:textId="2F41D73F"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b</w:t>
            </w:r>
            <w:r w:rsidRPr="00CF7EE0">
              <w:rPr>
                <w:rFonts w:ascii="Times New Roman" w:eastAsia="楷体" w:hAnsi="Times New Roman" w:cs="Times New Roman"/>
                <w:b/>
                <w:bCs/>
                <w:sz w:val="22"/>
                <w:szCs w:val="24"/>
              </w:rPr>
              <w:t>egin</w:t>
            </w:r>
          </w:p>
        </w:tc>
        <w:tc>
          <w:tcPr>
            <w:tcW w:w="922" w:type="dxa"/>
          </w:tcPr>
          <w:p w14:paraId="22A593D4" w14:textId="7BADF371"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nd</w:t>
            </w:r>
          </w:p>
        </w:tc>
        <w:tc>
          <w:tcPr>
            <w:tcW w:w="922" w:type="dxa"/>
          </w:tcPr>
          <w:p w14:paraId="452500E9" w14:textId="38E46A89"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r w:rsidRPr="00CF7EE0">
              <w:rPr>
                <w:rFonts w:ascii="Times New Roman" w:eastAsia="楷体" w:hAnsi="Times New Roman" w:cs="Times New Roman"/>
                <w:b/>
                <w:bCs/>
                <w:sz w:val="22"/>
                <w:szCs w:val="24"/>
              </w:rPr>
              <w:t>f</w:t>
            </w:r>
          </w:p>
        </w:tc>
        <w:tc>
          <w:tcPr>
            <w:tcW w:w="922" w:type="dxa"/>
          </w:tcPr>
          <w:p w14:paraId="37A0BCC4" w14:textId="26C1CBF9"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t</w:t>
            </w:r>
            <w:r w:rsidRPr="00CF7EE0">
              <w:rPr>
                <w:rFonts w:ascii="Times New Roman" w:eastAsia="楷体" w:hAnsi="Times New Roman" w:cs="Times New Roman"/>
                <w:b/>
                <w:bCs/>
                <w:sz w:val="22"/>
                <w:szCs w:val="24"/>
              </w:rPr>
              <w:t>hen</w:t>
            </w:r>
          </w:p>
        </w:tc>
        <w:tc>
          <w:tcPr>
            <w:tcW w:w="922" w:type="dxa"/>
          </w:tcPr>
          <w:p w14:paraId="2C76880A" w14:textId="7A2BBD12"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e</w:t>
            </w:r>
            <w:r w:rsidRPr="00CF7EE0">
              <w:rPr>
                <w:rFonts w:ascii="Times New Roman" w:eastAsia="楷体" w:hAnsi="Times New Roman" w:cs="Times New Roman"/>
                <w:b/>
                <w:bCs/>
                <w:sz w:val="22"/>
                <w:szCs w:val="24"/>
              </w:rPr>
              <w:t>lse</w:t>
            </w:r>
          </w:p>
        </w:tc>
        <w:tc>
          <w:tcPr>
            <w:tcW w:w="922" w:type="dxa"/>
          </w:tcPr>
          <w:p w14:paraId="5A4DC37E" w14:textId="7B015226"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tc>
        <w:tc>
          <w:tcPr>
            <w:tcW w:w="922" w:type="dxa"/>
          </w:tcPr>
          <w:p w14:paraId="7451AD22" w14:textId="65B82E5B"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
                <w:bCs/>
                <w:sz w:val="22"/>
                <w:szCs w:val="24"/>
              </w:rPr>
              <w:t>;</w:t>
            </w:r>
          </w:p>
        </w:tc>
        <w:tc>
          <w:tcPr>
            <w:tcW w:w="922" w:type="dxa"/>
          </w:tcPr>
          <w:p w14:paraId="7C6BF4EC" w14:textId="7030C8FE"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w:t>
            </w:r>
          </w:p>
        </w:tc>
      </w:tr>
      <w:tr w:rsidR="00CF7EE0" w:rsidRPr="00CF7EE0" w14:paraId="39887EC8" w14:textId="77777777" w:rsidTr="00CF7EE0">
        <w:tc>
          <w:tcPr>
            <w:tcW w:w="921" w:type="dxa"/>
          </w:tcPr>
          <w:p w14:paraId="193DA886" w14:textId="0AB09B15"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P</w:t>
            </w:r>
          </w:p>
        </w:tc>
        <w:tc>
          <w:tcPr>
            <w:tcW w:w="921" w:type="dxa"/>
          </w:tcPr>
          <w:p w14:paraId="6D76DC5E" w14:textId="2FB34386"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Cs/>
                <w:sz w:val="24"/>
                <w:szCs w:val="24"/>
              </w:rPr>
              <w:t xml:space="preserve">begin </w:t>
            </w:r>
            <w:r w:rsidRPr="00CF7EE0">
              <w:rPr>
                <w:rFonts w:ascii="Times New Roman" w:eastAsia="楷体" w:hAnsi="Times New Roman" w:cs="Times New Roman"/>
                <w:b/>
                <w:sz w:val="24"/>
                <w:szCs w:val="24"/>
              </w:rPr>
              <w:t xml:space="preserve">L </w:t>
            </w:r>
            <w:r w:rsidRPr="00CF7EE0">
              <w:rPr>
                <w:rFonts w:ascii="Times New Roman" w:eastAsia="楷体" w:hAnsi="Times New Roman" w:cs="Times New Roman"/>
                <w:bCs/>
                <w:sz w:val="24"/>
                <w:szCs w:val="24"/>
              </w:rPr>
              <w:t>end</w:t>
            </w:r>
          </w:p>
        </w:tc>
        <w:tc>
          <w:tcPr>
            <w:tcW w:w="922" w:type="dxa"/>
          </w:tcPr>
          <w:p w14:paraId="03F0EB21"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4C78F088"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56B07D4D"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4BC3E264"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4D0F3FD"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4F2D0CB2"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E4CF610"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0C2298A5" w14:textId="77777777" w:rsidTr="00CF7EE0">
        <w:tc>
          <w:tcPr>
            <w:tcW w:w="921" w:type="dxa"/>
          </w:tcPr>
          <w:p w14:paraId="4474969F" w14:textId="0AFD8905"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L</w:t>
            </w:r>
          </w:p>
        </w:tc>
        <w:tc>
          <w:tcPr>
            <w:tcW w:w="921" w:type="dxa"/>
          </w:tcPr>
          <w:p w14:paraId="47C3350B"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6D6B453"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15D09904" w14:textId="78513AED"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SL’</w:t>
            </w:r>
          </w:p>
        </w:tc>
        <w:tc>
          <w:tcPr>
            <w:tcW w:w="922" w:type="dxa"/>
          </w:tcPr>
          <w:p w14:paraId="7E8ADF27"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09FDDEB"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01158DE" w14:textId="5F4E983F"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SL’</w:t>
            </w:r>
          </w:p>
        </w:tc>
        <w:tc>
          <w:tcPr>
            <w:tcW w:w="922" w:type="dxa"/>
          </w:tcPr>
          <w:p w14:paraId="348ADD9E"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4E64CD3E"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3BE83248" w14:textId="77777777" w:rsidTr="00CF7EE0">
        <w:tc>
          <w:tcPr>
            <w:tcW w:w="921" w:type="dxa"/>
          </w:tcPr>
          <w:p w14:paraId="2646B29B" w14:textId="78DEE429"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L</w:t>
            </w:r>
            <w:r w:rsidRPr="00CF7EE0">
              <w:rPr>
                <w:rFonts w:ascii="Times New Roman" w:eastAsia="楷体" w:hAnsi="Times New Roman" w:cs="Times New Roman"/>
                <w:b/>
                <w:bCs/>
                <w:sz w:val="22"/>
                <w:szCs w:val="24"/>
              </w:rPr>
              <w:t>’</w:t>
            </w:r>
          </w:p>
        </w:tc>
        <w:tc>
          <w:tcPr>
            <w:tcW w:w="921" w:type="dxa"/>
          </w:tcPr>
          <w:p w14:paraId="013EB4C9"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5DAA39A4" w14:textId="77359A8C" w:rsidR="004A56EA" w:rsidRPr="00CF7EE0" w:rsidRDefault="004A56EA" w:rsidP="00AF133B">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ε</m:t>
                </m:r>
              </m:oMath>
            </m:oMathPara>
          </w:p>
        </w:tc>
        <w:tc>
          <w:tcPr>
            <w:tcW w:w="922" w:type="dxa"/>
          </w:tcPr>
          <w:p w14:paraId="66723260"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46038476"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FFD78D0"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A108428"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6AA95AC" w14:textId="65D74939" w:rsidR="004A56EA" w:rsidRPr="00CF7EE0" w:rsidRDefault="004A56EA" w:rsidP="00AF133B">
            <w:pPr>
              <w:rPr>
                <w:rFonts w:ascii="Times New Roman" w:eastAsia="楷体" w:hAnsi="Times New Roman" w:cs="Times New Roman"/>
                <w:b/>
                <w:bCs/>
                <w:sz w:val="22"/>
                <w:szCs w:val="24"/>
              </w:rPr>
            </w:pPr>
            <w:proofErr w:type="gramStart"/>
            <w:r w:rsidRPr="00CF7EE0">
              <w:rPr>
                <w:rFonts w:ascii="Times New Roman" w:eastAsia="楷体" w:hAnsi="Times New Roman" w:cs="Times New Roman"/>
                <w:b/>
                <w:sz w:val="24"/>
                <w:szCs w:val="24"/>
              </w:rPr>
              <w:t>;SL</w:t>
            </w:r>
            <w:proofErr w:type="gramEnd"/>
            <w:r w:rsidRPr="00CF7EE0">
              <w:rPr>
                <w:rFonts w:ascii="Times New Roman" w:eastAsia="楷体" w:hAnsi="Times New Roman" w:cs="Times New Roman"/>
                <w:b/>
                <w:sz w:val="24"/>
                <w:szCs w:val="24"/>
              </w:rPr>
              <w:t>’</w:t>
            </w:r>
          </w:p>
        </w:tc>
        <w:tc>
          <w:tcPr>
            <w:tcW w:w="922" w:type="dxa"/>
          </w:tcPr>
          <w:p w14:paraId="493CC897"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43504C37" w14:textId="77777777" w:rsidTr="00CF7EE0">
        <w:tc>
          <w:tcPr>
            <w:tcW w:w="921" w:type="dxa"/>
          </w:tcPr>
          <w:p w14:paraId="55DDBD6F" w14:textId="19E3E2D9"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S</w:t>
            </w:r>
          </w:p>
        </w:tc>
        <w:tc>
          <w:tcPr>
            <w:tcW w:w="921" w:type="dxa"/>
          </w:tcPr>
          <w:p w14:paraId="36B93DE4"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7B882340"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0BD3CC5" w14:textId="4A9450F8" w:rsidR="004A56EA" w:rsidRPr="00CF7EE0" w:rsidRDefault="004A56EA" w:rsidP="004A56EA">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F</w:t>
            </w:r>
          </w:p>
        </w:tc>
        <w:tc>
          <w:tcPr>
            <w:tcW w:w="922" w:type="dxa"/>
          </w:tcPr>
          <w:p w14:paraId="66D12868"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1080BA1"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CB2DDE8" w14:textId="2ADCAD7D"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U</w:t>
            </w:r>
          </w:p>
        </w:tc>
        <w:tc>
          <w:tcPr>
            <w:tcW w:w="922" w:type="dxa"/>
          </w:tcPr>
          <w:p w14:paraId="64F7CC85"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116DFB59"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01F2F8B4" w14:textId="77777777" w:rsidTr="00CF7EE0">
        <w:tc>
          <w:tcPr>
            <w:tcW w:w="921" w:type="dxa"/>
          </w:tcPr>
          <w:p w14:paraId="7A88AD5F" w14:textId="76DB68A5"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U</w:t>
            </w:r>
          </w:p>
        </w:tc>
        <w:tc>
          <w:tcPr>
            <w:tcW w:w="921" w:type="dxa"/>
          </w:tcPr>
          <w:p w14:paraId="68701C15"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FF23429"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79C7DD43"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380416A"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6A5A2C8A"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06B8A58" w14:textId="36F31C2D"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a</w:t>
            </w:r>
          </w:p>
        </w:tc>
        <w:tc>
          <w:tcPr>
            <w:tcW w:w="922" w:type="dxa"/>
          </w:tcPr>
          <w:p w14:paraId="58A70E23"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1BD62916"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09F5FE7B" w14:textId="77777777" w:rsidTr="00CF7EE0">
        <w:tc>
          <w:tcPr>
            <w:tcW w:w="921" w:type="dxa"/>
          </w:tcPr>
          <w:p w14:paraId="613BBE59" w14:textId="5A4A7EEC"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F</w:t>
            </w:r>
          </w:p>
        </w:tc>
        <w:tc>
          <w:tcPr>
            <w:tcW w:w="921" w:type="dxa"/>
          </w:tcPr>
          <w:p w14:paraId="4C023593"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BCE1FB3"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7DA2BA97" w14:textId="5CF9267F"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CF’</w:t>
            </w:r>
          </w:p>
        </w:tc>
        <w:tc>
          <w:tcPr>
            <w:tcW w:w="922" w:type="dxa"/>
          </w:tcPr>
          <w:p w14:paraId="66DD2545"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4CEBAFFE"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8CB7AA5"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12CB77B"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B878B41"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73D8C42E" w14:textId="77777777" w:rsidTr="00CF7EE0">
        <w:tc>
          <w:tcPr>
            <w:tcW w:w="921" w:type="dxa"/>
          </w:tcPr>
          <w:p w14:paraId="3D3066B3" w14:textId="03A704C9"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F</w:t>
            </w:r>
            <w:r w:rsidRPr="00CF7EE0">
              <w:rPr>
                <w:rFonts w:ascii="Times New Roman" w:eastAsia="楷体" w:hAnsi="Times New Roman" w:cs="Times New Roman"/>
                <w:b/>
                <w:bCs/>
                <w:sz w:val="22"/>
                <w:szCs w:val="24"/>
              </w:rPr>
              <w:t>’</w:t>
            </w:r>
          </w:p>
        </w:tc>
        <w:tc>
          <w:tcPr>
            <w:tcW w:w="921" w:type="dxa"/>
          </w:tcPr>
          <w:p w14:paraId="04E0B118"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AF6893C" w14:textId="3E01CCBF" w:rsidR="004A56EA" w:rsidRPr="00CF7EE0" w:rsidRDefault="004A56EA" w:rsidP="00AF133B">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ε</m:t>
                </m:r>
              </m:oMath>
            </m:oMathPara>
          </w:p>
        </w:tc>
        <w:tc>
          <w:tcPr>
            <w:tcW w:w="922" w:type="dxa"/>
          </w:tcPr>
          <w:p w14:paraId="1EFBA062"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644A46C"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2648E64" w14:textId="3BD7BB94" w:rsidR="004A56EA" w:rsidRPr="00CF7EE0" w:rsidRDefault="004A56EA" w:rsidP="004A56EA">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else S</w:t>
            </w:r>
          </w:p>
        </w:tc>
        <w:tc>
          <w:tcPr>
            <w:tcW w:w="922" w:type="dxa"/>
          </w:tcPr>
          <w:p w14:paraId="66B74CEC"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10ED53A" w14:textId="66086E93" w:rsidR="004A56EA" w:rsidRPr="00CF7EE0" w:rsidRDefault="004A56EA" w:rsidP="00AF133B">
            <w:pPr>
              <w:rPr>
                <w:rFonts w:ascii="Times New Roman" w:eastAsia="楷体" w:hAnsi="Times New Roman" w:cs="Times New Roman"/>
                <w:b/>
                <w:bCs/>
                <w:sz w:val="22"/>
                <w:szCs w:val="24"/>
              </w:rPr>
            </w:pPr>
            <m:oMathPara>
              <m:oMath>
                <m:r>
                  <m:rPr>
                    <m:sty m:val="bi"/>
                  </m:rPr>
                  <w:rPr>
                    <w:rFonts w:ascii="Cambria Math" w:eastAsia="楷体" w:hAnsi="Cambria Math" w:cs="Times New Roman"/>
                    <w:sz w:val="22"/>
                    <w:szCs w:val="24"/>
                  </w:rPr>
                  <m:t>ε</m:t>
                </m:r>
              </m:oMath>
            </m:oMathPara>
          </w:p>
        </w:tc>
        <w:tc>
          <w:tcPr>
            <w:tcW w:w="922" w:type="dxa"/>
          </w:tcPr>
          <w:p w14:paraId="5116D43B"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516E2C91" w14:textId="77777777" w:rsidTr="00CF7EE0">
        <w:tc>
          <w:tcPr>
            <w:tcW w:w="921" w:type="dxa"/>
          </w:tcPr>
          <w:p w14:paraId="5DEB165D" w14:textId="396F3410"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C</w:t>
            </w:r>
          </w:p>
        </w:tc>
        <w:tc>
          <w:tcPr>
            <w:tcW w:w="921" w:type="dxa"/>
          </w:tcPr>
          <w:p w14:paraId="1EC5DF27"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80EAE31"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563D4B2B" w14:textId="078FB6C1"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
                <w:sz w:val="24"/>
                <w:szCs w:val="24"/>
              </w:rPr>
              <w:t>I U</w:t>
            </w:r>
          </w:p>
        </w:tc>
        <w:tc>
          <w:tcPr>
            <w:tcW w:w="922" w:type="dxa"/>
          </w:tcPr>
          <w:p w14:paraId="08798166"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865D230"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53D54C1"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CE93760"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69FE0762" w14:textId="77777777" w:rsidR="004A56EA" w:rsidRPr="00CF7EE0" w:rsidRDefault="004A56EA" w:rsidP="00AF133B">
            <w:pPr>
              <w:rPr>
                <w:rFonts w:ascii="Times New Roman" w:eastAsia="楷体" w:hAnsi="Times New Roman" w:cs="Times New Roman"/>
                <w:b/>
                <w:bCs/>
                <w:sz w:val="22"/>
                <w:szCs w:val="24"/>
              </w:rPr>
            </w:pPr>
          </w:p>
        </w:tc>
      </w:tr>
      <w:tr w:rsidR="00CF7EE0" w:rsidRPr="00CF7EE0" w14:paraId="7285E48F" w14:textId="77777777" w:rsidTr="00CF7EE0">
        <w:tc>
          <w:tcPr>
            <w:tcW w:w="921" w:type="dxa"/>
          </w:tcPr>
          <w:p w14:paraId="4F51E757" w14:textId="159E2DD9"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hint="eastAsia"/>
                <w:b/>
                <w:bCs/>
                <w:sz w:val="22"/>
                <w:szCs w:val="24"/>
              </w:rPr>
              <w:t>I</w:t>
            </w:r>
          </w:p>
        </w:tc>
        <w:tc>
          <w:tcPr>
            <w:tcW w:w="921" w:type="dxa"/>
          </w:tcPr>
          <w:p w14:paraId="1424C275"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6144D1C7"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28309FE1" w14:textId="0AA01905" w:rsidR="004A56EA" w:rsidRPr="00CF7EE0" w:rsidRDefault="004A56EA" w:rsidP="00AF133B">
            <w:pPr>
              <w:rPr>
                <w:rFonts w:ascii="Times New Roman" w:eastAsia="楷体" w:hAnsi="Times New Roman" w:cs="Times New Roman"/>
                <w:b/>
                <w:bCs/>
                <w:sz w:val="22"/>
                <w:szCs w:val="24"/>
              </w:rPr>
            </w:pPr>
            <w:r w:rsidRPr="00CF7EE0">
              <w:rPr>
                <w:rFonts w:ascii="Times New Roman" w:eastAsia="楷体" w:hAnsi="Times New Roman" w:cs="Times New Roman"/>
                <w:bCs/>
                <w:sz w:val="24"/>
                <w:szCs w:val="24"/>
              </w:rPr>
              <w:t xml:space="preserve">if </w:t>
            </w:r>
            <w:r w:rsidRPr="00CF7EE0">
              <w:rPr>
                <w:rFonts w:ascii="Times New Roman" w:eastAsia="楷体" w:hAnsi="Times New Roman" w:cs="Times New Roman"/>
                <w:bCs/>
                <w:i/>
                <w:iCs/>
                <w:sz w:val="24"/>
                <w:szCs w:val="24"/>
              </w:rPr>
              <w:t>b</w:t>
            </w:r>
            <w:r w:rsidRPr="00CF7EE0">
              <w:rPr>
                <w:rFonts w:ascii="Times New Roman" w:eastAsia="楷体" w:hAnsi="Times New Roman" w:cs="Times New Roman"/>
                <w:bCs/>
                <w:sz w:val="24"/>
                <w:szCs w:val="24"/>
              </w:rPr>
              <w:t xml:space="preserve"> then</w:t>
            </w:r>
          </w:p>
        </w:tc>
        <w:tc>
          <w:tcPr>
            <w:tcW w:w="922" w:type="dxa"/>
          </w:tcPr>
          <w:p w14:paraId="6C723362"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742A1CBA"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0E9CFB97"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376C989D" w14:textId="77777777" w:rsidR="004A56EA" w:rsidRPr="00CF7EE0" w:rsidRDefault="004A56EA" w:rsidP="00AF133B">
            <w:pPr>
              <w:rPr>
                <w:rFonts w:ascii="Times New Roman" w:eastAsia="楷体" w:hAnsi="Times New Roman" w:cs="Times New Roman"/>
                <w:b/>
                <w:bCs/>
                <w:sz w:val="22"/>
                <w:szCs w:val="24"/>
              </w:rPr>
            </w:pPr>
          </w:p>
        </w:tc>
        <w:tc>
          <w:tcPr>
            <w:tcW w:w="922" w:type="dxa"/>
          </w:tcPr>
          <w:p w14:paraId="5C2780D2" w14:textId="77777777" w:rsidR="004A56EA" w:rsidRPr="00CF7EE0" w:rsidRDefault="004A56EA" w:rsidP="00AF133B">
            <w:pPr>
              <w:rPr>
                <w:rFonts w:ascii="Times New Roman" w:eastAsia="楷体" w:hAnsi="Times New Roman" w:cs="Times New Roman"/>
                <w:b/>
                <w:bCs/>
                <w:sz w:val="22"/>
                <w:szCs w:val="24"/>
              </w:rPr>
            </w:pPr>
          </w:p>
        </w:tc>
      </w:tr>
    </w:tbl>
    <w:p w14:paraId="01B51A5D" w14:textId="77777777" w:rsidR="00AF133B" w:rsidRDefault="00AF133B" w:rsidP="00AF133B">
      <w:pPr>
        <w:rPr>
          <w:rFonts w:ascii="Times New Roman" w:eastAsia="楷体" w:hAnsi="Times New Roman" w:cs="Times New Roman"/>
          <w:b/>
          <w:bCs/>
          <w:sz w:val="22"/>
          <w:szCs w:val="24"/>
        </w:rPr>
      </w:pPr>
    </w:p>
    <w:p w14:paraId="56657F07" w14:textId="77777777" w:rsidR="00AF133B" w:rsidRDefault="00AF133B" w:rsidP="00AF133B">
      <w:pPr>
        <w:rPr>
          <w:rFonts w:ascii="Times New Roman" w:eastAsia="楷体" w:hAnsi="Times New Roman" w:cs="Times New Roman"/>
          <w:b/>
          <w:bCs/>
          <w:sz w:val="22"/>
          <w:szCs w:val="24"/>
        </w:rPr>
      </w:pPr>
    </w:p>
    <w:p w14:paraId="03D410E2" w14:textId="77777777" w:rsidR="00AF133B" w:rsidRDefault="00AF133B" w:rsidP="00AF133B">
      <w:pPr>
        <w:rPr>
          <w:rFonts w:ascii="Times New Roman" w:eastAsia="楷体" w:hAnsi="Times New Roman" w:cs="Times New Roman"/>
          <w:b/>
          <w:bCs/>
          <w:sz w:val="22"/>
          <w:szCs w:val="24"/>
        </w:rPr>
      </w:pPr>
    </w:p>
    <w:p w14:paraId="64B949E3" w14:textId="77777777" w:rsidR="00AF133B" w:rsidRPr="00AF133B" w:rsidRDefault="00AF133B" w:rsidP="00AF133B">
      <w:pPr>
        <w:rPr>
          <w:rFonts w:ascii="Times New Roman" w:eastAsia="楷体" w:hAnsi="Times New Roman" w:cs="Times New Roman"/>
          <w:b/>
          <w:bCs/>
          <w:sz w:val="22"/>
          <w:szCs w:val="24"/>
        </w:rPr>
      </w:pPr>
    </w:p>
    <w:p w14:paraId="3F24B884" w14:textId="77777777" w:rsidR="000F0E11" w:rsidRDefault="000F0E11" w:rsidP="000F0E11">
      <w:pPr>
        <w:rPr>
          <w:rFonts w:ascii="Times New Roman" w:eastAsia="楷体" w:hAnsi="Times New Roman"/>
          <w:b/>
          <w:bCs/>
          <w:sz w:val="22"/>
        </w:rPr>
      </w:pPr>
      <w:r>
        <w:rPr>
          <w:rFonts w:ascii="Times New Roman" w:eastAsia="楷体" w:hAnsi="Times New Roman"/>
          <w:b/>
          <w:bCs/>
          <w:sz w:val="22"/>
        </w:rPr>
        <w:t xml:space="preserve">6. </w:t>
      </w:r>
      <w:r>
        <w:rPr>
          <w:rFonts w:ascii="Times New Roman" w:eastAsia="楷体" w:hAnsi="Times New Roman" w:hint="eastAsia"/>
          <w:b/>
          <w:bCs/>
          <w:sz w:val="22"/>
        </w:rPr>
        <w:t>判断下面哪些文法是</w:t>
      </w:r>
      <w:r>
        <w:rPr>
          <w:rFonts w:ascii="Times New Roman" w:eastAsia="楷体" w:hAnsi="Times New Roman" w:hint="eastAsia"/>
          <w:b/>
          <w:bCs/>
          <w:sz w:val="22"/>
        </w:rPr>
        <w:t>L</w:t>
      </w:r>
      <w:r>
        <w:rPr>
          <w:rFonts w:ascii="Times New Roman" w:eastAsia="楷体" w:hAnsi="Times New Roman"/>
          <w:b/>
          <w:bCs/>
          <w:sz w:val="22"/>
        </w:rPr>
        <w:t>L(1)</w:t>
      </w:r>
      <w:r>
        <w:rPr>
          <w:rFonts w:ascii="Times New Roman" w:eastAsia="楷体" w:hAnsi="Times New Roman" w:hint="eastAsia"/>
          <w:b/>
          <w:bCs/>
          <w:sz w:val="22"/>
        </w:rPr>
        <w:t>的，哪些能改写为</w:t>
      </w:r>
      <w:r>
        <w:rPr>
          <w:rFonts w:ascii="Times New Roman" w:eastAsia="楷体" w:hAnsi="Times New Roman" w:hint="eastAsia"/>
          <w:b/>
          <w:bCs/>
          <w:sz w:val="22"/>
        </w:rPr>
        <w:t>L</w:t>
      </w:r>
      <w:r>
        <w:rPr>
          <w:rFonts w:ascii="Times New Roman" w:eastAsia="楷体" w:hAnsi="Times New Roman"/>
          <w:b/>
          <w:bCs/>
          <w:sz w:val="22"/>
        </w:rPr>
        <w:t>L</w:t>
      </w:r>
      <w:r>
        <w:rPr>
          <w:rFonts w:ascii="Times New Roman" w:eastAsia="楷体" w:hAnsi="Times New Roman" w:hint="eastAsia"/>
          <w:b/>
          <w:bCs/>
          <w:sz w:val="22"/>
        </w:rPr>
        <w:t>(</w:t>
      </w:r>
      <w:r>
        <w:rPr>
          <w:rFonts w:ascii="Times New Roman" w:eastAsia="楷体" w:hAnsi="Times New Roman"/>
          <w:b/>
          <w:bCs/>
          <w:sz w:val="22"/>
        </w:rPr>
        <w:t>1)</w:t>
      </w:r>
      <w:r>
        <w:rPr>
          <w:rFonts w:ascii="Times New Roman" w:eastAsia="楷体" w:hAnsi="Times New Roman" w:hint="eastAsia"/>
          <w:b/>
          <w:bCs/>
          <w:sz w:val="22"/>
        </w:rPr>
        <w:t>文法，并对每个</w:t>
      </w:r>
      <w:r>
        <w:rPr>
          <w:rFonts w:ascii="Times New Roman" w:eastAsia="楷体" w:hAnsi="Times New Roman" w:hint="eastAsia"/>
          <w:b/>
          <w:bCs/>
          <w:sz w:val="22"/>
        </w:rPr>
        <w:t>L</w:t>
      </w:r>
      <w:r>
        <w:rPr>
          <w:rFonts w:ascii="Times New Roman" w:eastAsia="楷体" w:hAnsi="Times New Roman"/>
          <w:b/>
          <w:bCs/>
          <w:sz w:val="22"/>
        </w:rPr>
        <w:t>L</w:t>
      </w:r>
      <w:r>
        <w:rPr>
          <w:rFonts w:ascii="Times New Roman" w:eastAsia="楷体" w:hAnsi="Times New Roman" w:hint="eastAsia"/>
          <w:b/>
          <w:bCs/>
          <w:sz w:val="22"/>
        </w:rPr>
        <w:t>(</w:t>
      </w:r>
      <w:r>
        <w:rPr>
          <w:rFonts w:ascii="Times New Roman" w:eastAsia="楷体" w:hAnsi="Times New Roman"/>
          <w:b/>
          <w:bCs/>
          <w:sz w:val="22"/>
        </w:rPr>
        <w:t>1)</w:t>
      </w:r>
      <w:r>
        <w:rPr>
          <w:rFonts w:ascii="Times New Roman" w:eastAsia="楷体" w:hAnsi="Times New Roman" w:hint="eastAsia"/>
          <w:b/>
          <w:bCs/>
          <w:sz w:val="22"/>
        </w:rPr>
        <w:t>文法设计相应的递归下降识别器。</w:t>
      </w:r>
    </w:p>
    <w:p w14:paraId="7EC76CAD" w14:textId="77777777" w:rsidR="000F0E11" w:rsidRDefault="000F0E1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2)</w:t>
      </w:r>
    </w:p>
    <w:p w14:paraId="43A1290D"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S→AB</m:t>
          </m:r>
        </m:oMath>
      </m:oMathPara>
    </w:p>
    <w:p w14:paraId="18B0A979"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A→Ba|ε</m:t>
          </m:r>
        </m:oMath>
      </m:oMathPara>
    </w:p>
    <w:p w14:paraId="4C6240F3" w14:textId="77777777" w:rsidR="000F0E11" w:rsidRPr="00F75BD0" w:rsidRDefault="000F0E11" w:rsidP="000F0E11">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B→Db|D</m:t>
          </m:r>
        </m:oMath>
      </m:oMathPara>
    </w:p>
    <w:p w14:paraId="70629ABE" w14:textId="77777777" w:rsidR="000F0E11" w:rsidRPr="00205E2A"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w:lastRenderedPageBreak/>
            <m:t>D→d| ε</m:t>
          </m:r>
        </m:oMath>
      </m:oMathPara>
    </w:p>
    <w:p w14:paraId="11D75D84" w14:textId="77777777" w:rsidR="000F0E11" w:rsidRDefault="000F0E11" w:rsidP="000F0E11">
      <w:pPr>
        <w:rPr>
          <w:rFonts w:ascii="Times New Roman" w:eastAsia="楷体" w:hAnsi="Times New Roman" w:cs="Times New Roman"/>
          <w:b/>
          <w:bCs/>
          <w:sz w:val="22"/>
          <w:szCs w:val="24"/>
        </w:rPr>
      </w:pPr>
      <w:r w:rsidRPr="00D90FA4">
        <w:rPr>
          <w:rFonts w:ascii="Times New Roman" w:eastAsia="楷体" w:hAnsi="Times New Roman" w:cs="Times New Roman" w:hint="eastAsia"/>
          <w:b/>
          <w:color w:val="FF0000"/>
          <w:sz w:val="22"/>
          <w:szCs w:val="24"/>
        </w:rPr>
        <w:t>答：</w:t>
      </w:r>
      <w:r w:rsidRPr="000224B1">
        <w:rPr>
          <w:rFonts w:ascii="Times New Roman" w:eastAsia="楷体" w:hAnsi="Times New Roman" w:cs="Times New Roman" w:hint="eastAsia"/>
          <w:b/>
          <w:color w:val="000000" w:themeColor="text1"/>
          <w:sz w:val="22"/>
          <w:szCs w:val="24"/>
        </w:rPr>
        <w:t>在该文法中产生式</w:t>
      </w:r>
      <m:oMath>
        <m:r>
          <m:rPr>
            <m:sty m:val="bi"/>
          </m:rPr>
          <w:rPr>
            <w:rFonts w:ascii="Cambria Math" w:eastAsia="楷体" w:hAnsi="Cambria Math" w:cs="Times New Roman"/>
            <w:sz w:val="22"/>
            <w:szCs w:val="24"/>
          </w:rPr>
          <m:t>S→AB</m:t>
        </m:r>
      </m:oMath>
      <w:r>
        <w:rPr>
          <w:rFonts w:ascii="Times New Roman" w:eastAsia="楷体" w:hAnsi="Times New Roman" w:cs="Times New Roman" w:hint="eastAsia"/>
          <w:b/>
          <w:sz w:val="22"/>
          <w:szCs w:val="24"/>
        </w:rPr>
        <w:t>与产生式</w:t>
      </w:r>
      <m:oMath>
        <m:r>
          <m:rPr>
            <m:sty m:val="bi"/>
          </m:rPr>
          <w:rPr>
            <w:rFonts w:ascii="Cambria Math" w:eastAsia="楷体" w:hAnsi="Cambria Math" w:cs="Times New Roman"/>
            <w:sz w:val="22"/>
            <w:szCs w:val="24"/>
          </w:rPr>
          <m:t>B→Db|D</m:t>
        </m:r>
      </m:oMath>
      <w:r>
        <w:rPr>
          <w:rFonts w:ascii="Times New Roman" w:eastAsia="楷体" w:hAnsi="Times New Roman" w:cs="Times New Roman" w:hint="eastAsia"/>
          <w:b/>
          <w:sz w:val="22"/>
          <w:szCs w:val="24"/>
        </w:rPr>
        <w:t>存在左公共因子，所以</w:t>
      </w:r>
      <w:r w:rsidRPr="000224B1">
        <w:rPr>
          <w:rFonts w:ascii="Times New Roman" w:eastAsia="楷体" w:hAnsi="Times New Roman" w:cs="Times New Roman" w:hint="eastAsia"/>
          <w:b/>
          <w:color w:val="FF0000"/>
          <w:sz w:val="22"/>
          <w:szCs w:val="24"/>
        </w:rPr>
        <w:t>该文法不是</w:t>
      </w:r>
      <m:oMath>
        <m:r>
          <m:rPr>
            <m:sty m:val="bi"/>
          </m:rPr>
          <w:rPr>
            <w:rFonts w:ascii="Cambria Math" w:eastAsia="楷体" w:hAnsi="Cambria Math" w:cs="Times New Roman"/>
            <w:color w:val="FF0000"/>
            <w:sz w:val="22"/>
            <w:szCs w:val="24"/>
          </w:rPr>
          <m:t>LL(1)</m:t>
        </m:r>
      </m:oMath>
      <w:r w:rsidRPr="000224B1">
        <w:rPr>
          <w:rFonts w:ascii="Times New Roman" w:eastAsia="楷体" w:hAnsi="Times New Roman" w:cs="Times New Roman" w:hint="eastAsia"/>
          <w:b/>
          <w:bCs/>
          <w:color w:val="FF0000"/>
          <w:sz w:val="22"/>
          <w:szCs w:val="24"/>
        </w:rPr>
        <w:t>文法。</w:t>
      </w:r>
      <w:r>
        <w:rPr>
          <w:rFonts w:ascii="Times New Roman" w:eastAsia="楷体" w:hAnsi="Times New Roman" w:cs="Times New Roman" w:hint="eastAsia"/>
          <w:b/>
          <w:bCs/>
          <w:sz w:val="22"/>
          <w:szCs w:val="24"/>
        </w:rPr>
        <w:t>现提取左公共因子构造等价文法：</w:t>
      </w:r>
    </w:p>
    <w:p w14:paraId="0E2B596A" w14:textId="77777777" w:rsidR="000F0E11" w:rsidRPr="000224B1" w:rsidRDefault="000F0E11" w:rsidP="000F0E11">
      <w:pPr>
        <w:rPr>
          <w:rFonts w:ascii="Times New Roman" w:eastAsia="楷体" w:hAnsi="Times New Roman" w:cs="Times New Roman"/>
          <w:b/>
          <w:i/>
          <w:sz w:val="22"/>
          <w:szCs w:val="24"/>
        </w:rPr>
      </w:pPr>
      <m:oMathPara>
        <m:oMathParaPr>
          <m:jc m:val="left"/>
        </m:oMathParaPr>
        <m:oMath>
          <m:r>
            <m:rPr>
              <m:sty m:val="bi"/>
            </m:rPr>
            <w:rPr>
              <w:rFonts w:ascii="Cambria Math" w:eastAsia="楷体" w:hAnsi="Cambria Math" w:cs="Times New Roman"/>
              <w:sz w:val="22"/>
              <w:szCs w:val="24"/>
            </w:rPr>
            <m:t>S→B</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oMath>
      </m:oMathPara>
    </w:p>
    <w:p w14:paraId="3011DD6C" w14:textId="77777777" w:rsidR="000F0E11" w:rsidRPr="00D8166C" w:rsidRDefault="00000000" w:rsidP="000F0E11">
      <w:pPr>
        <w:rPr>
          <w:rFonts w:ascii="Times New Roman" w:eastAsia="楷体" w:hAnsi="Times New Roman" w:cs="Times New Roman"/>
          <w:b/>
          <w:bCs/>
          <w:i/>
          <w:sz w:val="22"/>
          <w:szCs w:val="24"/>
        </w:rPr>
      </w:pPr>
      <m:oMathPara>
        <m:oMathParaPr>
          <m:jc m:val="left"/>
        </m:oMathParaPr>
        <m:oMath>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m:t>
          </m:r>
          <m:r>
            <m:rPr>
              <m:sty m:val="bi"/>
            </m:rPr>
            <w:rPr>
              <w:rFonts w:ascii="Cambria Math" w:eastAsia="楷体" w:hAnsi="Cambria Math" w:cs="Times New Roman" w:hint="eastAsia"/>
              <w:sz w:val="22"/>
              <w:szCs w:val="24"/>
            </w:rPr>
            <m:t>a</m:t>
          </m:r>
          <m:r>
            <m:rPr>
              <m:sty m:val="bi"/>
            </m:rPr>
            <w:rPr>
              <w:rFonts w:ascii="Cambria Math" w:eastAsia="楷体" w:hAnsi="Cambria Math" w:cs="Times New Roman"/>
              <w:sz w:val="22"/>
              <w:szCs w:val="24"/>
            </w:rPr>
            <m:t>B|ε</m:t>
          </m:r>
        </m:oMath>
      </m:oMathPara>
    </w:p>
    <w:p w14:paraId="38684EA1"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B→D</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oMath>
      </m:oMathPara>
    </w:p>
    <w:p w14:paraId="149D3A87" w14:textId="77777777" w:rsidR="000F0E11" w:rsidRPr="00D8166C" w:rsidRDefault="00000000" w:rsidP="000F0E11">
      <w:pPr>
        <w:rPr>
          <w:rFonts w:ascii="Times New Roman" w:eastAsia="楷体" w:hAnsi="Times New Roman" w:cs="Times New Roman"/>
          <w:b/>
          <w:bCs/>
          <w:i/>
          <w:sz w:val="22"/>
          <w:szCs w:val="24"/>
        </w:rPr>
      </w:pPr>
      <m:oMathPara>
        <m:oMathParaPr>
          <m:jc m:val="left"/>
        </m:oMathParaPr>
        <m:oMath>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→b|ε</m:t>
          </m:r>
        </m:oMath>
      </m:oMathPara>
    </w:p>
    <w:p w14:paraId="6EDAFDD2" w14:textId="77777777" w:rsidR="000F0E11" w:rsidRPr="009C0291" w:rsidRDefault="000F0E11" w:rsidP="000F0E11">
      <w:pPr>
        <w:rPr>
          <w:rFonts w:ascii="Times New Roman" w:eastAsia="楷体" w:hAnsi="Times New Roman" w:cs="Times New Roman"/>
          <w:b/>
          <w:i/>
          <w:sz w:val="22"/>
          <w:szCs w:val="24"/>
        </w:rPr>
      </w:pPr>
      <m:oMathPara>
        <m:oMathParaPr>
          <m:jc m:val="left"/>
        </m:oMathParaPr>
        <m:oMath>
          <m:r>
            <m:rPr>
              <m:sty m:val="bi"/>
            </m:rPr>
            <w:rPr>
              <w:rFonts w:ascii="Cambria Math" w:eastAsia="楷体" w:hAnsi="Cambria Math" w:cs="Times New Roman"/>
              <w:sz w:val="22"/>
              <w:szCs w:val="24"/>
            </w:rPr>
            <m:t>D→d|ε</m:t>
          </m:r>
        </m:oMath>
      </m:oMathPara>
    </w:p>
    <w:p w14:paraId="624844A4" w14:textId="77777777" w:rsidR="000F0E11" w:rsidRPr="009C0E51" w:rsidRDefault="000F0E11" w:rsidP="000F0E11">
      <w:pPr>
        <w:rPr>
          <w:rFonts w:ascii="Times New Roman" w:eastAsia="楷体" w:hAnsi="Times New Roman" w:cs="Times New Roman"/>
          <w:b/>
          <w:i/>
          <w:sz w:val="22"/>
          <w:szCs w:val="24"/>
        </w:rPr>
      </w:pPr>
    </w:p>
    <w:p w14:paraId="097E4264" w14:textId="77777777" w:rsidR="000F0E11" w:rsidRPr="009C0E51" w:rsidRDefault="000F0E11" w:rsidP="000F0E11">
      <w:pPr>
        <w:rPr>
          <w:rFonts w:ascii="Times New Roman" w:eastAsia="楷体" w:hAnsi="Times New Roman" w:cs="Times New Roman"/>
          <w:b/>
          <w:sz w:val="22"/>
          <w:szCs w:val="24"/>
        </w:rPr>
      </w:pPr>
      <w:r w:rsidRPr="009C0E51">
        <w:rPr>
          <w:rFonts w:ascii="Times New Roman" w:eastAsia="楷体" w:hAnsi="Times New Roman" w:cs="Times New Roman" w:hint="eastAsia"/>
          <w:b/>
          <w:sz w:val="22"/>
          <w:szCs w:val="24"/>
        </w:rPr>
        <w:t>分析表如下：</w:t>
      </w:r>
    </w:p>
    <w:tbl>
      <w:tblPr>
        <w:tblStyle w:val="a7"/>
        <w:tblW w:w="0" w:type="auto"/>
        <w:tblLook w:val="04A0" w:firstRow="1" w:lastRow="0" w:firstColumn="1" w:lastColumn="0" w:noHBand="0" w:noVBand="1"/>
      </w:tblPr>
      <w:tblGrid>
        <w:gridCol w:w="921"/>
        <w:gridCol w:w="922"/>
        <w:gridCol w:w="922"/>
        <w:gridCol w:w="922"/>
        <w:gridCol w:w="922"/>
      </w:tblGrid>
      <w:tr w:rsidR="000F0E11" w14:paraId="408C7FCE" w14:textId="77777777" w:rsidTr="005A4DA7">
        <w:tc>
          <w:tcPr>
            <w:tcW w:w="921" w:type="dxa"/>
          </w:tcPr>
          <w:p w14:paraId="4BC59EA4" w14:textId="77777777" w:rsidR="000F0E11" w:rsidRDefault="000F0E11" w:rsidP="005A4DA7">
            <w:pPr>
              <w:jc w:val="left"/>
              <w:rPr>
                <w:rFonts w:ascii="Times New Roman" w:eastAsia="楷体" w:hAnsi="Times New Roman"/>
                <w:b/>
                <w:bCs/>
                <w:sz w:val="22"/>
              </w:rPr>
            </w:pPr>
          </w:p>
        </w:tc>
        <w:tc>
          <w:tcPr>
            <w:tcW w:w="922" w:type="dxa"/>
          </w:tcPr>
          <w:p w14:paraId="7763C8C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922" w:type="dxa"/>
          </w:tcPr>
          <w:p w14:paraId="4A1A53E8"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b</m:t>
                </m:r>
              </m:oMath>
            </m:oMathPara>
          </w:p>
        </w:tc>
        <w:tc>
          <w:tcPr>
            <w:tcW w:w="922" w:type="dxa"/>
          </w:tcPr>
          <w:p w14:paraId="6F11CE69" w14:textId="77777777" w:rsidR="000F0E11" w:rsidRPr="009C0E5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d</m:t>
                </m:r>
              </m:oMath>
            </m:oMathPara>
          </w:p>
        </w:tc>
        <w:tc>
          <w:tcPr>
            <w:tcW w:w="922" w:type="dxa"/>
          </w:tcPr>
          <w:p w14:paraId="192877E6"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0F0E11" w14:paraId="5279B429" w14:textId="77777777" w:rsidTr="005A4DA7">
        <w:tc>
          <w:tcPr>
            <w:tcW w:w="921" w:type="dxa"/>
          </w:tcPr>
          <w:p w14:paraId="690FE616" w14:textId="77777777" w:rsidR="000F0E11" w:rsidRPr="009C0E51" w:rsidRDefault="000F0E11" w:rsidP="005A4DA7">
            <w:pPr>
              <w:jc w:val="left"/>
              <w:rPr>
                <w:rFonts w:ascii="Times New Roman" w:eastAsia="楷体" w:hAnsi="Times New Roman"/>
                <w:b/>
                <w:bCs/>
                <w:sz w:val="22"/>
              </w:rPr>
            </w:pPr>
            <m:oMathPara>
              <m:oMath>
                <m:r>
                  <m:rPr>
                    <m:sty m:val="b"/>
                  </m:rPr>
                  <w:rPr>
                    <w:rFonts w:ascii="Cambria Math" w:eastAsia="楷体" w:hAnsi="Cambria Math"/>
                    <w:sz w:val="22"/>
                  </w:rPr>
                  <m:t>S</m:t>
                </m:r>
              </m:oMath>
            </m:oMathPara>
          </w:p>
        </w:tc>
        <w:tc>
          <w:tcPr>
            <w:tcW w:w="922" w:type="dxa"/>
          </w:tcPr>
          <w:p w14:paraId="21FADB8C" w14:textId="77777777" w:rsidR="000F0E11" w:rsidRPr="00090AF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→B</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oMath>
            </m:oMathPara>
          </w:p>
        </w:tc>
        <w:tc>
          <w:tcPr>
            <w:tcW w:w="922" w:type="dxa"/>
          </w:tcPr>
          <w:p w14:paraId="2FC53F82"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→B</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oMath>
            </m:oMathPara>
          </w:p>
        </w:tc>
        <w:tc>
          <w:tcPr>
            <w:tcW w:w="922" w:type="dxa"/>
          </w:tcPr>
          <w:p w14:paraId="3D223A2A"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→B</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oMath>
            </m:oMathPara>
          </w:p>
        </w:tc>
        <w:tc>
          <w:tcPr>
            <w:tcW w:w="922" w:type="dxa"/>
          </w:tcPr>
          <w:p w14:paraId="651E3239"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→B</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oMath>
            </m:oMathPara>
          </w:p>
        </w:tc>
      </w:tr>
      <w:tr w:rsidR="000F0E11" w14:paraId="76F36153" w14:textId="77777777" w:rsidTr="005A4DA7">
        <w:tc>
          <w:tcPr>
            <w:tcW w:w="921" w:type="dxa"/>
          </w:tcPr>
          <w:p w14:paraId="2201619D" w14:textId="77777777" w:rsidR="000F0E11"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S</m:t>
                    </m:r>
                  </m:e>
                  <m:sup>
                    <m:r>
                      <m:rPr>
                        <m:sty m:val="bi"/>
                      </m:rPr>
                      <w:rPr>
                        <w:rFonts w:ascii="Cambria Math" w:eastAsia="楷体" w:hAnsi="Cambria Math" w:cs="Times New Roman"/>
                        <w:sz w:val="22"/>
                        <w:szCs w:val="24"/>
                      </w:rPr>
                      <m:t>'</m:t>
                    </m:r>
                  </m:sup>
                </m:sSup>
              </m:oMath>
            </m:oMathPara>
          </w:p>
        </w:tc>
        <w:tc>
          <w:tcPr>
            <w:tcW w:w="922" w:type="dxa"/>
          </w:tcPr>
          <w:p w14:paraId="2A0A79E9"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→aB</m:t>
                </m:r>
              </m:oMath>
            </m:oMathPara>
          </w:p>
        </w:tc>
        <w:tc>
          <w:tcPr>
            <w:tcW w:w="922" w:type="dxa"/>
          </w:tcPr>
          <w:p w14:paraId="6EF3AA1F" w14:textId="77777777" w:rsidR="000F0E11" w:rsidRDefault="000F0E11" w:rsidP="005A4DA7">
            <w:pPr>
              <w:rPr>
                <w:rFonts w:ascii="Times New Roman" w:eastAsia="楷体" w:hAnsi="Times New Roman"/>
                <w:b/>
                <w:bCs/>
                <w:sz w:val="22"/>
              </w:rPr>
            </w:pPr>
          </w:p>
        </w:tc>
        <w:tc>
          <w:tcPr>
            <w:tcW w:w="922" w:type="dxa"/>
          </w:tcPr>
          <w:p w14:paraId="14D2563C" w14:textId="77777777" w:rsidR="000F0E11" w:rsidRDefault="000F0E11" w:rsidP="005A4DA7">
            <w:pPr>
              <w:rPr>
                <w:rFonts w:ascii="Times New Roman" w:eastAsia="楷体" w:hAnsi="Times New Roman"/>
                <w:b/>
                <w:bCs/>
                <w:sz w:val="22"/>
              </w:rPr>
            </w:pPr>
          </w:p>
        </w:tc>
        <w:tc>
          <w:tcPr>
            <w:tcW w:w="922" w:type="dxa"/>
          </w:tcPr>
          <w:p w14:paraId="6442EFB8"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608F9D42" w14:textId="77777777" w:rsidTr="005A4DA7">
        <w:tc>
          <w:tcPr>
            <w:tcW w:w="921" w:type="dxa"/>
          </w:tcPr>
          <w:p w14:paraId="71E9942D" w14:textId="77777777" w:rsidR="000F0E11" w:rsidRPr="009C0E5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B</m:t>
                </m:r>
              </m:oMath>
            </m:oMathPara>
          </w:p>
        </w:tc>
        <w:tc>
          <w:tcPr>
            <w:tcW w:w="922" w:type="dxa"/>
          </w:tcPr>
          <w:p w14:paraId="28E67943"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→D</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oMath>
            </m:oMathPara>
          </w:p>
        </w:tc>
        <w:tc>
          <w:tcPr>
            <w:tcW w:w="922" w:type="dxa"/>
          </w:tcPr>
          <w:p w14:paraId="2CC6BD02"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→D</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oMath>
            </m:oMathPara>
          </w:p>
        </w:tc>
        <w:tc>
          <w:tcPr>
            <w:tcW w:w="922" w:type="dxa"/>
          </w:tcPr>
          <w:p w14:paraId="5F4DBC02"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→D</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oMath>
            </m:oMathPara>
          </w:p>
        </w:tc>
        <w:tc>
          <w:tcPr>
            <w:tcW w:w="922" w:type="dxa"/>
          </w:tcPr>
          <w:p w14:paraId="4432811A"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→D</m:t>
                </m:r>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oMath>
            </m:oMathPara>
          </w:p>
        </w:tc>
      </w:tr>
      <w:tr w:rsidR="000F0E11" w14:paraId="4EE4A6A7" w14:textId="77777777" w:rsidTr="005A4DA7">
        <w:tc>
          <w:tcPr>
            <w:tcW w:w="921" w:type="dxa"/>
          </w:tcPr>
          <w:p w14:paraId="0090CC84" w14:textId="77777777" w:rsidR="000F0E11" w:rsidRPr="0075139C"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B</m:t>
                    </m:r>
                  </m:e>
                  <m:sup>
                    <m:r>
                      <m:rPr>
                        <m:sty m:val="bi"/>
                      </m:rPr>
                      <w:rPr>
                        <w:rFonts w:ascii="Cambria Math" w:eastAsia="楷体" w:hAnsi="Cambria Math" w:cs="Times New Roman"/>
                        <w:sz w:val="22"/>
                        <w:szCs w:val="24"/>
                      </w:rPr>
                      <m:t>'</m:t>
                    </m:r>
                  </m:sup>
                </m:sSup>
              </m:oMath>
            </m:oMathPara>
          </w:p>
        </w:tc>
        <w:tc>
          <w:tcPr>
            <w:tcW w:w="922" w:type="dxa"/>
          </w:tcPr>
          <w:p w14:paraId="4E0287C5"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521F63AA"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→b</m:t>
                </m:r>
              </m:oMath>
            </m:oMathPara>
          </w:p>
        </w:tc>
        <w:tc>
          <w:tcPr>
            <w:tcW w:w="922" w:type="dxa"/>
          </w:tcPr>
          <w:p w14:paraId="193F408F" w14:textId="77777777" w:rsidR="000F0E11" w:rsidRPr="009C0E51" w:rsidRDefault="000F0E11" w:rsidP="005A4DA7">
            <w:pPr>
              <w:rPr>
                <w:rFonts w:ascii="Times New Roman" w:eastAsia="楷体" w:hAnsi="Times New Roman"/>
                <w:b/>
                <w:bCs/>
                <w:sz w:val="22"/>
              </w:rPr>
            </w:pPr>
          </w:p>
        </w:tc>
        <w:tc>
          <w:tcPr>
            <w:tcW w:w="922" w:type="dxa"/>
          </w:tcPr>
          <w:p w14:paraId="2A9C7296"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6B5A7DBC" w14:textId="77777777" w:rsidTr="005A4DA7">
        <w:tc>
          <w:tcPr>
            <w:tcW w:w="921" w:type="dxa"/>
          </w:tcPr>
          <w:p w14:paraId="34DA3D6B"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D</m:t>
                </m:r>
              </m:oMath>
            </m:oMathPara>
          </w:p>
        </w:tc>
        <w:tc>
          <w:tcPr>
            <w:tcW w:w="922" w:type="dxa"/>
          </w:tcPr>
          <w:p w14:paraId="3373092A"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5F335B2F"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c>
          <w:tcPr>
            <w:tcW w:w="922" w:type="dxa"/>
          </w:tcPr>
          <w:p w14:paraId="503E0C7D" w14:textId="77777777" w:rsidR="000F0E11" w:rsidRPr="009C0E5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→d</m:t>
                </m:r>
              </m:oMath>
            </m:oMathPara>
          </w:p>
        </w:tc>
        <w:tc>
          <w:tcPr>
            <w:tcW w:w="922" w:type="dxa"/>
          </w:tcPr>
          <w:p w14:paraId="7771FF42"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bl>
    <w:p w14:paraId="099691C2" w14:textId="77777777" w:rsidR="000F0E11" w:rsidRPr="00205E2A" w:rsidRDefault="000F0E11" w:rsidP="000F0E11">
      <w:pPr>
        <w:rPr>
          <w:rFonts w:ascii="Times New Roman" w:eastAsia="楷体" w:hAnsi="Times New Roman" w:cs="Times New Roman"/>
          <w:b/>
          <w:i/>
          <w:sz w:val="22"/>
          <w:szCs w:val="24"/>
        </w:rPr>
      </w:pPr>
    </w:p>
    <w:p w14:paraId="706267B6" w14:textId="77777777" w:rsidR="000F0E11" w:rsidRPr="00205E2A" w:rsidRDefault="000F0E11" w:rsidP="000F0E11">
      <w:pPr>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构造它的递归下降分析程序</w:t>
      </w:r>
      <w:r>
        <w:rPr>
          <w:rFonts w:ascii="Times New Roman" w:eastAsia="楷体" w:hAnsi="Times New Roman" w:hint="eastAsia"/>
          <w:b/>
          <w:bCs/>
          <w:color w:val="FF0000"/>
          <w:sz w:val="22"/>
        </w:rPr>
        <w:t>：</w:t>
      </w:r>
    </w:p>
    <w:tbl>
      <w:tblPr>
        <w:tblStyle w:val="a7"/>
        <w:tblW w:w="0" w:type="auto"/>
        <w:tblBorders>
          <w:left w:val="none" w:sz="0" w:space="0" w:color="auto"/>
          <w:right w:val="none" w:sz="0" w:space="0" w:color="auto"/>
        </w:tblBorders>
        <w:tblLook w:val="04A0" w:firstRow="1" w:lastRow="0" w:firstColumn="1" w:lastColumn="0" w:noHBand="0" w:noVBand="1"/>
      </w:tblPr>
      <w:tblGrid>
        <w:gridCol w:w="8306"/>
      </w:tblGrid>
      <w:tr w:rsidR="000F0E11" w14:paraId="2CC8E6DB" w14:textId="77777777" w:rsidTr="005A4DA7">
        <w:tc>
          <w:tcPr>
            <w:tcW w:w="8296" w:type="dxa"/>
          </w:tcPr>
          <w:p w14:paraId="0A319FB7" w14:textId="77777777" w:rsidR="000F0E11" w:rsidRPr="00205E2A" w:rsidRDefault="000F0E11" w:rsidP="005A4DA7">
            <w:pPr>
              <w:jc w:val="center"/>
              <w:rPr>
                <w:rFonts w:ascii="Times New Roman" w:eastAsia="楷体" w:hAnsi="Times New Roman" w:cs="Times New Roman"/>
                <w:b/>
                <w:bCs/>
                <w:color w:val="000000" w:themeColor="text1"/>
                <w:sz w:val="22"/>
                <w:szCs w:val="24"/>
                <w:u w:val="single"/>
              </w:rPr>
            </w:pPr>
            <w:r w:rsidRPr="00205E2A">
              <w:rPr>
                <w:rFonts w:ascii="Times New Roman" w:eastAsia="楷体" w:hAnsi="Times New Roman" w:hint="eastAsia"/>
                <w:b/>
                <w:bCs/>
                <w:color w:val="000000" w:themeColor="text1"/>
                <w:sz w:val="22"/>
              </w:rPr>
              <w:t>递归下降分析程序</w:t>
            </w:r>
          </w:p>
        </w:tc>
      </w:tr>
      <w:tr w:rsidR="000F0E11" w14:paraId="6057A639" w14:textId="77777777" w:rsidTr="005A4DA7">
        <w:trPr>
          <w:trHeight w:val="4952"/>
        </w:trPr>
        <w:tc>
          <w:tcPr>
            <w:tcW w:w="8296" w:type="dxa"/>
          </w:tcPr>
          <w:p w14:paraId="324D1BF4"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proofErr w:type="gramEnd"/>
            <w:r>
              <w:rPr>
                <w:rFonts w:ascii="Consolas" w:eastAsia="宋体" w:hAnsi="Consolas" w:cs="宋体" w:hint="eastAsia"/>
                <w:color w:val="000000"/>
                <w:kern w:val="0"/>
                <w:sz w:val="18"/>
                <w:szCs w:val="18"/>
                <w:bdr w:val="none" w:sz="0" w:space="0" w:color="auto" w:frame="1"/>
              </w:rPr>
              <w:t>char</w:t>
            </w:r>
            <w:r w:rsidRPr="00BC70F0">
              <w:rPr>
                <w:rFonts w:ascii="Consolas" w:eastAsia="宋体" w:hAnsi="Consolas" w:cs="宋体"/>
                <w:color w:val="000000"/>
                <w:kern w:val="0"/>
                <w:sz w:val="18"/>
                <w:szCs w:val="18"/>
                <w:bdr w:val="none" w:sz="0" w:space="0" w:color="auto" w:frame="1"/>
              </w:rPr>
              <w:t> expected)  </w:t>
            </w:r>
          </w:p>
          <w:p w14:paraId="5336228D"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5ED85CED"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if</w:t>
            </w: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lookahead !</w:t>
            </w:r>
            <w:proofErr w:type="gramEnd"/>
            <w:r w:rsidRPr="00BC70F0">
              <w:rPr>
                <w:rFonts w:ascii="Consolas" w:eastAsia="宋体" w:hAnsi="Consolas" w:cs="宋体"/>
                <w:color w:val="000000"/>
                <w:kern w:val="0"/>
                <w:sz w:val="18"/>
                <w:szCs w:val="18"/>
                <w:bdr w:val="none" w:sz="0" w:space="0" w:color="auto" w:frame="1"/>
              </w:rPr>
              <w:t>= expected)  </w:t>
            </w:r>
          </w:p>
          <w:p w14:paraId="2D71EAE8"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064D94F6"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69584A33"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7B238680"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1CEBE5FF"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else</w:t>
            </w:r>
            <w:r w:rsidRPr="00BC70F0">
              <w:rPr>
                <w:rFonts w:ascii="Consolas" w:eastAsia="宋体" w:hAnsi="Consolas" w:cs="宋体"/>
                <w:color w:val="000000"/>
                <w:kern w:val="0"/>
                <w:sz w:val="18"/>
                <w:szCs w:val="18"/>
                <w:bdr w:val="none" w:sz="0" w:space="0" w:color="auto" w:frame="1"/>
              </w:rPr>
              <w:t>  </w:t>
            </w:r>
          </w:p>
          <w:p w14:paraId="20E3271A"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455FE484"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lookahead = </w:t>
            </w:r>
            <w:proofErr w:type="spellStart"/>
            <w:proofErr w:type="gramStart"/>
            <w:r w:rsidRPr="00BC70F0">
              <w:rPr>
                <w:rFonts w:ascii="Consolas" w:eastAsia="宋体" w:hAnsi="Consolas" w:cs="宋体"/>
                <w:color w:val="000000"/>
                <w:kern w:val="0"/>
                <w:sz w:val="18"/>
                <w:szCs w:val="18"/>
                <w:bdr w:val="none" w:sz="0" w:space="0" w:color="auto" w:frame="1"/>
              </w:rPr>
              <w:t>getToken</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0ACE6E27"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2C648B9C"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284CB76A"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w:t>
            </w:r>
            <w:r>
              <w:rPr>
                <w:rFonts w:ascii="Consolas" w:eastAsia="宋体" w:hAnsi="Consolas" w:cs="宋体" w:hint="eastAsia"/>
                <w:color w:val="008200"/>
                <w:kern w:val="0"/>
                <w:sz w:val="18"/>
                <w:szCs w:val="18"/>
                <w:bdr w:val="none" w:sz="0" w:space="0" w:color="auto" w:frame="1"/>
              </w:rPr>
              <w:t>非</w:t>
            </w:r>
            <w:r w:rsidRPr="00BC70F0">
              <w:rPr>
                <w:rFonts w:ascii="Consolas" w:eastAsia="宋体" w:hAnsi="Consolas" w:cs="宋体"/>
                <w:color w:val="008200"/>
                <w:kern w:val="0"/>
                <w:sz w:val="18"/>
                <w:szCs w:val="18"/>
                <w:bdr w:val="none" w:sz="0" w:space="0" w:color="auto" w:frame="1"/>
              </w:rPr>
              <w:t>终结符</w:t>
            </w:r>
            <w:r w:rsidRPr="00BC70F0">
              <w:rPr>
                <w:rFonts w:ascii="Consolas" w:eastAsia="宋体" w:hAnsi="Consolas" w:cs="宋体"/>
                <w:color w:val="008200"/>
                <w:kern w:val="0"/>
                <w:sz w:val="18"/>
                <w:szCs w:val="18"/>
                <w:bdr w:val="none" w:sz="0" w:space="0" w:color="auto" w:frame="1"/>
              </w:rPr>
              <w:t>S</w:t>
            </w:r>
            <w:r w:rsidRPr="00BC70F0">
              <w:rPr>
                <w:rFonts w:ascii="Consolas" w:eastAsia="宋体" w:hAnsi="Consolas" w:cs="宋体"/>
                <w:color w:val="000000"/>
                <w:kern w:val="0"/>
                <w:sz w:val="18"/>
                <w:szCs w:val="18"/>
                <w:bdr w:val="none" w:sz="0" w:space="0" w:color="auto" w:frame="1"/>
              </w:rPr>
              <w:t>  </w:t>
            </w:r>
          </w:p>
          <w:p w14:paraId="22252BE3"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ParseS</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071156CB"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3F3B6D7B"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9807DE">
              <w:rPr>
                <w:rFonts w:ascii="Consolas" w:eastAsia="宋体" w:hAnsi="Consolas" w:cs="宋体"/>
                <w:b/>
                <w:bCs/>
                <w:color w:val="006699"/>
                <w:kern w:val="0"/>
                <w:sz w:val="18"/>
                <w:szCs w:val="18"/>
                <w:highlight w:val="yellow"/>
                <w:bdr w:val="none" w:sz="0" w:space="0" w:color="auto" w:frame="1"/>
              </w:rPr>
              <w:t>if</w:t>
            </w:r>
            <w:r w:rsidRPr="009807DE">
              <w:rPr>
                <w:rFonts w:ascii="Consolas" w:eastAsia="宋体" w:hAnsi="Consolas" w:cs="宋体"/>
                <w:color w:val="000000"/>
                <w:kern w:val="0"/>
                <w:sz w:val="18"/>
                <w:szCs w:val="18"/>
                <w:highlight w:val="yellow"/>
                <w:bdr w:val="none" w:sz="0" w:space="0" w:color="auto" w:frame="1"/>
              </w:rPr>
              <w:t> (lookahead == </w:t>
            </w:r>
            <w:r w:rsidRPr="009807DE">
              <w:rPr>
                <w:rFonts w:ascii="Consolas" w:eastAsia="宋体" w:hAnsi="Consolas" w:cs="宋体"/>
                <w:color w:val="0000FF"/>
                <w:kern w:val="0"/>
                <w:sz w:val="18"/>
                <w:szCs w:val="18"/>
                <w:highlight w:val="yellow"/>
                <w:bdr w:val="none" w:sz="0" w:space="0" w:color="auto" w:frame="1"/>
              </w:rPr>
              <w:t>'d'</w:t>
            </w:r>
            <w:r w:rsidRPr="009807DE">
              <w:rPr>
                <w:rFonts w:ascii="Consolas" w:eastAsia="宋体" w:hAnsi="Consolas" w:cs="宋体"/>
                <w:color w:val="000000"/>
                <w:kern w:val="0"/>
                <w:sz w:val="18"/>
                <w:szCs w:val="18"/>
                <w:highlight w:val="yellow"/>
                <w:bdr w:val="none" w:sz="0" w:space="0" w:color="auto" w:frame="1"/>
              </w:rPr>
              <w:t> || lookahead == </w:t>
            </w:r>
            <w:r w:rsidRPr="009807DE">
              <w:rPr>
                <w:rFonts w:ascii="Consolas" w:eastAsia="宋体" w:hAnsi="Consolas" w:cs="宋体"/>
                <w:color w:val="0000FF"/>
                <w:kern w:val="0"/>
                <w:sz w:val="18"/>
                <w:szCs w:val="18"/>
                <w:highlight w:val="yellow"/>
                <w:bdr w:val="none" w:sz="0" w:space="0" w:color="auto" w:frame="1"/>
              </w:rPr>
              <w:t>'b'</w:t>
            </w:r>
            <w:r w:rsidRPr="009807DE">
              <w:rPr>
                <w:rFonts w:ascii="Consolas" w:eastAsia="宋体" w:hAnsi="Consolas" w:cs="宋体"/>
                <w:color w:val="000000"/>
                <w:kern w:val="0"/>
                <w:sz w:val="18"/>
                <w:szCs w:val="18"/>
                <w:highlight w:val="yellow"/>
                <w:bdr w:val="none" w:sz="0" w:space="0" w:color="auto" w:frame="1"/>
              </w:rPr>
              <w:t> || lookahead == </w:t>
            </w:r>
            <w:r w:rsidRPr="009807DE">
              <w:rPr>
                <w:rFonts w:ascii="Consolas" w:eastAsia="宋体" w:hAnsi="Consolas" w:cs="宋体"/>
                <w:color w:val="0000FF"/>
                <w:kern w:val="0"/>
                <w:sz w:val="18"/>
                <w:szCs w:val="18"/>
                <w:highlight w:val="yellow"/>
                <w:bdr w:val="none" w:sz="0" w:space="0" w:color="auto" w:frame="1"/>
              </w:rPr>
              <w:t>'a'</w:t>
            </w:r>
            <w:r w:rsidRPr="009807DE">
              <w:rPr>
                <w:rFonts w:ascii="Consolas" w:eastAsia="宋体" w:hAnsi="Consolas" w:cs="宋体"/>
                <w:color w:val="000000"/>
                <w:kern w:val="0"/>
                <w:sz w:val="18"/>
                <w:szCs w:val="18"/>
                <w:highlight w:val="yellow"/>
                <w:bdr w:val="none" w:sz="0" w:space="0" w:color="auto" w:frame="1"/>
              </w:rPr>
              <w:t> || lookahead == </w:t>
            </w:r>
            <w:r w:rsidRPr="009807DE">
              <w:rPr>
                <w:rFonts w:ascii="Consolas" w:eastAsia="宋体" w:hAnsi="Consolas" w:cs="宋体"/>
                <w:color w:val="0000FF"/>
                <w:kern w:val="0"/>
                <w:sz w:val="18"/>
                <w:szCs w:val="18"/>
                <w:highlight w:val="yellow"/>
                <w:bdr w:val="none" w:sz="0" w:space="0" w:color="auto" w:frame="1"/>
              </w:rPr>
              <w:t>'#'</w:t>
            </w:r>
            <w:r w:rsidRPr="009807DE">
              <w:rPr>
                <w:rFonts w:ascii="Consolas" w:eastAsia="宋体" w:hAnsi="Consolas" w:cs="宋体"/>
                <w:color w:val="000000"/>
                <w:kern w:val="0"/>
                <w:sz w:val="18"/>
                <w:szCs w:val="18"/>
                <w:highlight w:val="yellow"/>
                <w:bdr w:val="none" w:sz="0" w:space="0" w:color="auto" w:frame="1"/>
              </w:rPr>
              <w:t>)</w:t>
            </w:r>
            <w:r w:rsidRPr="00BC70F0">
              <w:rPr>
                <w:rFonts w:ascii="Consolas" w:eastAsia="宋体" w:hAnsi="Consolas" w:cs="宋体"/>
                <w:color w:val="000000"/>
                <w:kern w:val="0"/>
                <w:sz w:val="18"/>
                <w:szCs w:val="18"/>
                <w:bdr w:val="none" w:sz="0" w:space="0" w:color="auto" w:frame="1"/>
              </w:rPr>
              <w:t>  </w:t>
            </w:r>
          </w:p>
          <w:p w14:paraId="65E3E950"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737A95E6" w14:textId="77777777" w:rsidR="000F0E11" w:rsidRPr="009807DE"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highlight w:val="yellow"/>
              </w:rPr>
            </w:pPr>
            <w:r w:rsidRPr="00BC70F0">
              <w:rPr>
                <w:rFonts w:ascii="Consolas" w:eastAsia="宋体" w:hAnsi="Consolas" w:cs="宋体"/>
                <w:color w:val="000000"/>
                <w:kern w:val="0"/>
                <w:sz w:val="18"/>
                <w:szCs w:val="18"/>
                <w:bdr w:val="none" w:sz="0" w:space="0" w:color="auto" w:frame="1"/>
              </w:rPr>
              <w:t>        </w:t>
            </w:r>
            <w:proofErr w:type="spellStart"/>
            <w:proofErr w:type="gramStart"/>
            <w:r w:rsidRPr="009807DE">
              <w:rPr>
                <w:rFonts w:ascii="Consolas" w:eastAsia="宋体" w:hAnsi="Consolas" w:cs="宋体"/>
                <w:color w:val="000000"/>
                <w:kern w:val="0"/>
                <w:sz w:val="18"/>
                <w:szCs w:val="18"/>
                <w:highlight w:val="yellow"/>
                <w:bdr w:val="none" w:sz="0" w:space="0" w:color="auto" w:frame="1"/>
              </w:rPr>
              <w:t>ParseB</w:t>
            </w:r>
            <w:proofErr w:type="spellEnd"/>
            <w:r w:rsidRPr="009807DE">
              <w:rPr>
                <w:rFonts w:ascii="Consolas" w:eastAsia="宋体" w:hAnsi="Consolas" w:cs="宋体"/>
                <w:color w:val="000000"/>
                <w:kern w:val="0"/>
                <w:sz w:val="18"/>
                <w:szCs w:val="18"/>
                <w:highlight w:val="yellow"/>
                <w:bdr w:val="none" w:sz="0" w:space="0" w:color="auto" w:frame="1"/>
              </w:rPr>
              <w:t>(</w:t>
            </w:r>
            <w:proofErr w:type="gramEnd"/>
            <w:r w:rsidRPr="009807DE">
              <w:rPr>
                <w:rFonts w:ascii="Consolas" w:eastAsia="宋体" w:hAnsi="Consolas" w:cs="宋体"/>
                <w:color w:val="000000"/>
                <w:kern w:val="0"/>
                <w:sz w:val="18"/>
                <w:szCs w:val="18"/>
                <w:highlight w:val="yellow"/>
                <w:bdr w:val="none" w:sz="0" w:space="0" w:color="auto" w:frame="1"/>
              </w:rPr>
              <w:t>);  </w:t>
            </w:r>
          </w:p>
          <w:p w14:paraId="40D591B7" w14:textId="77777777" w:rsidR="000F0E11" w:rsidRPr="009807DE"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highlight w:val="yellow"/>
              </w:rPr>
            </w:pPr>
            <w:r w:rsidRPr="009807DE">
              <w:rPr>
                <w:rFonts w:ascii="Consolas" w:eastAsia="宋体" w:hAnsi="Consolas" w:cs="宋体"/>
                <w:color w:val="000000"/>
                <w:kern w:val="0"/>
                <w:sz w:val="18"/>
                <w:szCs w:val="18"/>
                <w:highlight w:val="yellow"/>
                <w:bdr w:val="none" w:sz="0" w:space="0" w:color="auto" w:frame="1"/>
              </w:rPr>
              <w:t>        </w:t>
            </w:r>
            <w:proofErr w:type="spellStart"/>
            <w:r w:rsidRPr="009807DE">
              <w:rPr>
                <w:rFonts w:ascii="Consolas" w:eastAsia="宋体" w:hAnsi="Consolas" w:cs="宋体"/>
                <w:color w:val="000000"/>
                <w:kern w:val="0"/>
                <w:sz w:val="18"/>
                <w:szCs w:val="18"/>
                <w:highlight w:val="yellow"/>
                <w:bdr w:val="none" w:sz="0" w:space="0" w:color="auto" w:frame="1"/>
              </w:rPr>
              <w:t>ParseS</w:t>
            </w:r>
            <w:proofErr w:type="gramStart"/>
            <w:r w:rsidRPr="009807DE">
              <w:rPr>
                <w:rFonts w:ascii="Consolas" w:eastAsia="宋体" w:hAnsi="Consolas" w:cs="宋体"/>
                <w:color w:val="000000"/>
                <w:kern w:val="0"/>
                <w:sz w:val="18"/>
                <w:szCs w:val="18"/>
                <w:highlight w:val="yellow"/>
                <w:bdr w:val="none" w:sz="0" w:space="0" w:color="auto" w:frame="1"/>
              </w:rPr>
              <w:t>′</w:t>
            </w:r>
            <w:proofErr w:type="spellEnd"/>
            <w:r w:rsidRPr="009807DE">
              <w:rPr>
                <w:rFonts w:ascii="Consolas" w:eastAsia="宋体" w:hAnsi="Consolas" w:cs="宋体"/>
                <w:color w:val="000000"/>
                <w:kern w:val="0"/>
                <w:sz w:val="18"/>
                <w:szCs w:val="18"/>
                <w:highlight w:val="yellow"/>
                <w:bdr w:val="none" w:sz="0" w:space="0" w:color="auto" w:frame="1"/>
              </w:rPr>
              <w:t>(</w:t>
            </w:r>
            <w:proofErr w:type="gramEnd"/>
            <w:r w:rsidRPr="009807DE">
              <w:rPr>
                <w:rFonts w:ascii="Consolas" w:eastAsia="宋体" w:hAnsi="Consolas" w:cs="宋体"/>
                <w:color w:val="000000"/>
                <w:kern w:val="0"/>
                <w:sz w:val="18"/>
                <w:szCs w:val="18"/>
                <w:highlight w:val="yellow"/>
                <w:bdr w:val="none" w:sz="0" w:space="0" w:color="auto" w:frame="1"/>
              </w:rPr>
              <w:t>);  </w:t>
            </w:r>
          </w:p>
          <w:p w14:paraId="5C43E861"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3436B558"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else</w:t>
            </w:r>
            <w:r w:rsidRPr="00BC70F0">
              <w:rPr>
                <w:rFonts w:ascii="Consolas" w:eastAsia="宋体" w:hAnsi="Consolas" w:cs="宋体"/>
                <w:color w:val="000000"/>
                <w:kern w:val="0"/>
                <w:sz w:val="18"/>
                <w:szCs w:val="18"/>
                <w:bdr w:val="none" w:sz="0" w:space="0" w:color="auto" w:frame="1"/>
              </w:rPr>
              <w:t>  </w:t>
            </w:r>
          </w:p>
          <w:p w14:paraId="31D7BE39"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3CA94E99"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46391EC5"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185E4795"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lastRenderedPageBreak/>
              <w:t>    }  </w:t>
            </w:r>
          </w:p>
          <w:p w14:paraId="73ECD4B3" w14:textId="77777777" w:rsidR="000F0E11" w:rsidRPr="00CB1755"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5FA8D25C"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6A9AECA9"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w:t>
            </w:r>
            <w:r>
              <w:rPr>
                <w:rFonts w:ascii="Consolas" w:eastAsia="宋体" w:hAnsi="Consolas" w:cs="宋体" w:hint="eastAsia"/>
                <w:color w:val="008200"/>
                <w:kern w:val="0"/>
                <w:sz w:val="18"/>
                <w:szCs w:val="18"/>
                <w:bdr w:val="none" w:sz="0" w:space="0" w:color="auto" w:frame="1"/>
              </w:rPr>
              <w:t>非</w:t>
            </w:r>
            <w:r w:rsidRPr="00BC70F0">
              <w:rPr>
                <w:rFonts w:ascii="Consolas" w:eastAsia="宋体" w:hAnsi="Consolas" w:cs="宋体"/>
                <w:color w:val="008200"/>
                <w:kern w:val="0"/>
                <w:sz w:val="18"/>
                <w:szCs w:val="18"/>
                <w:bdr w:val="none" w:sz="0" w:space="0" w:color="auto" w:frame="1"/>
              </w:rPr>
              <w:t>终结符</w:t>
            </w:r>
            <w:r w:rsidRPr="00BC70F0">
              <w:rPr>
                <w:rFonts w:ascii="Consolas" w:eastAsia="宋体" w:hAnsi="Consolas" w:cs="宋体"/>
                <w:color w:val="008200"/>
                <w:kern w:val="0"/>
                <w:sz w:val="18"/>
                <w:szCs w:val="18"/>
                <w:bdr w:val="none" w:sz="0" w:space="0" w:color="auto" w:frame="1"/>
              </w:rPr>
              <w:t>S</w:t>
            </w:r>
            <w:r>
              <w:rPr>
                <w:rFonts w:ascii="Consolas" w:eastAsia="宋体" w:hAnsi="Consolas" w:cs="宋体"/>
                <w:color w:val="0082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5475F60C"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ParseS</w:t>
            </w:r>
            <w:proofErr w:type="gramStart"/>
            <w:r>
              <w:rPr>
                <w:rFonts w:ascii="Consolas" w:eastAsia="宋体" w:hAnsi="Consolas" w:cs="宋体"/>
                <w:color w:val="000000"/>
                <w:kern w:val="0"/>
                <w:sz w:val="18"/>
                <w:szCs w:val="18"/>
                <w:bdr w:val="none" w:sz="0" w:space="0" w:color="auto" w:frame="1"/>
              </w:rPr>
              <w:t>′</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4C6CFE5B"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0C66B44A"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5B1F3C72"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585EB8C7"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'a'</w:t>
            </w:r>
            <w:r w:rsidRPr="00BC70F0">
              <w:rPr>
                <w:rFonts w:ascii="Consolas" w:eastAsia="宋体" w:hAnsi="Consolas" w:cs="宋体"/>
                <w:color w:val="000000"/>
                <w:kern w:val="0"/>
                <w:sz w:val="18"/>
                <w:szCs w:val="18"/>
                <w:bdr w:val="none" w:sz="0" w:space="0" w:color="auto" w:frame="1"/>
              </w:rPr>
              <w:t>:  </w:t>
            </w:r>
          </w:p>
          <w:p w14:paraId="44E3A28E"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FF"/>
                <w:kern w:val="0"/>
                <w:sz w:val="18"/>
                <w:szCs w:val="18"/>
                <w:bdr w:val="none" w:sz="0" w:space="0" w:color="auto" w:frame="1"/>
              </w:rPr>
              <w:t>'a'</w:t>
            </w:r>
            <w:r w:rsidRPr="00BC70F0">
              <w:rPr>
                <w:rFonts w:ascii="Consolas" w:eastAsia="宋体" w:hAnsi="Consolas" w:cs="宋体"/>
                <w:color w:val="000000"/>
                <w:kern w:val="0"/>
                <w:sz w:val="18"/>
                <w:szCs w:val="18"/>
                <w:bdr w:val="none" w:sz="0" w:space="0" w:color="auto" w:frame="1"/>
              </w:rPr>
              <w:t>);  </w:t>
            </w:r>
          </w:p>
          <w:p w14:paraId="6BDFE984"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080E552F"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28E692AA"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30954C24"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6A96C662"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35459E7B"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4ADD9858"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322A42A2"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1A4B1273"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w:t>
            </w:r>
            <w:r>
              <w:rPr>
                <w:rFonts w:ascii="Consolas" w:eastAsia="宋体" w:hAnsi="Consolas" w:cs="宋体" w:hint="eastAsia"/>
                <w:color w:val="008200"/>
                <w:kern w:val="0"/>
                <w:sz w:val="18"/>
                <w:szCs w:val="18"/>
                <w:bdr w:val="none" w:sz="0" w:space="0" w:color="auto" w:frame="1"/>
              </w:rPr>
              <w:t>非</w:t>
            </w:r>
            <w:r w:rsidRPr="00BC70F0">
              <w:rPr>
                <w:rFonts w:ascii="Consolas" w:eastAsia="宋体" w:hAnsi="Consolas" w:cs="宋体"/>
                <w:color w:val="008200"/>
                <w:kern w:val="0"/>
                <w:sz w:val="18"/>
                <w:szCs w:val="18"/>
                <w:bdr w:val="none" w:sz="0" w:space="0" w:color="auto" w:frame="1"/>
              </w:rPr>
              <w:t>终结符</w:t>
            </w:r>
            <w:r w:rsidRPr="00BC70F0">
              <w:rPr>
                <w:rFonts w:ascii="Consolas" w:eastAsia="宋体" w:hAnsi="Consolas" w:cs="宋体"/>
                <w:color w:val="008200"/>
                <w:kern w:val="0"/>
                <w:sz w:val="18"/>
                <w:szCs w:val="18"/>
                <w:bdr w:val="none" w:sz="0" w:space="0" w:color="auto" w:frame="1"/>
              </w:rPr>
              <w:t>B</w:t>
            </w:r>
            <w:r w:rsidRPr="00BC70F0">
              <w:rPr>
                <w:rFonts w:ascii="Consolas" w:eastAsia="宋体" w:hAnsi="Consolas" w:cs="宋体"/>
                <w:color w:val="000000"/>
                <w:kern w:val="0"/>
                <w:sz w:val="18"/>
                <w:szCs w:val="18"/>
                <w:bdr w:val="none" w:sz="0" w:space="0" w:color="auto" w:frame="1"/>
              </w:rPr>
              <w:t>  </w:t>
            </w:r>
          </w:p>
          <w:p w14:paraId="4D0F9833"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ParseB</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6A4EAEDF"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679792C0"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3CE5C59D"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55DAE729"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'a'</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'd'</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'b'</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49E2E28A"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ParseD</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2019AF63"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ParseB</w:t>
            </w:r>
            <w:proofErr w:type="spellEnd"/>
            <w:proofErr w:type="gramStart"/>
            <w:r>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146A27FC"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478C98CE"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77CF01C1"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5B835108"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57C88CED"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43D344F4"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1B090ADA"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w:t>
            </w:r>
            <w:r>
              <w:rPr>
                <w:rFonts w:ascii="Consolas" w:eastAsia="宋体" w:hAnsi="Consolas" w:cs="宋体" w:hint="eastAsia"/>
                <w:color w:val="008200"/>
                <w:kern w:val="0"/>
                <w:sz w:val="18"/>
                <w:szCs w:val="18"/>
                <w:bdr w:val="none" w:sz="0" w:space="0" w:color="auto" w:frame="1"/>
              </w:rPr>
              <w:t>非</w:t>
            </w:r>
            <w:r w:rsidRPr="00BC70F0">
              <w:rPr>
                <w:rFonts w:ascii="Consolas" w:eastAsia="宋体" w:hAnsi="Consolas" w:cs="宋体"/>
                <w:color w:val="008200"/>
                <w:kern w:val="0"/>
                <w:sz w:val="18"/>
                <w:szCs w:val="18"/>
                <w:bdr w:val="none" w:sz="0" w:space="0" w:color="auto" w:frame="1"/>
              </w:rPr>
              <w:t>终结符</w:t>
            </w:r>
            <w:r w:rsidRPr="00BC70F0">
              <w:rPr>
                <w:rFonts w:ascii="Consolas" w:eastAsia="宋体" w:hAnsi="Consolas" w:cs="宋体"/>
                <w:color w:val="008200"/>
                <w:kern w:val="0"/>
                <w:sz w:val="18"/>
                <w:szCs w:val="18"/>
                <w:bdr w:val="none" w:sz="0" w:space="0" w:color="auto" w:frame="1"/>
              </w:rPr>
              <w:t>B</w:t>
            </w:r>
            <w:r>
              <w:rPr>
                <w:rFonts w:ascii="Consolas" w:eastAsia="宋体" w:hAnsi="Consolas" w:cs="宋体"/>
                <w:color w:val="0082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44F2083D"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ParseB</w:t>
            </w:r>
            <w:proofErr w:type="spellEnd"/>
            <w:proofErr w:type="gramStart"/>
            <w:r>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1432EB19"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0071D6E2"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2A4D4371"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71210763"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'b'</w:t>
            </w:r>
            <w:r w:rsidRPr="00BC70F0">
              <w:rPr>
                <w:rFonts w:ascii="Consolas" w:eastAsia="宋体" w:hAnsi="Consolas" w:cs="宋体"/>
                <w:color w:val="000000"/>
                <w:kern w:val="0"/>
                <w:sz w:val="18"/>
                <w:szCs w:val="18"/>
                <w:bdr w:val="none" w:sz="0" w:space="0" w:color="auto" w:frame="1"/>
              </w:rPr>
              <w:t>:  </w:t>
            </w:r>
          </w:p>
          <w:p w14:paraId="1B25554B"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FF"/>
                <w:kern w:val="0"/>
                <w:sz w:val="18"/>
                <w:szCs w:val="18"/>
                <w:bdr w:val="none" w:sz="0" w:space="0" w:color="auto" w:frame="1"/>
              </w:rPr>
              <w:t>'b'</w:t>
            </w:r>
            <w:r w:rsidRPr="00BC70F0">
              <w:rPr>
                <w:rFonts w:ascii="Consolas" w:eastAsia="宋体" w:hAnsi="Consolas" w:cs="宋体"/>
                <w:color w:val="000000"/>
                <w:kern w:val="0"/>
                <w:sz w:val="18"/>
                <w:szCs w:val="18"/>
                <w:bdr w:val="none" w:sz="0" w:space="0" w:color="auto" w:frame="1"/>
              </w:rPr>
              <w:t>);  </w:t>
            </w:r>
          </w:p>
          <w:p w14:paraId="0245E4E8"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4E6B56C5"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'a'</w:t>
            </w:r>
            <w:r w:rsidRPr="00BC70F0">
              <w:rPr>
                <w:rFonts w:ascii="Consolas" w:eastAsia="宋体" w:hAnsi="Consolas" w:cs="宋体"/>
                <w:color w:val="000000"/>
                <w:kern w:val="0"/>
                <w:sz w:val="18"/>
                <w:szCs w:val="18"/>
                <w:bdr w:val="none" w:sz="0" w:space="0" w:color="auto" w:frame="1"/>
              </w:rPr>
              <w:t>:  </w:t>
            </w:r>
          </w:p>
          <w:p w14:paraId="06ECB025"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412E2720"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229FCC7F"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6774DDC1"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lastRenderedPageBreak/>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096C291B"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1571AB2E"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w:t>
            </w:r>
          </w:p>
          <w:p w14:paraId="44C0CA4B"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w:t>
            </w:r>
            <w:r>
              <w:rPr>
                <w:rFonts w:ascii="Consolas" w:eastAsia="宋体" w:hAnsi="Consolas" w:cs="宋体" w:hint="eastAsia"/>
                <w:color w:val="008200"/>
                <w:kern w:val="0"/>
                <w:sz w:val="18"/>
                <w:szCs w:val="18"/>
                <w:bdr w:val="none" w:sz="0" w:space="0" w:color="auto" w:frame="1"/>
              </w:rPr>
              <w:t>非</w:t>
            </w:r>
            <w:r w:rsidRPr="00BC70F0">
              <w:rPr>
                <w:rFonts w:ascii="Consolas" w:eastAsia="宋体" w:hAnsi="Consolas" w:cs="宋体"/>
                <w:color w:val="008200"/>
                <w:kern w:val="0"/>
                <w:sz w:val="18"/>
                <w:szCs w:val="18"/>
                <w:bdr w:val="none" w:sz="0" w:space="0" w:color="auto" w:frame="1"/>
              </w:rPr>
              <w:t>终结符</w:t>
            </w:r>
            <w:r w:rsidRPr="00BC70F0">
              <w:rPr>
                <w:rFonts w:ascii="Consolas" w:eastAsia="宋体" w:hAnsi="Consolas" w:cs="宋体"/>
                <w:color w:val="008200"/>
                <w:kern w:val="0"/>
                <w:sz w:val="18"/>
                <w:szCs w:val="18"/>
                <w:bdr w:val="none" w:sz="0" w:space="0" w:color="auto" w:frame="1"/>
              </w:rPr>
              <w:t>D</w:t>
            </w:r>
            <w:r w:rsidRPr="00BC70F0">
              <w:rPr>
                <w:rFonts w:ascii="Consolas" w:eastAsia="宋体" w:hAnsi="Consolas" w:cs="宋体"/>
                <w:color w:val="000000"/>
                <w:kern w:val="0"/>
                <w:sz w:val="18"/>
                <w:szCs w:val="18"/>
                <w:bdr w:val="none" w:sz="0" w:space="0" w:color="auto" w:frame="1"/>
              </w:rPr>
              <w:t>  </w:t>
            </w:r>
          </w:p>
          <w:p w14:paraId="331D7D22"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ParseD</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0D564BAF"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42A2333E"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6394B3FA"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5AC97195"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'd'</w:t>
            </w:r>
            <w:r w:rsidRPr="00BC70F0">
              <w:rPr>
                <w:rFonts w:ascii="Consolas" w:eastAsia="宋体" w:hAnsi="Consolas" w:cs="宋体"/>
                <w:color w:val="000000"/>
                <w:kern w:val="0"/>
                <w:sz w:val="18"/>
                <w:szCs w:val="18"/>
                <w:bdr w:val="none" w:sz="0" w:space="0" w:color="auto" w:frame="1"/>
              </w:rPr>
              <w:t>:  </w:t>
            </w:r>
          </w:p>
          <w:p w14:paraId="7D175351"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FF"/>
                <w:kern w:val="0"/>
                <w:sz w:val="18"/>
                <w:szCs w:val="18"/>
                <w:bdr w:val="none" w:sz="0" w:space="0" w:color="auto" w:frame="1"/>
              </w:rPr>
              <w:t>'d'</w:t>
            </w:r>
            <w:r w:rsidRPr="00BC70F0">
              <w:rPr>
                <w:rFonts w:ascii="Consolas" w:eastAsia="宋体" w:hAnsi="Consolas" w:cs="宋体"/>
                <w:color w:val="000000"/>
                <w:kern w:val="0"/>
                <w:sz w:val="18"/>
                <w:szCs w:val="18"/>
                <w:bdr w:val="none" w:sz="0" w:space="0" w:color="auto" w:frame="1"/>
              </w:rPr>
              <w:t>);  </w:t>
            </w:r>
          </w:p>
          <w:p w14:paraId="02E443BD"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0A076023"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'b'</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'a'</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57FFD437"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0C7D26FA"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384D09AE"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7E792F46"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0A17932F" w14:textId="77777777" w:rsidR="000F0E11" w:rsidRPr="00BC70F0" w:rsidRDefault="000F0E11" w:rsidP="000F0E11">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45762434" w14:textId="77777777" w:rsidR="000F0E11" w:rsidRPr="00BC70F0" w:rsidRDefault="000F0E11" w:rsidP="000F0E11">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tc>
      </w:tr>
    </w:tbl>
    <w:p w14:paraId="1D90AF8D" w14:textId="77777777" w:rsidR="000F0E11" w:rsidRPr="00205E2A" w:rsidRDefault="000F0E11" w:rsidP="000F0E11">
      <w:pPr>
        <w:rPr>
          <w:rFonts w:ascii="Times New Roman" w:eastAsia="楷体" w:hAnsi="Times New Roman" w:cs="Times New Roman"/>
          <w:b/>
          <w:bCs/>
          <w:iCs/>
          <w:sz w:val="22"/>
          <w:szCs w:val="24"/>
        </w:rPr>
      </w:pPr>
    </w:p>
    <w:p w14:paraId="52AB7BB4" w14:textId="77777777" w:rsidR="000F0E11" w:rsidRDefault="000F0E1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4)</w:t>
      </w:r>
    </w:p>
    <w:p w14:paraId="17B58D2C"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S→</m:t>
          </m:r>
          <m:r>
            <m:rPr>
              <m:sty m:val="bi"/>
            </m:rPr>
            <w:rPr>
              <w:rFonts w:ascii="Cambria Math" w:eastAsia="楷体" w:hAnsi="Cambria Math" w:cs="Times New Roman" w:hint="eastAsia"/>
              <w:sz w:val="22"/>
              <w:szCs w:val="24"/>
            </w:rPr>
            <m:t>i</m:t>
          </m:r>
          <m:r>
            <m:rPr>
              <m:sty m:val="bi"/>
            </m:rPr>
            <w:rPr>
              <w:rFonts w:ascii="Cambria Math" w:eastAsia="楷体" w:hAnsi="Cambria Math" w:cs="Times New Roman"/>
              <w:sz w:val="22"/>
              <w:szCs w:val="24"/>
            </w:rPr>
            <m:t>|(E)</m:t>
          </m:r>
        </m:oMath>
      </m:oMathPara>
    </w:p>
    <w:p w14:paraId="2AF5903A" w14:textId="77777777" w:rsidR="000F0E11" w:rsidRPr="000224B1"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m:t>E→E+S|E-S|S</m:t>
          </m:r>
        </m:oMath>
      </m:oMathPara>
    </w:p>
    <w:p w14:paraId="29AAC03D" w14:textId="77777777" w:rsidR="000F0E11" w:rsidRDefault="000F0E11" w:rsidP="000F0E11">
      <w:pPr>
        <w:rPr>
          <w:rFonts w:ascii="Times New Roman" w:eastAsia="楷体" w:hAnsi="Times New Roman" w:cs="Times New Roman"/>
          <w:b/>
          <w:bCs/>
          <w:sz w:val="22"/>
          <w:szCs w:val="24"/>
        </w:rPr>
      </w:pPr>
      <w:r w:rsidRPr="00D90FA4">
        <w:rPr>
          <w:rFonts w:ascii="Times New Roman" w:eastAsia="楷体" w:hAnsi="Times New Roman" w:cs="Times New Roman" w:hint="eastAsia"/>
          <w:b/>
          <w:color w:val="FF0000"/>
          <w:sz w:val="22"/>
          <w:szCs w:val="24"/>
        </w:rPr>
        <w:t>答：</w:t>
      </w:r>
      <w:r w:rsidRPr="000224B1">
        <w:rPr>
          <w:rFonts w:ascii="Times New Roman" w:eastAsia="楷体" w:hAnsi="Times New Roman" w:cs="Times New Roman" w:hint="eastAsia"/>
          <w:b/>
          <w:color w:val="000000" w:themeColor="text1"/>
          <w:sz w:val="22"/>
          <w:szCs w:val="24"/>
        </w:rPr>
        <w:t>在该文法中</w:t>
      </w:r>
      <w:r>
        <w:rPr>
          <w:rFonts w:ascii="Times New Roman" w:eastAsia="楷体" w:hAnsi="Times New Roman" w:cs="Times New Roman" w:hint="eastAsia"/>
          <w:b/>
          <w:color w:val="000000" w:themeColor="text1"/>
          <w:sz w:val="22"/>
          <w:szCs w:val="24"/>
        </w:rPr>
        <w:t>存在直接左递归</w:t>
      </w:r>
      <w:r>
        <w:rPr>
          <w:rFonts w:ascii="Times New Roman" w:eastAsia="楷体" w:hAnsi="Times New Roman" w:cs="Times New Roman" w:hint="eastAsia"/>
          <w:b/>
          <w:sz w:val="22"/>
          <w:szCs w:val="24"/>
        </w:rPr>
        <w:t>，所以</w:t>
      </w:r>
      <w:r w:rsidRPr="000224B1">
        <w:rPr>
          <w:rFonts w:ascii="Times New Roman" w:eastAsia="楷体" w:hAnsi="Times New Roman" w:cs="Times New Roman" w:hint="eastAsia"/>
          <w:b/>
          <w:color w:val="FF0000"/>
          <w:sz w:val="22"/>
          <w:szCs w:val="24"/>
        </w:rPr>
        <w:t>该文法不是</w:t>
      </w:r>
      <m:oMath>
        <m:r>
          <m:rPr>
            <m:sty m:val="bi"/>
          </m:rPr>
          <w:rPr>
            <w:rFonts w:ascii="Cambria Math" w:eastAsia="楷体" w:hAnsi="Cambria Math" w:cs="Times New Roman"/>
            <w:color w:val="FF0000"/>
            <w:sz w:val="22"/>
            <w:szCs w:val="24"/>
          </w:rPr>
          <m:t>LL(1)</m:t>
        </m:r>
      </m:oMath>
      <w:r w:rsidRPr="000224B1">
        <w:rPr>
          <w:rFonts w:ascii="Times New Roman" w:eastAsia="楷体" w:hAnsi="Times New Roman" w:cs="Times New Roman" w:hint="eastAsia"/>
          <w:b/>
          <w:bCs/>
          <w:color w:val="FF0000"/>
          <w:sz w:val="22"/>
          <w:szCs w:val="24"/>
        </w:rPr>
        <w:t>文法。</w:t>
      </w:r>
      <w:r>
        <w:rPr>
          <w:rFonts w:ascii="Times New Roman" w:eastAsia="楷体" w:hAnsi="Times New Roman" w:cs="Times New Roman" w:hint="eastAsia"/>
          <w:b/>
          <w:bCs/>
          <w:sz w:val="22"/>
          <w:szCs w:val="24"/>
        </w:rPr>
        <w:t>现消除左递归构造等价文法：</w:t>
      </w:r>
    </w:p>
    <w:p w14:paraId="169D9C5C" w14:textId="77777777" w:rsidR="000F0E11" w:rsidRPr="00373A46"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S→</m:t>
          </m:r>
          <m:r>
            <m:rPr>
              <m:sty m:val="bi"/>
            </m:rPr>
            <w:rPr>
              <w:rFonts w:ascii="Cambria Math" w:eastAsia="楷体" w:hAnsi="Cambria Math" w:cs="Times New Roman" w:hint="eastAsia"/>
              <w:sz w:val="22"/>
              <w:szCs w:val="24"/>
            </w:rPr>
            <m:t>i</m:t>
          </m:r>
          <m:r>
            <m:rPr>
              <m:sty m:val="bi"/>
            </m:rPr>
            <w:rPr>
              <w:rFonts w:ascii="Cambria Math" w:eastAsia="楷体" w:hAnsi="Cambria Math" w:cs="Times New Roman"/>
              <w:sz w:val="22"/>
              <w:szCs w:val="24"/>
            </w:rPr>
            <m:t>|(E)</m:t>
          </m:r>
        </m:oMath>
      </m:oMathPara>
    </w:p>
    <w:p w14:paraId="378431BD"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E→S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p w14:paraId="657501F7" w14:textId="77777777" w:rsidR="000F0E11" w:rsidRPr="009C0291" w:rsidRDefault="00000000" w:rsidP="000F0E11">
      <w:pPr>
        <w:rPr>
          <w:rFonts w:ascii="Times New Roman" w:eastAsia="楷体" w:hAnsi="Times New Roman" w:cs="Times New Roman"/>
          <w:b/>
          <w:sz w:val="22"/>
          <w:szCs w:val="24"/>
        </w:rPr>
      </w:pPr>
      <m:oMathPara>
        <m:oMathParaPr>
          <m:jc m:val="left"/>
        </m:oMathParaPr>
        <m:oMath>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|ε</m:t>
          </m:r>
        </m:oMath>
      </m:oMathPara>
    </w:p>
    <w:p w14:paraId="54D9468F" w14:textId="77777777" w:rsidR="000F0E11" w:rsidRPr="009C0E51" w:rsidRDefault="000F0E11" w:rsidP="000F0E11">
      <w:pPr>
        <w:rPr>
          <w:rFonts w:ascii="Times New Roman" w:eastAsia="楷体" w:hAnsi="Times New Roman" w:cs="Times New Roman"/>
          <w:b/>
          <w:sz w:val="22"/>
          <w:szCs w:val="24"/>
        </w:rPr>
      </w:pPr>
    </w:p>
    <w:p w14:paraId="2E74B005" w14:textId="77777777" w:rsidR="000F0E11" w:rsidRPr="009C0E51" w:rsidRDefault="000F0E11" w:rsidP="000F0E11">
      <w:pPr>
        <w:rPr>
          <w:rFonts w:ascii="Times New Roman" w:eastAsia="楷体" w:hAnsi="Times New Roman" w:cs="Times New Roman"/>
          <w:b/>
          <w:sz w:val="22"/>
          <w:szCs w:val="24"/>
        </w:rPr>
      </w:pPr>
      <w:r w:rsidRPr="009C0E51">
        <w:rPr>
          <w:rFonts w:ascii="Times New Roman" w:eastAsia="楷体" w:hAnsi="Times New Roman" w:cs="Times New Roman" w:hint="eastAsia"/>
          <w:b/>
          <w:sz w:val="22"/>
          <w:szCs w:val="24"/>
        </w:rPr>
        <w:t>分析表如下：</w:t>
      </w:r>
    </w:p>
    <w:tbl>
      <w:tblPr>
        <w:tblStyle w:val="a7"/>
        <w:tblW w:w="0" w:type="auto"/>
        <w:tblLook w:val="04A0" w:firstRow="1" w:lastRow="0" w:firstColumn="1" w:lastColumn="0" w:noHBand="0" w:noVBand="1"/>
      </w:tblPr>
      <w:tblGrid>
        <w:gridCol w:w="921"/>
        <w:gridCol w:w="922"/>
        <w:gridCol w:w="922"/>
        <w:gridCol w:w="922"/>
        <w:gridCol w:w="922"/>
        <w:gridCol w:w="922"/>
        <w:gridCol w:w="922"/>
      </w:tblGrid>
      <w:tr w:rsidR="000F0E11" w14:paraId="741C6A1A" w14:textId="77777777" w:rsidTr="005A4DA7">
        <w:tc>
          <w:tcPr>
            <w:tcW w:w="921" w:type="dxa"/>
          </w:tcPr>
          <w:p w14:paraId="4D918203" w14:textId="77777777" w:rsidR="000F0E11" w:rsidRDefault="000F0E11" w:rsidP="005A4DA7">
            <w:pPr>
              <w:jc w:val="left"/>
              <w:rPr>
                <w:rFonts w:ascii="Times New Roman" w:eastAsia="楷体" w:hAnsi="Times New Roman"/>
                <w:b/>
                <w:bCs/>
                <w:sz w:val="22"/>
              </w:rPr>
            </w:pPr>
          </w:p>
        </w:tc>
        <w:tc>
          <w:tcPr>
            <w:tcW w:w="922" w:type="dxa"/>
          </w:tcPr>
          <w:p w14:paraId="623590E4"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3C0478EF"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c>
          <w:tcPr>
            <w:tcW w:w="922" w:type="dxa"/>
          </w:tcPr>
          <w:p w14:paraId="12A03734" w14:textId="77777777" w:rsidR="000F0E11" w:rsidRDefault="000F0E11" w:rsidP="005A4DA7">
            <w:pPr>
              <w:jc w:val="left"/>
              <w:rPr>
                <w:rFonts w:ascii="等线" w:eastAsia="等线" w:hAnsi="等线" w:cs="Times New Roman"/>
                <w:b/>
                <w:sz w:val="22"/>
                <w:szCs w:val="24"/>
              </w:rPr>
            </w:pPr>
            <m:oMathPara>
              <m:oMath>
                <m:r>
                  <m:rPr>
                    <m:sty m:val="bi"/>
                  </m:rPr>
                  <w:rPr>
                    <w:rFonts w:ascii="Cambria Math" w:eastAsia="楷体" w:hAnsi="Cambria Math"/>
                    <w:sz w:val="22"/>
                  </w:rPr>
                  <m:t>i</m:t>
                </m:r>
              </m:oMath>
            </m:oMathPara>
          </w:p>
        </w:tc>
        <w:tc>
          <w:tcPr>
            <w:tcW w:w="922" w:type="dxa"/>
          </w:tcPr>
          <w:p w14:paraId="27727938" w14:textId="77777777" w:rsidR="000F0E11" w:rsidRPr="009C0E5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oMath>
            </m:oMathPara>
          </w:p>
        </w:tc>
        <w:tc>
          <w:tcPr>
            <w:tcW w:w="922" w:type="dxa"/>
          </w:tcPr>
          <w:p w14:paraId="6DA11D14" w14:textId="77777777" w:rsidR="000F0E11" w:rsidRDefault="000F0E11" w:rsidP="005A4DA7">
            <w:pPr>
              <w:jc w:val="left"/>
              <w:rPr>
                <w:rFonts w:ascii="等线" w:eastAsia="等线" w:hAnsi="等线" w:cs="Times New Roman"/>
                <w:b/>
                <w:sz w:val="22"/>
              </w:rPr>
            </w:pPr>
            <m:oMathPara>
              <m:oMath>
                <m:r>
                  <m:rPr>
                    <m:sty m:val="bi"/>
                  </m:rPr>
                  <w:rPr>
                    <w:rFonts w:ascii="Cambria Math" w:eastAsia="楷体" w:hAnsi="Cambria Math" w:cs="Times New Roman"/>
                    <w:sz w:val="22"/>
                    <w:szCs w:val="24"/>
                  </w:rPr>
                  <m:t>)</m:t>
                </m:r>
              </m:oMath>
            </m:oMathPara>
          </w:p>
        </w:tc>
        <w:tc>
          <w:tcPr>
            <w:tcW w:w="922" w:type="dxa"/>
          </w:tcPr>
          <w:p w14:paraId="58E569E5"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0F0E11" w14:paraId="672E137E" w14:textId="77777777" w:rsidTr="005A4DA7">
        <w:tc>
          <w:tcPr>
            <w:tcW w:w="921" w:type="dxa"/>
          </w:tcPr>
          <w:p w14:paraId="011F6794" w14:textId="77777777" w:rsidR="000F0E11" w:rsidRPr="009C0E51" w:rsidRDefault="000F0E11" w:rsidP="005A4DA7">
            <w:pPr>
              <w:jc w:val="left"/>
              <w:rPr>
                <w:rFonts w:ascii="Times New Roman" w:eastAsia="楷体" w:hAnsi="Times New Roman"/>
                <w:b/>
                <w:bCs/>
                <w:sz w:val="22"/>
              </w:rPr>
            </w:pPr>
            <m:oMathPara>
              <m:oMath>
                <m:r>
                  <m:rPr>
                    <m:sty m:val="b"/>
                  </m:rPr>
                  <w:rPr>
                    <w:rFonts w:ascii="Cambria Math" w:eastAsia="楷体" w:hAnsi="Cambria Math"/>
                    <w:sz w:val="22"/>
                  </w:rPr>
                  <m:t>S</m:t>
                </m:r>
              </m:oMath>
            </m:oMathPara>
          </w:p>
        </w:tc>
        <w:tc>
          <w:tcPr>
            <w:tcW w:w="922" w:type="dxa"/>
          </w:tcPr>
          <w:p w14:paraId="2CD53D42" w14:textId="77777777" w:rsidR="000F0E11" w:rsidRPr="00090AF1" w:rsidRDefault="000F0E11" w:rsidP="005A4DA7">
            <w:pPr>
              <w:rPr>
                <w:rFonts w:ascii="Times New Roman" w:eastAsia="楷体" w:hAnsi="Times New Roman"/>
                <w:b/>
                <w:bCs/>
                <w:sz w:val="22"/>
              </w:rPr>
            </w:pPr>
          </w:p>
        </w:tc>
        <w:tc>
          <w:tcPr>
            <w:tcW w:w="922" w:type="dxa"/>
          </w:tcPr>
          <w:p w14:paraId="0B9BD211" w14:textId="77777777" w:rsidR="000F0E11" w:rsidRDefault="000F0E11" w:rsidP="005A4DA7">
            <w:pPr>
              <w:rPr>
                <w:rFonts w:ascii="Times New Roman" w:eastAsia="楷体" w:hAnsi="Times New Roman"/>
                <w:b/>
                <w:bCs/>
                <w:sz w:val="22"/>
              </w:rPr>
            </w:pPr>
          </w:p>
        </w:tc>
        <w:tc>
          <w:tcPr>
            <w:tcW w:w="922" w:type="dxa"/>
          </w:tcPr>
          <w:p w14:paraId="73D680EB" w14:textId="77777777" w:rsidR="000F0E11" w:rsidRDefault="000F0E11" w:rsidP="005A4DA7">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m:t>
                </m:r>
                <m:r>
                  <m:rPr>
                    <m:sty m:val="bi"/>
                  </m:rPr>
                  <w:rPr>
                    <w:rFonts w:ascii="Cambria Math" w:eastAsia="楷体" w:hAnsi="Cambria Math" w:cs="Times New Roman" w:hint="eastAsia"/>
                    <w:sz w:val="22"/>
                    <w:szCs w:val="24"/>
                  </w:rPr>
                  <m:t>i</m:t>
                </m:r>
              </m:oMath>
            </m:oMathPara>
          </w:p>
        </w:tc>
        <w:tc>
          <w:tcPr>
            <w:tcW w:w="922" w:type="dxa"/>
          </w:tcPr>
          <w:p w14:paraId="071CBC69" w14:textId="77777777" w:rsidR="000F0E11" w:rsidRPr="009C0E5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→(E)</m:t>
                </m:r>
              </m:oMath>
            </m:oMathPara>
          </w:p>
        </w:tc>
        <w:tc>
          <w:tcPr>
            <w:tcW w:w="922" w:type="dxa"/>
          </w:tcPr>
          <w:p w14:paraId="7474BBC4" w14:textId="77777777" w:rsidR="000F0E11" w:rsidRDefault="000F0E11" w:rsidP="005A4DA7">
            <w:pPr>
              <w:rPr>
                <w:rFonts w:ascii="Times New Roman" w:eastAsia="楷体" w:hAnsi="Times New Roman" w:cs="Times New Roman"/>
                <w:b/>
                <w:sz w:val="22"/>
                <w:szCs w:val="24"/>
              </w:rPr>
            </w:pPr>
          </w:p>
        </w:tc>
        <w:tc>
          <w:tcPr>
            <w:tcW w:w="922" w:type="dxa"/>
          </w:tcPr>
          <w:p w14:paraId="3D54542D" w14:textId="77777777" w:rsidR="000F0E11" w:rsidRDefault="000F0E11" w:rsidP="005A4DA7">
            <w:pPr>
              <w:rPr>
                <w:rFonts w:ascii="Times New Roman" w:eastAsia="楷体" w:hAnsi="Times New Roman"/>
                <w:b/>
                <w:bCs/>
                <w:sz w:val="22"/>
              </w:rPr>
            </w:pPr>
          </w:p>
        </w:tc>
      </w:tr>
      <w:tr w:rsidR="000F0E11" w14:paraId="14D120F9" w14:textId="77777777" w:rsidTr="005A4DA7">
        <w:tc>
          <w:tcPr>
            <w:tcW w:w="921" w:type="dxa"/>
          </w:tcPr>
          <w:p w14:paraId="6DAEBE1C"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E</m:t>
                </m:r>
              </m:oMath>
            </m:oMathPara>
          </w:p>
        </w:tc>
        <w:tc>
          <w:tcPr>
            <w:tcW w:w="922" w:type="dxa"/>
          </w:tcPr>
          <w:p w14:paraId="63C0233E" w14:textId="77777777" w:rsidR="000F0E11" w:rsidRDefault="000F0E11" w:rsidP="005A4DA7">
            <w:pPr>
              <w:rPr>
                <w:rFonts w:ascii="Times New Roman" w:eastAsia="楷体" w:hAnsi="Times New Roman"/>
                <w:b/>
                <w:bCs/>
                <w:sz w:val="22"/>
              </w:rPr>
            </w:pPr>
          </w:p>
        </w:tc>
        <w:tc>
          <w:tcPr>
            <w:tcW w:w="922" w:type="dxa"/>
          </w:tcPr>
          <w:p w14:paraId="5D14F117" w14:textId="77777777" w:rsidR="000F0E11" w:rsidRDefault="000F0E11" w:rsidP="005A4DA7">
            <w:pPr>
              <w:rPr>
                <w:rFonts w:ascii="Times New Roman" w:eastAsia="楷体" w:hAnsi="Times New Roman"/>
                <w:b/>
                <w:bCs/>
                <w:sz w:val="22"/>
              </w:rPr>
            </w:pPr>
          </w:p>
        </w:tc>
        <w:tc>
          <w:tcPr>
            <w:tcW w:w="922" w:type="dxa"/>
          </w:tcPr>
          <w:p w14:paraId="0771EAF5"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384F6630"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59100738" w14:textId="77777777" w:rsidR="000F0E11" w:rsidRDefault="000F0E11" w:rsidP="005A4DA7">
            <w:pPr>
              <w:rPr>
                <w:rFonts w:ascii="Times New Roman" w:eastAsia="楷体" w:hAnsi="Times New Roman" w:cs="Times New Roman"/>
                <w:b/>
                <w:sz w:val="22"/>
                <w:szCs w:val="24"/>
              </w:rPr>
            </w:pPr>
          </w:p>
        </w:tc>
        <w:tc>
          <w:tcPr>
            <w:tcW w:w="922" w:type="dxa"/>
          </w:tcPr>
          <w:p w14:paraId="56F1C9A2"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0813034C" w14:textId="77777777" w:rsidTr="005A4DA7">
        <w:tc>
          <w:tcPr>
            <w:tcW w:w="921" w:type="dxa"/>
          </w:tcPr>
          <w:p w14:paraId="35EAB11F" w14:textId="77777777" w:rsidR="000F0E11" w:rsidRPr="009C0E51"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0799C2BD"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30D08349"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-S</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E</m:t>
                    </m:r>
                  </m:e>
                  <m:sup>
                    <m:r>
                      <m:rPr>
                        <m:sty m:val="bi"/>
                      </m:rPr>
                      <w:rPr>
                        <w:rFonts w:ascii="Cambria Math" w:eastAsia="楷体" w:hAnsi="Cambria Math" w:cs="Times New Roman"/>
                        <w:sz w:val="22"/>
                        <w:szCs w:val="24"/>
                      </w:rPr>
                      <m:t>'</m:t>
                    </m:r>
                  </m:sup>
                </m:sSup>
              </m:oMath>
            </m:oMathPara>
          </w:p>
        </w:tc>
        <w:tc>
          <w:tcPr>
            <w:tcW w:w="922" w:type="dxa"/>
          </w:tcPr>
          <w:p w14:paraId="4A494AF4" w14:textId="77777777" w:rsidR="000F0E11" w:rsidRDefault="000F0E11" w:rsidP="005A4DA7">
            <w:pPr>
              <w:rPr>
                <w:rFonts w:ascii="Times New Roman" w:eastAsia="楷体" w:hAnsi="Times New Roman" w:cs="Times New Roman"/>
                <w:b/>
                <w:sz w:val="22"/>
                <w:szCs w:val="24"/>
              </w:rPr>
            </w:pPr>
          </w:p>
        </w:tc>
        <w:tc>
          <w:tcPr>
            <w:tcW w:w="922" w:type="dxa"/>
          </w:tcPr>
          <w:p w14:paraId="78CD5EC2" w14:textId="77777777" w:rsidR="000F0E11" w:rsidRDefault="000F0E11" w:rsidP="005A4DA7">
            <w:pPr>
              <w:rPr>
                <w:rFonts w:ascii="Times New Roman" w:eastAsia="楷体" w:hAnsi="Times New Roman"/>
                <w:b/>
                <w:bCs/>
                <w:sz w:val="22"/>
              </w:rPr>
            </w:pPr>
          </w:p>
        </w:tc>
        <w:tc>
          <w:tcPr>
            <w:tcW w:w="922" w:type="dxa"/>
          </w:tcPr>
          <w:p w14:paraId="79B93CCC" w14:textId="77777777" w:rsidR="000F0E11" w:rsidRDefault="000F0E11" w:rsidP="005A4DA7">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→ε</m:t>
                </m:r>
              </m:oMath>
            </m:oMathPara>
          </w:p>
        </w:tc>
        <w:tc>
          <w:tcPr>
            <w:tcW w:w="922" w:type="dxa"/>
          </w:tcPr>
          <w:p w14:paraId="525E55EB" w14:textId="77777777" w:rsidR="000F0E11" w:rsidRDefault="000F0E11" w:rsidP="005A4DA7">
            <w:pPr>
              <w:rPr>
                <w:rFonts w:ascii="Times New Roman" w:eastAsia="楷体" w:hAnsi="Times New Roman"/>
                <w:b/>
                <w:bCs/>
                <w:sz w:val="22"/>
              </w:rPr>
            </w:pPr>
          </w:p>
        </w:tc>
      </w:tr>
    </w:tbl>
    <w:p w14:paraId="5C7235CD" w14:textId="77777777" w:rsidR="000F0E11" w:rsidRDefault="000F0E11" w:rsidP="000F0E11">
      <w:pPr>
        <w:rPr>
          <w:rFonts w:ascii="Times New Roman" w:eastAsia="楷体" w:hAnsi="Times New Roman" w:cs="Times New Roman"/>
          <w:b/>
          <w:sz w:val="22"/>
          <w:szCs w:val="24"/>
        </w:rPr>
      </w:pPr>
    </w:p>
    <w:p w14:paraId="2486E658" w14:textId="77777777" w:rsidR="000F0E11" w:rsidRDefault="000F0E11" w:rsidP="000F0E11">
      <w:pPr>
        <w:rPr>
          <w:rFonts w:ascii="Times New Roman" w:eastAsia="楷体" w:hAnsi="Times New Roman" w:cs="Times New Roman"/>
          <w:b/>
          <w:sz w:val="22"/>
          <w:szCs w:val="24"/>
        </w:rPr>
      </w:pPr>
    </w:p>
    <w:p w14:paraId="663F94E2" w14:textId="77777777" w:rsidR="000F0E11" w:rsidRDefault="000F0E11" w:rsidP="000F0E11">
      <w:pPr>
        <w:rPr>
          <w:rFonts w:ascii="Times New Roman" w:eastAsia="楷体" w:hAnsi="Times New Roman" w:cs="Times New Roman"/>
          <w:b/>
          <w:sz w:val="22"/>
          <w:szCs w:val="24"/>
        </w:rPr>
      </w:pPr>
    </w:p>
    <w:p w14:paraId="303F96EB" w14:textId="77777777" w:rsidR="000F0E11" w:rsidRPr="00BC70F0" w:rsidRDefault="000F0E11" w:rsidP="000F0E11">
      <w:pPr>
        <w:rPr>
          <w:rFonts w:ascii="Times New Roman" w:eastAsia="楷体" w:hAnsi="Times New Roman" w:cs="Times New Roman"/>
          <w:b/>
          <w:sz w:val="22"/>
          <w:szCs w:val="24"/>
        </w:rPr>
      </w:pPr>
    </w:p>
    <w:p w14:paraId="128D6FAB" w14:textId="77777777" w:rsidR="000F0E11" w:rsidRPr="00BC70F0" w:rsidRDefault="000F0E11" w:rsidP="000F0E11">
      <w:pPr>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构造它的递归下降分析程序</w:t>
      </w:r>
      <w:r>
        <w:rPr>
          <w:rFonts w:ascii="Times New Roman" w:eastAsia="楷体" w:hAnsi="Times New Roman" w:hint="eastAsia"/>
          <w:b/>
          <w:bCs/>
          <w:color w:val="FF0000"/>
          <w:sz w:val="22"/>
        </w:rPr>
        <w: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0F0E11" w14:paraId="7732B84D" w14:textId="77777777" w:rsidTr="005A4DA7">
        <w:tc>
          <w:tcPr>
            <w:tcW w:w="8296" w:type="dxa"/>
          </w:tcPr>
          <w:p w14:paraId="5701B2BC" w14:textId="77777777" w:rsidR="000F0E11" w:rsidRPr="00BC70F0" w:rsidRDefault="000F0E11" w:rsidP="005A4DA7">
            <w:pPr>
              <w:jc w:val="center"/>
              <w:rPr>
                <w:rFonts w:ascii="Times New Roman" w:eastAsia="楷体" w:hAnsi="Times New Roman" w:cs="Times New Roman"/>
                <w:b/>
                <w:bCs/>
                <w:color w:val="000000" w:themeColor="text1"/>
                <w:sz w:val="22"/>
                <w:szCs w:val="24"/>
                <w:u w:val="single"/>
              </w:rPr>
            </w:pPr>
            <w:r w:rsidRPr="00654407">
              <w:rPr>
                <w:rFonts w:ascii="Times New Roman" w:eastAsia="楷体" w:hAnsi="Times New Roman" w:hint="eastAsia"/>
                <w:b/>
                <w:bCs/>
                <w:color w:val="FF0000"/>
                <w:sz w:val="22"/>
              </w:rPr>
              <w:t>递归下降分析程序</w:t>
            </w:r>
          </w:p>
        </w:tc>
      </w:tr>
      <w:tr w:rsidR="000F0E11" w14:paraId="29CAE1FA" w14:textId="77777777" w:rsidTr="005A4DA7">
        <w:trPr>
          <w:trHeight w:val="699"/>
        </w:trPr>
        <w:tc>
          <w:tcPr>
            <w:tcW w:w="8296" w:type="dxa"/>
          </w:tcPr>
          <w:p w14:paraId="6FD5524A"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proofErr w:type="gramEnd"/>
            <w:r>
              <w:rPr>
                <w:rFonts w:ascii="Consolas" w:eastAsia="宋体" w:hAnsi="Consolas" w:cs="宋体" w:hint="eastAsia"/>
                <w:color w:val="000000"/>
                <w:kern w:val="0"/>
                <w:sz w:val="18"/>
                <w:szCs w:val="18"/>
                <w:bdr w:val="none" w:sz="0" w:space="0" w:color="auto" w:frame="1"/>
              </w:rPr>
              <w:t>char</w:t>
            </w:r>
            <w:r w:rsidRPr="00BC70F0">
              <w:rPr>
                <w:rFonts w:ascii="Consolas" w:eastAsia="宋体" w:hAnsi="Consolas" w:cs="宋体"/>
                <w:color w:val="000000"/>
                <w:kern w:val="0"/>
                <w:sz w:val="18"/>
                <w:szCs w:val="18"/>
                <w:bdr w:val="none" w:sz="0" w:space="0" w:color="auto" w:frame="1"/>
              </w:rPr>
              <w:t> expected)  </w:t>
            </w:r>
          </w:p>
          <w:p w14:paraId="65C2C582"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7C200A54"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if</w:t>
            </w: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lookahead !</w:t>
            </w:r>
            <w:proofErr w:type="gramEnd"/>
            <w:r w:rsidRPr="00BC70F0">
              <w:rPr>
                <w:rFonts w:ascii="Consolas" w:eastAsia="宋体" w:hAnsi="Consolas" w:cs="宋体"/>
                <w:color w:val="000000"/>
                <w:kern w:val="0"/>
                <w:sz w:val="18"/>
                <w:szCs w:val="18"/>
                <w:bdr w:val="none" w:sz="0" w:space="0" w:color="auto" w:frame="1"/>
              </w:rPr>
              <w:t>= expected)  </w:t>
            </w:r>
          </w:p>
          <w:p w14:paraId="74392D40"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5089F074"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lastRenderedPageBreak/>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56DA63E3"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1336DBD3"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3A9BF7C2"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else</w:t>
            </w:r>
            <w:r w:rsidRPr="00BC70F0">
              <w:rPr>
                <w:rFonts w:ascii="Consolas" w:eastAsia="宋体" w:hAnsi="Consolas" w:cs="宋体"/>
                <w:color w:val="000000"/>
                <w:kern w:val="0"/>
                <w:sz w:val="18"/>
                <w:szCs w:val="18"/>
                <w:bdr w:val="none" w:sz="0" w:space="0" w:color="auto" w:frame="1"/>
              </w:rPr>
              <w:t>  </w:t>
            </w:r>
          </w:p>
          <w:p w14:paraId="0C7C999B"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231D97C4"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lookahead = </w:t>
            </w:r>
            <w:proofErr w:type="spellStart"/>
            <w:proofErr w:type="gramStart"/>
            <w:r w:rsidRPr="00BC70F0">
              <w:rPr>
                <w:rFonts w:ascii="Consolas" w:eastAsia="宋体" w:hAnsi="Consolas" w:cs="宋体"/>
                <w:color w:val="000000"/>
                <w:kern w:val="0"/>
                <w:sz w:val="18"/>
                <w:szCs w:val="18"/>
                <w:bdr w:val="none" w:sz="0" w:space="0" w:color="auto" w:frame="1"/>
              </w:rPr>
              <w:t>getToken</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4154067B"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4F897313"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67108A4C"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解析非终结符</w:t>
            </w:r>
            <w:r w:rsidRPr="00BC70F0">
              <w:rPr>
                <w:rFonts w:ascii="Consolas" w:eastAsia="宋体" w:hAnsi="Consolas" w:cs="宋体"/>
                <w:color w:val="008200"/>
                <w:kern w:val="0"/>
                <w:sz w:val="18"/>
                <w:szCs w:val="18"/>
                <w:bdr w:val="none" w:sz="0" w:space="0" w:color="auto" w:frame="1"/>
              </w:rPr>
              <w:t>S</w:t>
            </w:r>
            <w:r w:rsidRPr="00BC70F0">
              <w:rPr>
                <w:rFonts w:ascii="Consolas" w:eastAsia="宋体" w:hAnsi="Consolas" w:cs="宋体"/>
                <w:color w:val="000000"/>
                <w:kern w:val="0"/>
                <w:sz w:val="18"/>
                <w:szCs w:val="18"/>
                <w:bdr w:val="none" w:sz="0" w:space="0" w:color="auto" w:frame="1"/>
              </w:rPr>
              <w:t>  </w:t>
            </w:r>
          </w:p>
          <w:p w14:paraId="0096831E"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ParseS</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2930D2E4"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5117491F"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055D1CDE"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60293056"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proofErr w:type="spellStart"/>
            <w:r w:rsidRPr="00BC70F0">
              <w:rPr>
                <w:rFonts w:ascii="Consolas" w:eastAsia="宋体" w:hAnsi="Consolas" w:cs="宋体"/>
                <w:color w:val="0000FF"/>
                <w:kern w:val="0"/>
                <w:sz w:val="18"/>
                <w:szCs w:val="18"/>
                <w:bdr w:val="none" w:sz="0" w:space="0" w:color="auto" w:frame="1"/>
              </w:rPr>
              <w:t>i</w:t>
            </w:r>
            <w:proofErr w:type="spell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27303C38"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FF"/>
                <w:kern w:val="0"/>
                <w:sz w:val="18"/>
                <w:szCs w:val="18"/>
                <w:bdr w:val="none" w:sz="0" w:space="0" w:color="auto" w:frame="1"/>
              </w:rPr>
              <w:t>'</w:t>
            </w:r>
            <w:proofErr w:type="spellStart"/>
            <w:r w:rsidRPr="00BC70F0">
              <w:rPr>
                <w:rFonts w:ascii="Consolas" w:eastAsia="宋体" w:hAnsi="Consolas" w:cs="宋体"/>
                <w:color w:val="0000FF"/>
                <w:kern w:val="0"/>
                <w:sz w:val="18"/>
                <w:szCs w:val="18"/>
                <w:bdr w:val="none" w:sz="0" w:space="0" w:color="auto" w:frame="1"/>
              </w:rPr>
              <w:t>i</w:t>
            </w:r>
            <w:proofErr w:type="spell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0082F62E"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3B2B0147"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7BDCCDF8"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60D68BD8"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ParseE</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21BFB4EA"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528C2782"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65D49066"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26B481A8"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75DED362"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00605024"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09EF1A2C"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34CBBA17"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解析非终结符</w:t>
            </w:r>
            <w:r w:rsidRPr="00BC70F0">
              <w:rPr>
                <w:rFonts w:ascii="Consolas" w:eastAsia="宋体" w:hAnsi="Consolas" w:cs="宋体"/>
                <w:color w:val="008200"/>
                <w:kern w:val="0"/>
                <w:sz w:val="18"/>
                <w:szCs w:val="18"/>
                <w:bdr w:val="none" w:sz="0" w:space="0" w:color="auto" w:frame="1"/>
              </w:rPr>
              <w:t>E</w:t>
            </w:r>
            <w:r w:rsidRPr="00BC70F0">
              <w:rPr>
                <w:rFonts w:ascii="Consolas" w:eastAsia="宋体" w:hAnsi="Consolas" w:cs="宋体"/>
                <w:color w:val="000000"/>
                <w:kern w:val="0"/>
                <w:sz w:val="18"/>
                <w:szCs w:val="18"/>
                <w:bdr w:val="none" w:sz="0" w:space="0" w:color="auto" w:frame="1"/>
              </w:rPr>
              <w:t>  </w:t>
            </w:r>
          </w:p>
          <w:p w14:paraId="06AEDDBD"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ParseE</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7D7D5AA2"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4D0AFF89"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39FA049C"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478FA658"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proofErr w:type="spellStart"/>
            <w:r w:rsidRPr="00BC70F0">
              <w:rPr>
                <w:rFonts w:ascii="Consolas" w:eastAsia="宋体" w:hAnsi="Consolas" w:cs="宋体"/>
                <w:color w:val="0000FF"/>
                <w:kern w:val="0"/>
                <w:sz w:val="18"/>
                <w:szCs w:val="18"/>
                <w:bdr w:val="none" w:sz="0" w:space="0" w:color="auto" w:frame="1"/>
              </w:rPr>
              <w:t>i</w:t>
            </w:r>
            <w:proofErr w:type="spell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6CED575B"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ParseS</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683D32A5"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ParseE</w:t>
            </w:r>
            <w:proofErr w:type="spellEnd"/>
            <w:proofErr w:type="gramStart"/>
            <w:r>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0ECCD60F"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633CC96D"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2E083B7B"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0CDEB235"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56674A88"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53A334D9"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372F42D2"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8200"/>
                <w:kern w:val="0"/>
                <w:sz w:val="18"/>
                <w:szCs w:val="18"/>
                <w:bdr w:val="none" w:sz="0" w:space="0" w:color="auto" w:frame="1"/>
              </w:rPr>
              <w:t>// </w:t>
            </w:r>
            <w:r w:rsidRPr="00BC70F0">
              <w:rPr>
                <w:rFonts w:ascii="Consolas" w:eastAsia="宋体" w:hAnsi="Consolas" w:cs="宋体"/>
                <w:color w:val="008200"/>
                <w:kern w:val="0"/>
                <w:sz w:val="18"/>
                <w:szCs w:val="18"/>
                <w:bdr w:val="none" w:sz="0" w:space="0" w:color="auto" w:frame="1"/>
              </w:rPr>
              <w:t>解析非终结符</w:t>
            </w:r>
            <w:r w:rsidRPr="00BC70F0">
              <w:rPr>
                <w:rFonts w:ascii="Consolas" w:eastAsia="宋体" w:hAnsi="Consolas" w:cs="宋体"/>
                <w:color w:val="008200"/>
                <w:kern w:val="0"/>
                <w:sz w:val="18"/>
                <w:szCs w:val="18"/>
                <w:bdr w:val="none" w:sz="0" w:space="0" w:color="auto" w:frame="1"/>
              </w:rPr>
              <w:t>E</w:t>
            </w:r>
            <w:r>
              <w:rPr>
                <w:rFonts w:ascii="Consolas" w:eastAsia="宋体" w:hAnsi="Consolas" w:cs="宋体"/>
                <w:color w:val="0082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2B2351E6"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b/>
                <w:bCs/>
                <w:color w:val="006699"/>
                <w:kern w:val="0"/>
                <w:sz w:val="18"/>
                <w:szCs w:val="18"/>
                <w:bdr w:val="none" w:sz="0" w:space="0" w:color="auto" w:frame="1"/>
              </w:rPr>
              <w:t>void</w:t>
            </w: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ParseE</w:t>
            </w:r>
            <w:proofErr w:type="spellEnd"/>
            <w:proofErr w:type="gramStart"/>
            <w:r>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0509B5B5"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p w14:paraId="608C895D"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(lookahead)  </w:t>
            </w:r>
          </w:p>
          <w:p w14:paraId="0A7E9FDC"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lastRenderedPageBreak/>
              <w:t>    {  </w:t>
            </w:r>
          </w:p>
          <w:p w14:paraId="36C7840E"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1F21CB5B"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6E83135C"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ParseS</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358A9E31"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ParseE</w:t>
            </w:r>
            <w:proofErr w:type="spellEnd"/>
            <w:proofErr w:type="gramStart"/>
            <w:r>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21E39BB0"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33D87944"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12B106BD"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MatchToken</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2C5C3CC1"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ParseS</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69938583"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r w:rsidRPr="00BC70F0">
              <w:rPr>
                <w:rFonts w:ascii="Consolas" w:eastAsia="宋体" w:hAnsi="Consolas" w:cs="宋体"/>
                <w:color w:val="000000"/>
                <w:kern w:val="0"/>
                <w:sz w:val="18"/>
                <w:szCs w:val="18"/>
                <w:bdr w:val="none" w:sz="0" w:space="0" w:color="auto" w:frame="1"/>
              </w:rPr>
              <w:t>ParseE</w:t>
            </w:r>
            <w:proofErr w:type="spellEnd"/>
            <w:proofErr w:type="gramStart"/>
            <w:r>
              <w:rPr>
                <w:rFonts w:ascii="Consolas" w:eastAsia="宋体" w:hAnsi="Consolas" w:cs="宋体"/>
                <w:color w:val="000000"/>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p>
          <w:p w14:paraId="5B75E4C7"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54D69F9A"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case</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p>
          <w:p w14:paraId="48B5B3B5"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break</w:t>
            </w:r>
            <w:r w:rsidRPr="00BC70F0">
              <w:rPr>
                <w:rFonts w:ascii="Consolas" w:eastAsia="宋体" w:hAnsi="Consolas" w:cs="宋体"/>
                <w:color w:val="000000"/>
                <w:kern w:val="0"/>
                <w:sz w:val="18"/>
                <w:szCs w:val="18"/>
                <w:bdr w:val="none" w:sz="0" w:space="0" w:color="auto" w:frame="1"/>
              </w:rPr>
              <w:t>;  </w:t>
            </w:r>
          </w:p>
          <w:p w14:paraId="7DBBFBA5"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default</w:t>
            </w:r>
            <w:r w:rsidRPr="00BC70F0">
              <w:rPr>
                <w:rFonts w:ascii="Consolas" w:eastAsia="宋体" w:hAnsi="Consolas" w:cs="宋体"/>
                <w:color w:val="000000"/>
                <w:kern w:val="0"/>
                <w:sz w:val="18"/>
                <w:szCs w:val="18"/>
                <w:bdr w:val="none" w:sz="0" w:space="0" w:color="auto" w:frame="1"/>
              </w:rPr>
              <w:t>:  </w:t>
            </w:r>
          </w:p>
          <w:p w14:paraId="2FB1E16D"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spellStart"/>
            <w:proofErr w:type="gramStart"/>
            <w:r w:rsidRPr="00BC70F0">
              <w:rPr>
                <w:rFonts w:ascii="Consolas" w:eastAsia="宋体" w:hAnsi="Consolas" w:cs="宋体"/>
                <w:color w:val="000000"/>
                <w:kern w:val="0"/>
                <w:sz w:val="18"/>
                <w:szCs w:val="18"/>
                <w:bdr w:val="none" w:sz="0" w:space="0" w:color="auto" w:frame="1"/>
              </w:rPr>
              <w:t>printf</w:t>
            </w:r>
            <w:proofErr w:type="spellEnd"/>
            <w:r w:rsidRPr="00BC70F0">
              <w:rPr>
                <w:rFonts w:ascii="Consolas" w:eastAsia="宋体" w:hAnsi="Consolas" w:cs="宋体"/>
                <w:color w:val="000000"/>
                <w:kern w:val="0"/>
                <w:sz w:val="18"/>
                <w:szCs w:val="18"/>
                <w:bdr w:val="none" w:sz="0" w:space="0" w:color="auto" w:frame="1"/>
              </w:rPr>
              <w:t>(</w:t>
            </w:r>
            <w:proofErr w:type="gramEnd"/>
            <w:r w:rsidRPr="00BC70F0">
              <w:rPr>
                <w:rFonts w:ascii="Consolas" w:eastAsia="宋体" w:hAnsi="Consolas" w:cs="宋体"/>
                <w:color w:val="0000FF"/>
                <w:kern w:val="0"/>
                <w:sz w:val="18"/>
                <w:szCs w:val="18"/>
                <w:bdr w:val="none" w:sz="0" w:space="0" w:color="auto" w:frame="1"/>
              </w:rPr>
              <w:t>"syntax error\n"</w:t>
            </w:r>
            <w:r w:rsidRPr="00BC70F0">
              <w:rPr>
                <w:rFonts w:ascii="Consolas" w:eastAsia="宋体" w:hAnsi="Consolas" w:cs="宋体"/>
                <w:color w:val="000000"/>
                <w:kern w:val="0"/>
                <w:sz w:val="18"/>
                <w:szCs w:val="18"/>
                <w:bdr w:val="none" w:sz="0" w:space="0" w:color="auto" w:frame="1"/>
              </w:rPr>
              <w:t>);  </w:t>
            </w:r>
          </w:p>
          <w:p w14:paraId="5621EF6F" w14:textId="77777777" w:rsidR="000F0E11" w:rsidRPr="00BC70F0"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exit(</w:t>
            </w:r>
            <w:proofErr w:type="gramEnd"/>
            <w:r w:rsidRPr="00BC70F0">
              <w:rPr>
                <w:rFonts w:ascii="Consolas" w:eastAsia="宋体" w:hAnsi="Consolas" w:cs="宋体"/>
                <w:color w:val="000000"/>
                <w:kern w:val="0"/>
                <w:sz w:val="18"/>
                <w:szCs w:val="18"/>
                <w:bdr w:val="none" w:sz="0" w:space="0" w:color="auto" w:frame="1"/>
              </w:rPr>
              <w:t>0);  </w:t>
            </w:r>
          </w:p>
          <w:p w14:paraId="6EEB512F" w14:textId="77777777" w:rsidR="000F0E11" w:rsidRPr="00BC70F0" w:rsidRDefault="000F0E11" w:rsidP="000F0E11">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  </w:t>
            </w:r>
          </w:p>
          <w:p w14:paraId="54966C70" w14:textId="77777777" w:rsidR="000F0E11" w:rsidRPr="00CB1755" w:rsidRDefault="000F0E11" w:rsidP="000F0E11">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70F0">
              <w:rPr>
                <w:rFonts w:ascii="Consolas" w:eastAsia="宋体" w:hAnsi="Consolas" w:cs="宋体"/>
                <w:color w:val="000000"/>
                <w:kern w:val="0"/>
                <w:sz w:val="18"/>
                <w:szCs w:val="18"/>
                <w:bdr w:val="none" w:sz="0" w:space="0" w:color="auto" w:frame="1"/>
              </w:rPr>
              <w:t>} </w:t>
            </w:r>
          </w:p>
        </w:tc>
      </w:tr>
    </w:tbl>
    <w:p w14:paraId="674BECC4" w14:textId="77777777" w:rsidR="000F0E11" w:rsidRPr="000224B1" w:rsidRDefault="000F0E11" w:rsidP="000F0E11">
      <w:pPr>
        <w:rPr>
          <w:rFonts w:ascii="Times New Roman" w:eastAsia="楷体" w:hAnsi="Times New Roman" w:cs="Times New Roman"/>
          <w:b/>
          <w:sz w:val="22"/>
          <w:szCs w:val="24"/>
        </w:rPr>
      </w:pPr>
    </w:p>
    <w:p w14:paraId="66C6F6D7" w14:textId="77777777" w:rsidR="000F0E11" w:rsidRDefault="000F0E11" w:rsidP="000F0E11">
      <w:pPr>
        <w:rPr>
          <w:rFonts w:ascii="Times New Roman" w:eastAsia="楷体" w:hAnsi="Times New Roman"/>
          <w:b/>
          <w:bCs/>
          <w:sz w:val="22"/>
        </w:rPr>
      </w:pPr>
      <w:r>
        <w:rPr>
          <w:rFonts w:ascii="Times New Roman" w:eastAsia="楷体" w:hAnsi="Times New Roman" w:hint="eastAsia"/>
          <w:b/>
          <w:bCs/>
          <w:sz w:val="22"/>
        </w:rPr>
        <w:t>(</w:t>
      </w:r>
      <w:r>
        <w:rPr>
          <w:rFonts w:ascii="Times New Roman" w:eastAsia="楷体" w:hAnsi="Times New Roman"/>
          <w:b/>
          <w:bCs/>
          <w:sz w:val="22"/>
        </w:rPr>
        <w:t>6)</w:t>
      </w:r>
    </w:p>
    <w:p w14:paraId="79F87590"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M→MaH|H</m:t>
          </m:r>
        </m:oMath>
      </m:oMathPara>
    </w:p>
    <w:p w14:paraId="4BC2FEE3" w14:textId="77777777" w:rsidR="000F0E11" w:rsidRPr="00D90FA4" w:rsidRDefault="000F0E11" w:rsidP="000F0E11">
      <w:pPr>
        <w:rPr>
          <w:rFonts w:ascii="Times New Roman" w:eastAsia="楷体" w:hAnsi="Times New Roman" w:cs="Times New Roman"/>
          <w:b/>
          <w:sz w:val="22"/>
          <w:szCs w:val="24"/>
        </w:rPr>
      </w:pPr>
      <m:oMathPara>
        <m:oMathParaPr>
          <m:jc m:val="left"/>
        </m:oMathParaPr>
        <m:oMath>
          <m:r>
            <m:rPr>
              <m:sty m:val="bi"/>
            </m:rPr>
            <w:rPr>
              <w:rFonts w:ascii="Cambria Math" w:eastAsia="楷体" w:hAnsi="Cambria Math" w:cs="Times New Roman"/>
              <w:sz w:val="22"/>
              <w:szCs w:val="24"/>
            </w:rPr>
            <m:t>H→b(M)|(M)|</m:t>
          </m:r>
          <m:r>
            <m:rPr>
              <m:sty m:val="bi"/>
            </m:rPr>
            <w:rPr>
              <w:rFonts w:ascii="Cambria Math" w:eastAsia="楷体" w:hAnsi="Cambria Math" w:cs="Times New Roman" w:hint="eastAsia"/>
              <w:sz w:val="22"/>
              <w:szCs w:val="24"/>
            </w:rPr>
            <m:t>b</m:t>
          </m:r>
        </m:oMath>
      </m:oMathPara>
    </w:p>
    <w:p w14:paraId="12B921C2" w14:textId="77777777" w:rsidR="000F0E11" w:rsidRPr="00373A46" w:rsidRDefault="000F0E11" w:rsidP="000F0E11">
      <w:pPr>
        <w:rPr>
          <w:rFonts w:ascii="Times New Roman" w:eastAsia="楷体" w:hAnsi="Times New Roman" w:cs="Times New Roman"/>
          <w:b/>
          <w:sz w:val="22"/>
          <w:szCs w:val="24"/>
        </w:rPr>
      </w:pPr>
      <w:r w:rsidRPr="00D90FA4">
        <w:rPr>
          <w:rFonts w:ascii="Times New Roman" w:eastAsia="楷体" w:hAnsi="Times New Roman" w:cs="Times New Roman" w:hint="eastAsia"/>
          <w:b/>
          <w:color w:val="FF0000"/>
          <w:sz w:val="22"/>
          <w:szCs w:val="24"/>
        </w:rPr>
        <w:t>答：</w:t>
      </w:r>
      <w:r w:rsidRPr="000224B1">
        <w:rPr>
          <w:rFonts w:ascii="Times New Roman" w:eastAsia="楷体" w:hAnsi="Times New Roman" w:cs="Times New Roman" w:hint="eastAsia"/>
          <w:b/>
          <w:color w:val="000000" w:themeColor="text1"/>
          <w:sz w:val="22"/>
          <w:szCs w:val="24"/>
        </w:rPr>
        <w:t>在该文法中产生式</w:t>
      </w:r>
      <m:oMath>
        <m:r>
          <m:rPr>
            <m:sty m:val="bi"/>
          </m:rPr>
          <w:rPr>
            <w:rFonts w:ascii="Cambria Math" w:eastAsia="楷体" w:hAnsi="Cambria Math" w:cs="Times New Roman"/>
            <w:sz w:val="22"/>
            <w:szCs w:val="24"/>
          </w:rPr>
          <m:t>M→MaH</m:t>
        </m:r>
      </m:oMath>
      <w:r>
        <w:rPr>
          <w:rFonts w:ascii="Times New Roman" w:eastAsia="楷体" w:hAnsi="Times New Roman" w:cs="Times New Roman" w:hint="eastAsia"/>
          <w:b/>
          <w:sz w:val="22"/>
          <w:szCs w:val="24"/>
        </w:rPr>
        <w:t>存在直接左递归，产生式</w:t>
      </w:r>
      <m:oMath>
        <m:r>
          <m:rPr>
            <m:sty m:val="bi"/>
          </m:rPr>
          <w:rPr>
            <w:rFonts w:ascii="Cambria Math" w:eastAsia="楷体" w:hAnsi="Cambria Math" w:cs="Times New Roman"/>
            <w:sz w:val="22"/>
            <w:szCs w:val="24"/>
          </w:rPr>
          <m:t>H→b(M)|(M)|</m:t>
        </m:r>
        <m:r>
          <m:rPr>
            <m:sty m:val="bi"/>
          </m:rPr>
          <w:rPr>
            <w:rFonts w:ascii="Cambria Math" w:eastAsia="楷体" w:hAnsi="Cambria Math" w:cs="Times New Roman" w:hint="eastAsia"/>
            <w:sz w:val="22"/>
            <w:szCs w:val="24"/>
          </w:rPr>
          <m:t>b</m:t>
        </m:r>
      </m:oMath>
      <w:r>
        <w:rPr>
          <w:rFonts w:ascii="Times New Roman" w:eastAsia="楷体" w:hAnsi="Times New Roman" w:cs="Times New Roman" w:hint="eastAsia"/>
          <w:b/>
          <w:sz w:val="22"/>
          <w:szCs w:val="24"/>
        </w:rPr>
        <w:t>存在左公共因子，所以</w:t>
      </w:r>
      <w:r w:rsidRPr="000224B1">
        <w:rPr>
          <w:rFonts w:ascii="Times New Roman" w:eastAsia="楷体" w:hAnsi="Times New Roman" w:cs="Times New Roman" w:hint="eastAsia"/>
          <w:b/>
          <w:color w:val="FF0000"/>
          <w:sz w:val="22"/>
          <w:szCs w:val="24"/>
        </w:rPr>
        <w:t>该文法不是</w:t>
      </w:r>
      <m:oMath>
        <m:r>
          <m:rPr>
            <m:sty m:val="bi"/>
          </m:rPr>
          <w:rPr>
            <w:rFonts w:ascii="Cambria Math" w:eastAsia="楷体" w:hAnsi="Cambria Math" w:cs="Times New Roman"/>
            <w:color w:val="FF0000"/>
            <w:sz w:val="22"/>
            <w:szCs w:val="24"/>
          </w:rPr>
          <m:t>LL(1)</m:t>
        </m:r>
      </m:oMath>
      <w:r w:rsidRPr="000224B1">
        <w:rPr>
          <w:rFonts w:ascii="Times New Roman" w:eastAsia="楷体" w:hAnsi="Times New Roman" w:cs="Times New Roman" w:hint="eastAsia"/>
          <w:b/>
          <w:bCs/>
          <w:color w:val="FF0000"/>
          <w:sz w:val="22"/>
          <w:szCs w:val="24"/>
        </w:rPr>
        <w:t>文法。</w:t>
      </w:r>
      <w:r>
        <w:rPr>
          <w:rFonts w:ascii="Times New Roman" w:eastAsia="楷体" w:hAnsi="Times New Roman" w:cs="Times New Roman" w:hint="eastAsia"/>
          <w:b/>
          <w:bCs/>
          <w:sz w:val="22"/>
          <w:szCs w:val="24"/>
        </w:rPr>
        <w:t>现消除左递归构造等价文法：</w:t>
      </w:r>
    </w:p>
    <w:p w14:paraId="6350DA67" w14:textId="77777777" w:rsidR="000F0E11" w:rsidRPr="00D8166C"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M→H</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oMath>
      </m:oMathPara>
    </w:p>
    <w:p w14:paraId="2FD793D6" w14:textId="77777777" w:rsidR="000F0E11" w:rsidRPr="00373A46" w:rsidRDefault="00000000" w:rsidP="000F0E11">
      <w:pPr>
        <w:rPr>
          <w:rFonts w:ascii="Times New Roman" w:eastAsia="楷体" w:hAnsi="Times New Roman" w:cs="Times New Roman"/>
          <w:b/>
          <w:i/>
          <w:sz w:val="22"/>
          <w:szCs w:val="24"/>
        </w:rPr>
      </w:pPr>
      <m:oMathPara>
        <m:oMathParaPr>
          <m:jc m:val="left"/>
        </m:oMathParaPr>
        <m:oMath>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→aH</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|ε</m:t>
          </m:r>
        </m:oMath>
      </m:oMathPara>
    </w:p>
    <w:p w14:paraId="7C4F3A3A" w14:textId="77777777" w:rsidR="000F0E11" w:rsidRPr="00373A46" w:rsidRDefault="000F0E11" w:rsidP="000F0E11">
      <w:pPr>
        <w:rPr>
          <w:rFonts w:ascii="Times New Roman" w:eastAsia="楷体" w:hAnsi="Times New Roman" w:cs="Times New Roman"/>
          <w:b/>
          <w:bCs/>
          <w:i/>
          <w:sz w:val="22"/>
          <w:szCs w:val="24"/>
        </w:rPr>
      </w:pPr>
      <m:oMathPara>
        <m:oMathParaPr>
          <m:jc m:val="left"/>
        </m:oMathParaPr>
        <m:oMath>
          <m:r>
            <m:rPr>
              <m:sty m:val="bi"/>
            </m:rPr>
            <w:rPr>
              <w:rFonts w:ascii="Cambria Math" w:eastAsia="楷体" w:hAnsi="Cambria Math" w:cs="Times New Roman"/>
              <w:sz w:val="22"/>
              <w:szCs w:val="24"/>
            </w:rPr>
            <m:t>H→b</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H</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|(M)</m:t>
          </m:r>
        </m:oMath>
      </m:oMathPara>
    </w:p>
    <w:p w14:paraId="0679B9D6" w14:textId="77777777" w:rsidR="000F0E11" w:rsidRPr="009C0291" w:rsidRDefault="00000000" w:rsidP="000F0E11">
      <w:pPr>
        <w:rPr>
          <w:rFonts w:ascii="Times New Roman" w:eastAsia="楷体" w:hAnsi="Times New Roman" w:cs="Times New Roman"/>
          <w:b/>
          <w:sz w:val="22"/>
          <w:szCs w:val="24"/>
        </w:rPr>
      </w:pPr>
      <m:oMathPara>
        <m:oMathParaPr>
          <m:jc m:val="left"/>
        </m:oMathParaPr>
        <m:oMath>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H</m:t>
              </m:r>
            </m:e>
            <m:sup>
              <m:r>
                <m:rPr>
                  <m:sty m:val="bi"/>
                </m:rPr>
                <w:rPr>
                  <w:rFonts w:ascii="Cambria Math" w:eastAsia="楷体" w:hAnsi="Cambria Math" w:cs="Times New Roman"/>
                  <w:sz w:val="22"/>
                  <w:szCs w:val="24"/>
                </w:rPr>
                <m:t>'</m:t>
              </m:r>
            </m:sup>
          </m:sSup>
          <m:r>
            <m:rPr>
              <m:sty m:val="bi"/>
            </m:rPr>
            <w:rPr>
              <w:rFonts w:ascii="Cambria Math" w:eastAsia="楷体" w:hAnsi="Cambria Math" w:cs="Times New Roman"/>
              <w:sz w:val="22"/>
              <w:szCs w:val="24"/>
            </w:rPr>
            <m:t>→(M)|ε</m:t>
          </m:r>
        </m:oMath>
      </m:oMathPara>
    </w:p>
    <w:p w14:paraId="06DAF67A" w14:textId="77777777" w:rsidR="000F0E11" w:rsidRPr="009C0E51" w:rsidRDefault="000F0E11" w:rsidP="000F0E11">
      <w:pPr>
        <w:rPr>
          <w:rFonts w:ascii="Times New Roman" w:eastAsia="楷体" w:hAnsi="Times New Roman" w:cs="Times New Roman"/>
          <w:b/>
          <w:sz w:val="22"/>
          <w:szCs w:val="24"/>
        </w:rPr>
      </w:pPr>
    </w:p>
    <w:p w14:paraId="192E4E7C" w14:textId="77777777" w:rsidR="000F0E11" w:rsidRPr="009C0E51" w:rsidRDefault="000F0E11" w:rsidP="000F0E11">
      <w:pPr>
        <w:rPr>
          <w:rFonts w:ascii="Times New Roman" w:eastAsia="楷体" w:hAnsi="Times New Roman" w:cs="Times New Roman"/>
          <w:b/>
          <w:sz w:val="22"/>
          <w:szCs w:val="24"/>
        </w:rPr>
      </w:pPr>
      <w:r w:rsidRPr="009C0E51">
        <w:rPr>
          <w:rFonts w:ascii="Times New Roman" w:eastAsia="楷体" w:hAnsi="Times New Roman" w:cs="Times New Roman" w:hint="eastAsia"/>
          <w:b/>
          <w:sz w:val="22"/>
          <w:szCs w:val="24"/>
        </w:rPr>
        <w:t>分析表如下：</w:t>
      </w:r>
    </w:p>
    <w:tbl>
      <w:tblPr>
        <w:tblStyle w:val="a7"/>
        <w:tblW w:w="0" w:type="auto"/>
        <w:tblLook w:val="04A0" w:firstRow="1" w:lastRow="0" w:firstColumn="1" w:lastColumn="0" w:noHBand="0" w:noVBand="1"/>
      </w:tblPr>
      <w:tblGrid>
        <w:gridCol w:w="921"/>
        <w:gridCol w:w="1039"/>
        <w:gridCol w:w="922"/>
        <w:gridCol w:w="922"/>
        <w:gridCol w:w="922"/>
        <w:gridCol w:w="922"/>
      </w:tblGrid>
      <w:tr w:rsidR="000F0E11" w14:paraId="04347FC1" w14:textId="77777777" w:rsidTr="005A4DA7">
        <w:tc>
          <w:tcPr>
            <w:tcW w:w="921" w:type="dxa"/>
          </w:tcPr>
          <w:p w14:paraId="2085AC50" w14:textId="77777777" w:rsidR="000F0E11" w:rsidRDefault="000F0E11" w:rsidP="005A4DA7">
            <w:pPr>
              <w:jc w:val="left"/>
              <w:rPr>
                <w:rFonts w:ascii="Times New Roman" w:eastAsia="楷体" w:hAnsi="Times New Roman"/>
                <w:b/>
                <w:bCs/>
                <w:sz w:val="22"/>
              </w:rPr>
            </w:pPr>
          </w:p>
        </w:tc>
        <w:tc>
          <w:tcPr>
            <w:tcW w:w="922" w:type="dxa"/>
          </w:tcPr>
          <w:p w14:paraId="4330348E"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922" w:type="dxa"/>
          </w:tcPr>
          <w:p w14:paraId="2B5D0DF8"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b</m:t>
                </m:r>
              </m:oMath>
            </m:oMathPara>
          </w:p>
        </w:tc>
        <w:tc>
          <w:tcPr>
            <w:tcW w:w="922" w:type="dxa"/>
          </w:tcPr>
          <w:p w14:paraId="2BEDA987" w14:textId="77777777" w:rsidR="000F0E11" w:rsidRPr="009C0E5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t>
                </m:r>
              </m:oMath>
            </m:oMathPara>
          </w:p>
        </w:tc>
        <w:tc>
          <w:tcPr>
            <w:tcW w:w="922" w:type="dxa"/>
          </w:tcPr>
          <w:p w14:paraId="578D6FFE" w14:textId="77777777" w:rsidR="000F0E11" w:rsidRDefault="000F0E11" w:rsidP="005A4DA7">
            <w:pPr>
              <w:jc w:val="left"/>
              <w:rPr>
                <w:rFonts w:ascii="等线" w:eastAsia="等线" w:hAnsi="等线" w:cs="Times New Roman"/>
                <w:b/>
                <w:sz w:val="22"/>
              </w:rPr>
            </w:pPr>
            <m:oMathPara>
              <m:oMath>
                <m:r>
                  <m:rPr>
                    <m:sty m:val="bi"/>
                  </m:rPr>
                  <w:rPr>
                    <w:rFonts w:ascii="Cambria Math" w:eastAsia="楷体" w:hAnsi="Cambria Math" w:cs="Times New Roman"/>
                    <w:sz w:val="22"/>
                    <w:szCs w:val="24"/>
                  </w:rPr>
                  <m:t>)</m:t>
                </m:r>
              </m:oMath>
            </m:oMathPara>
          </w:p>
        </w:tc>
        <w:tc>
          <w:tcPr>
            <w:tcW w:w="922" w:type="dxa"/>
          </w:tcPr>
          <w:p w14:paraId="680E35D8" w14:textId="77777777" w:rsidR="000F0E11" w:rsidRDefault="000F0E11" w:rsidP="005A4DA7">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0F0E11" w14:paraId="735EC0D8" w14:textId="77777777" w:rsidTr="005A4DA7">
        <w:tc>
          <w:tcPr>
            <w:tcW w:w="921" w:type="dxa"/>
          </w:tcPr>
          <w:p w14:paraId="6D15D23F" w14:textId="77777777" w:rsidR="000F0E11" w:rsidRPr="009C0E5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M</m:t>
                </m:r>
              </m:oMath>
            </m:oMathPara>
          </w:p>
        </w:tc>
        <w:tc>
          <w:tcPr>
            <w:tcW w:w="922" w:type="dxa"/>
          </w:tcPr>
          <w:p w14:paraId="792FB17F" w14:textId="77777777" w:rsidR="000F0E11" w:rsidRPr="00090AF1" w:rsidRDefault="000F0E11" w:rsidP="005A4DA7">
            <w:pPr>
              <w:rPr>
                <w:rFonts w:ascii="Times New Roman" w:eastAsia="楷体" w:hAnsi="Times New Roman"/>
                <w:b/>
                <w:bCs/>
                <w:sz w:val="22"/>
              </w:rPr>
            </w:pPr>
          </w:p>
        </w:tc>
        <w:tc>
          <w:tcPr>
            <w:tcW w:w="922" w:type="dxa"/>
          </w:tcPr>
          <w:p w14:paraId="35B943A8"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→H</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oMath>
            </m:oMathPara>
          </w:p>
        </w:tc>
        <w:tc>
          <w:tcPr>
            <w:tcW w:w="922" w:type="dxa"/>
          </w:tcPr>
          <w:p w14:paraId="1F655AE0" w14:textId="77777777" w:rsidR="000F0E11" w:rsidRPr="009C0E5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→H</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oMath>
            </m:oMathPara>
          </w:p>
        </w:tc>
        <w:tc>
          <w:tcPr>
            <w:tcW w:w="922" w:type="dxa"/>
          </w:tcPr>
          <w:p w14:paraId="0E5C0ADC" w14:textId="77777777" w:rsidR="000F0E11" w:rsidRDefault="000F0E11" w:rsidP="005A4DA7">
            <w:pPr>
              <w:rPr>
                <w:rFonts w:ascii="Times New Roman" w:eastAsia="楷体" w:hAnsi="Times New Roman" w:cs="Times New Roman"/>
                <w:b/>
                <w:sz w:val="22"/>
                <w:szCs w:val="24"/>
              </w:rPr>
            </w:pPr>
          </w:p>
        </w:tc>
        <w:tc>
          <w:tcPr>
            <w:tcW w:w="922" w:type="dxa"/>
          </w:tcPr>
          <w:p w14:paraId="7C195855" w14:textId="77777777" w:rsidR="000F0E11" w:rsidRDefault="000F0E11" w:rsidP="005A4DA7">
            <w:pPr>
              <w:rPr>
                <w:rFonts w:ascii="Times New Roman" w:eastAsia="楷体" w:hAnsi="Times New Roman"/>
                <w:b/>
                <w:bCs/>
                <w:sz w:val="22"/>
              </w:rPr>
            </w:pPr>
          </w:p>
        </w:tc>
      </w:tr>
      <w:tr w:rsidR="000F0E11" w14:paraId="49B2735E" w14:textId="77777777" w:rsidTr="005A4DA7">
        <w:tc>
          <w:tcPr>
            <w:tcW w:w="921" w:type="dxa"/>
          </w:tcPr>
          <w:p w14:paraId="15190400" w14:textId="77777777" w:rsidR="000F0E11" w:rsidRDefault="00000000" w:rsidP="005A4DA7">
            <w:pPr>
              <w:jc w:val="left"/>
              <w:rPr>
                <w:rFonts w:ascii="Times New Roman" w:eastAsia="楷体" w:hAnsi="Times New Roman"/>
                <w:b/>
                <w:bCs/>
                <w:sz w:val="22"/>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oMath>
            </m:oMathPara>
          </w:p>
        </w:tc>
        <w:tc>
          <w:tcPr>
            <w:tcW w:w="922" w:type="dxa"/>
          </w:tcPr>
          <w:p w14:paraId="7BBB2C45"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→aH</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M</m:t>
                    </m:r>
                  </m:e>
                  <m:sup>
                    <m:r>
                      <m:rPr>
                        <m:sty m:val="bi"/>
                      </m:rPr>
                      <w:rPr>
                        <w:rFonts w:ascii="Cambria Math" w:eastAsia="楷体" w:hAnsi="Cambria Math" w:cs="Times New Roman"/>
                        <w:sz w:val="22"/>
                        <w:szCs w:val="24"/>
                      </w:rPr>
                      <m:t>'</m:t>
                    </m:r>
                  </m:sup>
                </m:sSup>
              </m:oMath>
            </m:oMathPara>
          </w:p>
        </w:tc>
        <w:tc>
          <w:tcPr>
            <w:tcW w:w="922" w:type="dxa"/>
          </w:tcPr>
          <w:p w14:paraId="569E3CB7" w14:textId="77777777" w:rsidR="000F0E11" w:rsidRDefault="000F0E11" w:rsidP="005A4DA7">
            <w:pPr>
              <w:rPr>
                <w:rFonts w:ascii="Times New Roman" w:eastAsia="楷体" w:hAnsi="Times New Roman"/>
                <w:b/>
                <w:bCs/>
                <w:sz w:val="22"/>
              </w:rPr>
            </w:pPr>
          </w:p>
        </w:tc>
        <w:tc>
          <w:tcPr>
            <w:tcW w:w="922" w:type="dxa"/>
          </w:tcPr>
          <w:p w14:paraId="0F8C16D2" w14:textId="77777777" w:rsidR="000F0E11" w:rsidRDefault="000F0E11" w:rsidP="005A4DA7">
            <w:pPr>
              <w:rPr>
                <w:rFonts w:ascii="Times New Roman" w:eastAsia="楷体" w:hAnsi="Times New Roman"/>
                <w:b/>
                <w:bCs/>
                <w:sz w:val="22"/>
              </w:rPr>
            </w:pPr>
          </w:p>
        </w:tc>
        <w:tc>
          <w:tcPr>
            <w:tcW w:w="922" w:type="dxa"/>
          </w:tcPr>
          <w:p w14:paraId="0C541DB4" w14:textId="77777777" w:rsidR="000F0E11" w:rsidRDefault="000F0E11" w:rsidP="005A4DA7">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→ε</m:t>
                </m:r>
              </m:oMath>
            </m:oMathPara>
          </w:p>
        </w:tc>
        <w:tc>
          <w:tcPr>
            <w:tcW w:w="922" w:type="dxa"/>
          </w:tcPr>
          <w:p w14:paraId="12044AB3"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0F0E11" w14:paraId="613380D6" w14:textId="77777777" w:rsidTr="005A4DA7">
        <w:tc>
          <w:tcPr>
            <w:tcW w:w="921" w:type="dxa"/>
          </w:tcPr>
          <w:p w14:paraId="5E00BBC8" w14:textId="77777777" w:rsidR="000F0E11" w:rsidRPr="009C0291" w:rsidRDefault="000F0E11" w:rsidP="005A4DA7">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H</m:t>
                </m:r>
              </m:oMath>
            </m:oMathPara>
          </w:p>
        </w:tc>
        <w:tc>
          <w:tcPr>
            <w:tcW w:w="922" w:type="dxa"/>
          </w:tcPr>
          <w:p w14:paraId="5D30D14E" w14:textId="77777777" w:rsidR="000F0E11" w:rsidRDefault="000F0E11" w:rsidP="005A4DA7">
            <w:pPr>
              <w:rPr>
                <w:rFonts w:ascii="Times New Roman" w:eastAsia="楷体" w:hAnsi="Times New Roman"/>
                <w:b/>
                <w:bCs/>
                <w:sz w:val="22"/>
              </w:rPr>
            </w:pPr>
          </w:p>
        </w:tc>
        <w:tc>
          <w:tcPr>
            <w:tcW w:w="922" w:type="dxa"/>
          </w:tcPr>
          <w:p w14:paraId="34DA7B86"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→b</m:t>
                </m:r>
                <m:sSup>
                  <m:sSupPr>
                    <m:ctrlPr>
                      <w:rPr>
                        <w:rFonts w:ascii="Cambria Math" w:eastAsia="楷体" w:hAnsi="Cambria Math" w:cs="Times New Roman"/>
                        <w:b/>
                        <w:bCs/>
                        <w:i/>
                        <w:iCs/>
                        <w:sz w:val="22"/>
                        <w:szCs w:val="24"/>
                      </w:rPr>
                    </m:ctrlPr>
                  </m:sSupPr>
                  <m:e>
                    <m:r>
                      <m:rPr>
                        <m:sty m:val="bi"/>
                      </m:rPr>
                      <w:rPr>
                        <w:rFonts w:ascii="Cambria Math" w:eastAsia="楷体" w:hAnsi="Cambria Math" w:cs="Times New Roman"/>
                        <w:sz w:val="22"/>
                        <w:szCs w:val="24"/>
                      </w:rPr>
                      <m:t>H</m:t>
                    </m:r>
                  </m:e>
                  <m:sup>
                    <m:r>
                      <m:rPr>
                        <m:sty m:val="bi"/>
                      </m:rPr>
                      <w:rPr>
                        <w:rFonts w:ascii="Cambria Math" w:eastAsia="楷体" w:hAnsi="Cambria Math" w:cs="Times New Roman"/>
                        <w:sz w:val="22"/>
                        <w:szCs w:val="24"/>
                      </w:rPr>
                      <m:t>'</m:t>
                    </m:r>
                  </m:sup>
                </m:sSup>
              </m:oMath>
            </m:oMathPara>
          </w:p>
        </w:tc>
        <w:tc>
          <w:tcPr>
            <w:tcW w:w="922" w:type="dxa"/>
          </w:tcPr>
          <w:p w14:paraId="3CC18385"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→(M)</m:t>
                </m:r>
              </m:oMath>
            </m:oMathPara>
          </w:p>
        </w:tc>
        <w:tc>
          <w:tcPr>
            <w:tcW w:w="922" w:type="dxa"/>
          </w:tcPr>
          <w:p w14:paraId="66DF55DD" w14:textId="77777777" w:rsidR="000F0E11" w:rsidRDefault="000F0E11" w:rsidP="005A4DA7">
            <w:pPr>
              <w:rPr>
                <w:rFonts w:ascii="Times New Roman" w:eastAsia="楷体" w:hAnsi="Times New Roman" w:cs="Times New Roman"/>
                <w:b/>
                <w:sz w:val="22"/>
                <w:szCs w:val="24"/>
              </w:rPr>
            </w:pPr>
          </w:p>
        </w:tc>
        <w:tc>
          <w:tcPr>
            <w:tcW w:w="922" w:type="dxa"/>
          </w:tcPr>
          <w:p w14:paraId="20EDE33E" w14:textId="77777777" w:rsidR="000F0E11" w:rsidRDefault="000F0E11" w:rsidP="005A4DA7">
            <w:pPr>
              <w:rPr>
                <w:rFonts w:ascii="Times New Roman" w:eastAsia="楷体" w:hAnsi="Times New Roman"/>
                <w:b/>
                <w:bCs/>
                <w:sz w:val="22"/>
              </w:rPr>
            </w:pPr>
          </w:p>
        </w:tc>
      </w:tr>
      <w:tr w:rsidR="000F0E11" w14:paraId="0E8920AA" w14:textId="77777777" w:rsidTr="005A4DA7">
        <w:tc>
          <w:tcPr>
            <w:tcW w:w="921" w:type="dxa"/>
          </w:tcPr>
          <w:p w14:paraId="0FE27E3E" w14:textId="77777777" w:rsidR="000F0E11" w:rsidRDefault="00000000" w:rsidP="005A4DA7">
            <w:pPr>
              <w:jc w:val="left"/>
              <w:rPr>
                <w:rFonts w:ascii="等线" w:eastAsia="等线" w:hAnsi="等线" w:cs="Times New Roman"/>
                <w:b/>
                <w:sz w:val="22"/>
                <w:szCs w:val="24"/>
              </w:rPr>
            </w:pPr>
            <m:oMathPara>
              <m:oMath>
                <m:sSup>
                  <m:sSupPr>
                    <m:ctrlPr>
                      <w:rPr>
                        <w:rFonts w:ascii="Cambria Math" w:eastAsia="楷体" w:hAnsi="Cambria Math" w:cs="Times New Roman"/>
                        <w:b/>
                        <w:i/>
                        <w:sz w:val="22"/>
                        <w:szCs w:val="24"/>
                      </w:rPr>
                    </m:ctrlPr>
                  </m:sSupPr>
                  <m:e>
                    <m:r>
                      <m:rPr>
                        <m:sty m:val="bi"/>
                      </m:rPr>
                      <w:rPr>
                        <w:rFonts w:ascii="Cambria Math" w:eastAsia="楷体" w:hAnsi="Cambria Math" w:cs="Times New Roman"/>
                        <w:sz w:val="22"/>
                        <w:szCs w:val="24"/>
                      </w:rPr>
                      <m:t>H</m:t>
                    </m:r>
                  </m:e>
                  <m:sup>
                    <m:r>
                      <m:rPr>
                        <m:sty m:val="bi"/>
                      </m:rPr>
                      <w:rPr>
                        <w:rFonts w:ascii="Cambria Math" w:eastAsia="楷体" w:hAnsi="Cambria Math" w:cs="Times New Roman"/>
                        <w:sz w:val="22"/>
                        <w:szCs w:val="24"/>
                      </w:rPr>
                      <m:t>'</m:t>
                    </m:r>
                  </m:sup>
                </m:sSup>
              </m:oMath>
            </m:oMathPara>
          </w:p>
        </w:tc>
        <w:tc>
          <w:tcPr>
            <w:tcW w:w="922" w:type="dxa"/>
          </w:tcPr>
          <w:p w14:paraId="7F11C498" w14:textId="77777777" w:rsidR="000F0E11" w:rsidRDefault="000F0E11" w:rsidP="005A4DA7">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→ε</m:t>
                </m:r>
              </m:oMath>
            </m:oMathPara>
          </w:p>
        </w:tc>
        <w:tc>
          <w:tcPr>
            <w:tcW w:w="922" w:type="dxa"/>
          </w:tcPr>
          <w:p w14:paraId="67B004A3" w14:textId="77777777" w:rsidR="000F0E11" w:rsidRDefault="000F0E11" w:rsidP="005A4DA7">
            <w:pPr>
              <w:rPr>
                <w:rFonts w:ascii="Times New Roman" w:eastAsia="楷体" w:hAnsi="Times New Roman" w:cs="Times New Roman"/>
                <w:b/>
                <w:sz w:val="22"/>
                <w:szCs w:val="24"/>
              </w:rPr>
            </w:pPr>
          </w:p>
        </w:tc>
        <w:tc>
          <w:tcPr>
            <w:tcW w:w="922" w:type="dxa"/>
          </w:tcPr>
          <w:p w14:paraId="66AEC026"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→(M)</m:t>
                </m:r>
              </m:oMath>
            </m:oMathPara>
          </w:p>
        </w:tc>
        <w:tc>
          <w:tcPr>
            <w:tcW w:w="922" w:type="dxa"/>
          </w:tcPr>
          <w:p w14:paraId="590E50F6" w14:textId="77777777" w:rsidR="000F0E11" w:rsidRDefault="000F0E11" w:rsidP="005A4DA7">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→ε</m:t>
                </m:r>
              </m:oMath>
            </m:oMathPara>
          </w:p>
        </w:tc>
        <w:tc>
          <w:tcPr>
            <w:tcW w:w="922" w:type="dxa"/>
          </w:tcPr>
          <w:p w14:paraId="1544E16F" w14:textId="77777777" w:rsidR="000F0E11" w:rsidRDefault="000F0E11" w:rsidP="005A4DA7">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bl>
    <w:p w14:paraId="3DB6DC38" w14:textId="77777777" w:rsidR="000F0E11" w:rsidRDefault="000F0E11" w:rsidP="000F0E11">
      <w:pPr>
        <w:rPr>
          <w:rFonts w:ascii="Times New Roman" w:eastAsia="楷体" w:hAnsi="Times New Roman" w:cs="Times New Roman"/>
          <w:b/>
          <w:sz w:val="22"/>
          <w:szCs w:val="24"/>
        </w:rPr>
      </w:pPr>
    </w:p>
    <w:p w14:paraId="2B2B2E9B" w14:textId="77777777" w:rsidR="000F0E11" w:rsidRPr="004821E8" w:rsidRDefault="000F0E11" w:rsidP="000F0E11">
      <w:pPr>
        <w:rPr>
          <w:rFonts w:ascii="Times New Roman" w:eastAsia="楷体" w:hAnsi="Times New Roman" w:cs="Times New Roman"/>
          <w:b/>
          <w:sz w:val="22"/>
          <w:szCs w:val="24"/>
        </w:rPr>
      </w:pPr>
    </w:p>
    <w:p w14:paraId="32A7B71E" w14:textId="77777777" w:rsidR="000F0E11" w:rsidRDefault="000F0E11" w:rsidP="000F0E11">
      <w:pPr>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构造它的递归下降分析程序</w:t>
      </w:r>
      <w:r>
        <w:rPr>
          <w:rFonts w:ascii="Times New Roman" w:eastAsia="楷体" w:hAnsi="Times New Roman" w:hint="eastAsia"/>
          <w:b/>
          <w:bCs/>
          <w:color w:val="FF0000"/>
          <w:sz w:val="22"/>
        </w:rPr>
        <w: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0F0E11" w14:paraId="224D427C" w14:textId="77777777" w:rsidTr="005A4DA7">
        <w:tc>
          <w:tcPr>
            <w:tcW w:w="8296" w:type="dxa"/>
          </w:tcPr>
          <w:p w14:paraId="6728C653" w14:textId="77777777" w:rsidR="000F0E11" w:rsidRDefault="000F0E11" w:rsidP="005A4DA7">
            <w:pPr>
              <w:jc w:val="center"/>
              <w:rPr>
                <w:rFonts w:ascii="Times New Roman" w:eastAsia="楷体" w:hAnsi="Times New Roman" w:cs="Times New Roman"/>
                <w:b/>
                <w:bCs/>
                <w:sz w:val="22"/>
                <w:szCs w:val="24"/>
                <w:u w:val="single"/>
              </w:rPr>
            </w:pPr>
            <w:r w:rsidRPr="00CB1755">
              <w:rPr>
                <w:rFonts w:ascii="Times New Roman" w:eastAsia="楷体" w:hAnsi="Times New Roman" w:hint="eastAsia"/>
                <w:b/>
                <w:bCs/>
                <w:color w:val="000000" w:themeColor="text1"/>
                <w:sz w:val="22"/>
              </w:rPr>
              <w:t>递归下降分析程序</w:t>
            </w:r>
          </w:p>
        </w:tc>
      </w:tr>
      <w:tr w:rsidR="000F0E11" w14:paraId="0FC8DBC3" w14:textId="77777777" w:rsidTr="005A4DA7">
        <w:trPr>
          <w:trHeight w:val="2826"/>
        </w:trPr>
        <w:tc>
          <w:tcPr>
            <w:tcW w:w="8296" w:type="dxa"/>
          </w:tcPr>
          <w:p w14:paraId="08FC4AD8"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lastRenderedPageBreak/>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b/>
                <w:bCs/>
                <w:color w:val="2E8B57"/>
                <w:kern w:val="0"/>
                <w:sz w:val="18"/>
                <w:szCs w:val="18"/>
                <w:bdr w:val="none" w:sz="0" w:space="0" w:color="auto" w:frame="1"/>
              </w:rPr>
              <w:t>char</w:t>
            </w:r>
            <w:r w:rsidRPr="00CB1755">
              <w:rPr>
                <w:rFonts w:ascii="Consolas" w:eastAsia="宋体" w:hAnsi="Consolas" w:cs="宋体"/>
                <w:color w:val="000000"/>
                <w:kern w:val="0"/>
                <w:sz w:val="18"/>
                <w:szCs w:val="18"/>
                <w:bdr w:val="none" w:sz="0" w:space="0" w:color="auto" w:frame="1"/>
              </w:rPr>
              <w:t> expected)  </w:t>
            </w:r>
          </w:p>
          <w:p w14:paraId="51CFF1FF"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31839FF3"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if</w:t>
            </w: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lookahead !</w:t>
            </w:r>
            <w:proofErr w:type="gramEnd"/>
            <w:r w:rsidRPr="00CB1755">
              <w:rPr>
                <w:rFonts w:ascii="Consolas" w:eastAsia="宋体" w:hAnsi="Consolas" w:cs="宋体"/>
                <w:color w:val="000000"/>
                <w:kern w:val="0"/>
                <w:sz w:val="18"/>
                <w:szCs w:val="18"/>
                <w:bdr w:val="none" w:sz="0" w:space="0" w:color="auto" w:frame="1"/>
              </w:rPr>
              <w:t>= expected)  </w:t>
            </w:r>
          </w:p>
          <w:p w14:paraId="219BFEB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887EA0D"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112AF5AD"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381FB88D"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33F7D6BC"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else</w:t>
            </w:r>
            <w:r w:rsidRPr="00CB1755">
              <w:rPr>
                <w:rFonts w:ascii="Consolas" w:eastAsia="宋体" w:hAnsi="Consolas" w:cs="宋体"/>
                <w:color w:val="000000"/>
                <w:kern w:val="0"/>
                <w:sz w:val="18"/>
                <w:szCs w:val="18"/>
                <w:bdr w:val="none" w:sz="0" w:space="0" w:color="auto" w:frame="1"/>
              </w:rPr>
              <w:t>  </w:t>
            </w:r>
          </w:p>
          <w:p w14:paraId="45F5B826"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EA65913"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lookahead = </w:t>
            </w:r>
            <w:proofErr w:type="spellStart"/>
            <w:proofErr w:type="gramStart"/>
            <w:r w:rsidRPr="00CB1755">
              <w:rPr>
                <w:rFonts w:ascii="Consolas" w:eastAsia="宋体" w:hAnsi="Consolas" w:cs="宋体"/>
                <w:color w:val="000000"/>
                <w:kern w:val="0"/>
                <w:sz w:val="18"/>
                <w:szCs w:val="18"/>
                <w:bdr w:val="none" w:sz="0" w:space="0" w:color="auto" w:frame="1"/>
              </w:rPr>
              <w:t>getToken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4EB434D9"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25C47E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593FC91A"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Pr="00CB1755">
              <w:rPr>
                <w:rFonts w:ascii="Consolas" w:eastAsia="宋体" w:hAnsi="Consolas" w:cs="宋体"/>
                <w:color w:val="008200"/>
                <w:kern w:val="0"/>
                <w:sz w:val="18"/>
                <w:szCs w:val="18"/>
                <w:bdr w:val="none" w:sz="0" w:space="0" w:color="auto" w:frame="1"/>
              </w:rPr>
              <w:t>M</w:t>
            </w:r>
            <w:r w:rsidRPr="00CB1755">
              <w:rPr>
                <w:rFonts w:ascii="Consolas" w:eastAsia="宋体" w:hAnsi="Consolas" w:cs="宋体"/>
                <w:color w:val="000000"/>
                <w:kern w:val="0"/>
                <w:sz w:val="18"/>
                <w:szCs w:val="18"/>
                <w:bdr w:val="none" w:sz="0" w:space="0" w:color="auto" w:frame="1"/>
              </w:rPr>
              <w:t>  </w:t>
            </w:r>
          </w:p>
          <w:p w14:paraId="7F12D643"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ParseM</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10B2D728"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37F4D51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46A0096E"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0496A9A4"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22F6A28A"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ParseH</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6AC6572E"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ParseM</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60B71C0"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1017BE46"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79EB5001"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536928A1"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0448827B"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6CC261ED"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7833B89B"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Pr="00CB1755">
              <w:rPr>
                <w:rFonts w:ascii="Consolas" w:eastAsia="宋体" w:hAnsi="Consolas" w:cs="宋体"/>
                <w:color w:val="008200"/>
                <w:kern w:val="0"/>
                <w:sz w:val="18"/>
                <w:szCs w:val="18"/>
                <w:bdr w:val="none" w:sz="0" w:space="0" w:color="auto" w:frame="1"/>
              </w:rPr>
              <w:t>M</w:t>
            </w:r>
            <w:r>
              <w:rPr>
                <w:rFonts w:ascii="Consolas" w:eastAsia="宋体" w:hAnsi="Consolas" w:cs="宋体"/>
                <w:color w:val="0082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733E07B8"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ParseM</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2DBB0FF6"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7C601C6B"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0E2F1CBA"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406DB5C1"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00"/>
                <w:kern w:val="0"/>
                <w:sz w:val="18"/>
                <w:szCs w:val="18"/>
                <w:bdr w:val="none" w:sz="0" w:space="0" w:color="auto" w:frame="1"/>
              </w:rPr>
              <w:t>:  </w:t>
            </w:r>
          </w:p>
          <w:p w14:paraId="4BE29111"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00"/>
                <w:kern w:val="0"/>
                <w:sz w:val="18"/>
                <w:szCs w:val="18"/>
                <w:bdr w:val="none" w:sz="0" w:space="0" w:color="auto" w:frame="1"/>
              </w:rPr>
              <w:t>);  </w:t>
            </w:r>
          </w:p>
          <w:p w14:paraId="4DE41ED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ParseH</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43807DB1"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ParseM</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3362C9BE"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6FE23AB6"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FF"/>
                <w:kern w:val="0"/>
                <w:sz w:val="18"/>
                <w:szCs w:val="18"/>
                <w:bdr w:val="none" w:sz="0" w:space="0" w:color="auto" w:frame="1"/>
              </w:rPr>
              <w:t>'</w:t>
            </w:r>
            <w:r>
              <w:rPr>
                <w:rFonts w:ascii="Consolas" w:eastAsia="宋体" w:hAnsi="Consolas" w:cs="宋体" w:hint="eastAsia"/>
                <w:color w:val="0000FF"/>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54F35D44"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174DCB01"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1E719BE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07771C7B"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7F8C3E32"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423B081D"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6DB3156D"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Pr="00CB1755">
              <w:rPr>
                <w:rFonts w:ascii="Consolas" w:eastAsia="宋体" w:hAnsi="Consolas" w:cs="宋体"/>
                <w:color w:val="008200"/>
                <w:kern w:val="0"/>
                <w:sz w:val="18"/>
                <w:szCs w:val="18"/>
                <w:bdr w:val="none" w:sz="0" w:space="0" w:color="auto" w:frame="1"/>
              </w:rPr>
              <w:t>H</w:t>
            </w:r>
            <w:r w:rsidRPr="00CB1755">
              <w:rPr>
                <w:rFonts w:ascii="Consolas" w:eastAsia="宋体" w:hAnsi="Consolas" w:cs="宋体"/>
                <w:color w:val="000000"/>
                <w:kern w:val="0"/>
                <w:sz w:val="18"/>
                <w:szCs w:val="18"/>
                <w:bdr w:val="none" w:sz="0" w:space="0" w:color="auto" w:frame="1"/>
              </w:rPr>
              <w:t>  </w:t>
            </w:r>
          </w:p>
          <w:p w14:paraId="0A49EF16"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lastRenderedPageBreak/>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ParseH</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165D577"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4ABB1218"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05B1F0B9"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166CA00F"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 xml:space="preserve">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p>
          <w:p w14:paraId="6045116D"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p>
          <w:p w14:paraId="54BA625B"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ParseH</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0D5C1C25"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 xml:space="preserve">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21B07E2D"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 xml:space="preserve">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0AE549CF"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194D4C4A"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ParseM</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45746E4D"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1EB85B63"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2196AF85"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2CD850E4"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01A410ED"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0E29FC43"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BBF579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76909C4D"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Pr="00CB1755">
              <w:rPr>
                <w:rFonts w:ascii="Consolas" w:eastAsia="宋体" w:hAnsi="Consolas" w:cs="宋体"/>
                <w:color w:val="008200"/>
                <w:kern w:val="0"/>
                <w:sz w:val="18"/>
                <w:szCs w:val="18"/>
                <w:bdr w:val="none" w:sz="0" w:space="0" w:color="auto" w:frame="1"/>
              </w:rPr>
              <w:t>H</w:t>
            </w:r>
            <w:r>
              <w:rPr>
                <w:rFonts w:ascii="Consolas" w:eastAsia="宋体" w:hAnsi="Consolas" w:cs="宋体"/>
                <w:color w:val="0082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24C9270B"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ParseH</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3EB8838"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0DD5A12A"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57949369"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9E80419"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54F234EF"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6AE5866B"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ParseM</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0262AFA9"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1EF99261"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67715E9E"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hint="eastAsia"/>
                <w:color w:val="0000FF"/>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0347B9E8"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71B398F9"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1200824C"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38934F23"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064FCE08" w14:textId="77777777" w:rsidR="000F0E11" w:rsidRPr="00CB1755" w:rsidRDefault="000F0E11" w:rsidP="000F0E11">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3E9FB3FE" w14:textId="77777777" w:rsidR="000F0E11" w:rsidRPr="00CB1755" w:rsidRDefault="000F0E11" w:rsidP="000F0E11">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w:t>
            </w:r>
          </w:p>
        </w:tc>
      </w:tr>
    </w:tbl>
    <w:p w14:paraId="5C82CD85" w14:textId="77777777" w:rsidR="000F0E11" w:rsidRDefault="000F0E11" w:rsidP="000F0E11">
      <w:pPr>
        <w:widowControl/>
        <w:shd w:val="clear" w:color="auto" w:fill="FFFFFF"/>
        <w:spacing w:after="240"/>
        <w:ind w:left="357"/>
        <w:jc w:val="left"/>
        <w:rPr>
          <w:rFonts w:ascii="微软雅黑" w:eastAsia="微软雅黑" w:hAnsi="微软雅黑" w:cs="宋体"/>
          <w:color w:val="333333"/>
          <w:kern w:val="0"/>
          <w:sz w:val="24"/>
          <w:szCs w:val="24"/>
        </w:rPr>
      </w:pPr>
    </w:p>
    <w:p w14:paraId="0A0D4DD6" w14:textId="2ECF4C83" w:rsidR="004877B3" w:rsidRPr="004877B3" w:rsidRDefault="00BC6AE6" w:rsidP="004877B3">
      <w:pPr>
        <w:rPr>
          <w:rFonts w:ascii="楷体" w:eastAsia="楷体" w:hAnsi="楷体" w:cs="Times New Roman"/>
          <w:b/>
          <w:sz w:val="22"/>
          <w:szCs w:val="24"/>
        </w:rPr>
      </w:pPr>
      <w:r w:rsidRPr="004877B3">
        <w:rPr>
          <w:rFonts w:ascii="Times New Roman" w:eastAsia="楷体" w:hAnsi="Times New Roman" w:cs="Times New Roman" w:hint="eastAsia"/>
          <w:b/>
          <w:sz w:val="22"/>
          <w:szCs w:val="24"/>
        </w:rPr>
        <w:t>（</w:t>
      </w:r>
      <w:r w:rsidRPr="004877B3">
        <w:rPr>
          <w:rFonts w:ascii="Times New Roman" w:eastAsia="楷体" w:hAnsi="Times New Roman" w:cs="Times New Roman" w:hint="eastAsia"/>
          <w:b/>
          <w:sz w:val="22"/>
          <w:szCs w:val="24"/>
        </w:rPr>
        <w:t>1</w:t>
      </w:r>
      <w:r w:rsidRPr="004877B3">
        <w:rPr>
          <w:rFonts w:ascii="Times New Roman" w:eastAsia="楷体" w:hAnsi="Times New Roman" w:cs="Times New Roman" w:hint="eastAsia"/>
          <w:b/>
          <w:sz w:val="22"/>
          <w:szCs w:val="24"/>
        </w:rPr>
        <w:t>）</w:t>
      </w:r>
      <w:r w:rsidRPr="004877B3">
        <w:rPr>
          <w:rFonts w:ascii="楷体" w:eastAsia="楷体" w:hAnsi="楷体" w:cs="Times New Roman" w:hint="eastAsia"/>
          <w:b/>
          <w:sz w:val="22"/>
          <w:szCs w:val="24"/>
        </w:rPr>
        <w:t xml:space="preserve">S→ A | B </w:t>
      </w:r>
    </w:p>
    <w:p w14:paraId="481AE4F0" w14:textId="77777777" w:rsidR="004877B3" w:rsidRPr="004877B3" w:rsidRDefault="00BC6AE6" w:rsidP="004877B3">
      <w:pPr>
        <w:ind w:firstLineChars="300" w:firstLine="663"/>
        <w:rPr>
          <w:rFonts w:ascii="楷体" w:eastAsia="楷体" w:hAnsi="楷体" w:cs="Times New Roman"/>
          <w:b/>
          <w:sz w:val="22"/>
          <w:szCs w:val="24"/>
        </w:rPr>
      </w:pPr>
      <w:r w:rsidRPr="004877B3">
        <w:rPr>
          <w:rFonts w:ascii="楷体" w:eastAsia="楷体" w:hAnsi="楷体" w:cs="Times New Roman" w:hint="eastAsia"/>
          <w:b/>
          <w:sz w:val="22"/>
          <w:szCs w:val="24"/>
        </w:rPr>
        <w:t xml:space="preserve">A→ </w:t>
      </w:r>
      <w:proofErr w:type="spellStart"/>
      <w:r w:rsidRPr="004877B3">
        <w:rPr>
          <w:rFonts w:ascii="楷体" w:eastAsia="楷体" w:hAnsi="楷体" w:cs="Times New Roman" w:hint="eastAsia"/>
          <w:b/>
          <w:sz w:val="22"/>
          <w:szCs w:val="24"/>
        </w:rPr>
        <w:t>aA</w:t>
      </w:r>
      <w:proofErr w:type="spellEnd"/>
      <w:r w:rsidRPr="004877B3">
        <w:rPr>
          <w:rFonts w:ascii="楷体" w:eastAsia="楷体" w:hAnsi="楷体" w:cs="Times New Roman" w:hint="eastAsia"/>
          <w:b/>
          <w:sz w:val="22"/>
          <w:szCs w:val="24"/>
        </w:rPr>
        <w:t xml:space="preserve"> | a </w:t>
      </w:r>
    </w:p>
    <w:p w14:paraId="0F6B003A" w14:textId="3B6FB90C" w:rsidR="00BC6AE6" w:rsidRPr="004877B3" w:rsidRDefault="00BC6AE6" w:rsidP="004877B3">
      <w:pPr>
        <w:ind w:firstLineChars="300" w:firstLine="663"/>
        <w:rPr>
          <w:rFonts w:ascii="楷体" w:eastAsia="楷体" w:hAnsi="楷体" w:cs="Times New Roman"/>
          <w:b/>
          <w:sz w:val="22"/>
          <w:szCs w:val="24"/>
        </w:rPr>
      </w:pPr>
      <w:r w:rsidRPr="004877B3">
        <w:rPr>
          <w:rFonts w:ascii="楷体" w:eastAsia="楷体" w:hAnsi="楷体" w:cs="Times New Roman" w:hint="eastAsia"/>
          <w:b/>
          <w:sz w:val="22"/>
          <w:szCs w:val="24"/>
        </w:rPr>
        <w:t xml:space="preserve">B→ </w:t>
      </w:r>
      <w:proofErr w:type="spellStart"/>
      <w:r w:rsidRPr="004877B3">
        <w:rPr>
          <w:rFonts w:ascii="楷体" w:eastAsia="楷体" w:hAnsi="楷体" w:cs="Times New Roman" w:hint="eastAsia"/>
          <w:b/>
          <w:sz w:val="22"/>
          <w:szCs w:val="24"/>
        </w:rPr>
        <w:t>bB</w:t>
      </w:r>
      <w:proofErr w:type="spellEnd"/>
      <w:r w:rsidRPr="004877B3">
        <w:rPr>
          <w:rFonts w:ascii="楷体" w:eastAsia="楷体" w:hAnsi="楷体" w:cs="Times New Roman" w:hint="eastAsia"/>
          <w:b/>
          <w:sz w:val="22"/>
          <w:szCs w:val="24"/>
        </w:rPr>
        <w:t xml:space="preserve"> | b</w:t>
      </w:r>
    </w:p>
    <w:p w14:paraId="759CEBC1" w14:textId="7C992B5A" w:rsidR="004877B3" w:rsidRPr="004877B3" w:rsidRDefault="004877B3" w:rsidP="004877B3">
      <w:pPr>
        <w:ind w:firstLineChars="300" w:firstLine="663"/>
        <w:rPr>
          <w:rFonts w:ascii="楷体" w:eastAsia="楷体" w:hAnsi="楷体" w:cs="Times New Roman"/>
          <w:b/>
          <w:sz w:val="22"/>
          <w:szCs w:val="24"/>
        </w:rPr>
      </w:pPr>
      <w:r w:rsidRPr="004877B3">
        <w:rPr>
          <w:rFonts w:ascii="楷体" w:eastAsia="楷体" w:hAnsi="楷体" w:cs="Times New Roman" w:hint="eastAsia"/>
          <w:b/>
          <w:sz w:val="22"/>
          <w:szCs w:val="24"/>
        </w:rPr>
        <w:t xml:space="preserve">文法中存在左公因子A→ </w:t>
      </w:r>
      <w:proofErr w:type="spellStart"/>
      <w:r w:rsidRPr="004877B3">
        <w:rPr>
          <w:rFonts w:ascii="楷体" w:eastAsia="楷体" w:hAnsi="楷体" w:cs="Times New Roman" w:hint="eastAsia"/>
          <w:b/>
          <w:sz w:val="22"/>
          <w:szCs w:val="24"/>
        </w:rPr>
        <w:t>aA</w:t>
      </w:r>
      <w:proofErr w:type="spellEnd"/>
      <w:r w:rsidRPr="004877B3">
        <w:rPr>
          <w:rFonts w:ascii="楷体" w:eastAsia="楷体" w:hAnsi="楷体" w:cs="Times New Roman" w:hint="eastAsia"/>
          <w:b/>
          <w:sz w:val="22"/>
          <w:szCs w:val="24"/>
        </w:rPr>
        <w:t xml:space="preserve"> | a，所以不是LL（1）文法。</w:t>
      </w:r>
    </w:p>
    <w:p w14:paraId="6232018A" w14:textId="0B5B09B2" w:rsidR="004877B3" w:rsidRPr="004877B3" w:rsidRDefault="004877B3" w:rsidP="004877B3">
      <w:pPr>
        <w:widowControl/>
        <w:shd w:val="clear" w:color="auto" w:fill="FFFFFF"/>
        <w:jc w:val="left"/>
        <w:rPr>
          <w:rFonts w:ascii="楷体" w:eastAsia="楷体" w:hAnsi="楷体" w:cs="宋体"/>
          <w:color w:val="333333"/>
          <w:kern w:val="0"/>
          <w:sz w:val="24"/>
          <w:szCs w:val="24"/>
        </w:rPr>
      </w:pPr>
      <w:r w:rsidRPr="004877B3">
        <w:rPr>
          <w:rFonts w:ascii="楷体" w:eastAsia="楷体" w:hAnsi="楷体" w:cs="宋体" w:hint="eastAsia"/>
          <w:color w:val="333333"/>
          <w:kern w:val="0"/>
          <w:sz w:val="24"/>
          <w:szCs w:val="24"/>
        </w:rPr>
        <w:t xml:space="preserve"> </w:t>
      </w:r>
      <w:r w:rsidRPr="004877B3">
        <w:rPr>
          <w:rFonts w:ascii="楷体" w:eastAsia="楷体" w:hAnsi="楷体" w:cs="宋体"/>
          <w:color w:val="333333"/>
          <w:kern w:val="0"/>
          <w:sz w:val="24"/>
          <w:szCs w:val="24"/>
        </w:rPr>
        <w:t xml:space="preserve">    </w:t>
      </w:r>
      <w:r w:rsidRPr="004877B3">
        <w:rPr>
          <w:rFonts w:ascii="楷体" w:eastAsia="楷体" w:hAnsi="楷体" w:cs="宋体" w:hint="eastAsia"/>
          <w:color w:val="333333"/>
          <w:kern w:val="0"/>
          <w:sz w:val="24"/>
          <w:szCs w:val="24"/>
        </w:rPr>
        <w:t>对文法进行消除左公因子：</w:t>
      </w:r>
    </w:p>
    <w:p w14:paraId="0A04FC3A" w14:textId="4E891DF9" w:rsidR="004877B3" w:rsidRPr="004877B3" w:rsidRDefault="004877B3" w:rsidP="004877B3">
      <w:pPr>
        <w:ind w:left="243" w:firstLine="420"/>
        <w:rPr>
          <w:rFonts w:ascii="楷体" w:eastAsia="楷体" w:hAnsi="楷体" w:cs="Times New Roman"/>
          <w:b/>
          <w:sz w:val="22"/>
          <w:szCs w:val="24"/>
        </w:rPr>
      </w:pPr>
      <w:r w:rsidRPr="004877B3">
        <w:rPr>
          <w:rFonts w:ascii="楷体" w:eastAsia="楷体" w:hAnsi="楷体" w:cs="Times New Roman" w:hint="eastAsia"/>
          <w:b/>
          <w:sz w:val="22"/>
          <w:szCs w:val="24"/>
        </w:rPr>
        <w:t xml:space="preserve">S→ A | B </w:t>
      </w:r>
    </w:p>
    <w:p w14:paraId="0538F44E" w14:textId="32B85BBF" w:rsidR="004877B3" w:rsidRPr="004877B3" w:rsidRDefault="004877B3" w:rsidP="004877B3">
      <w:pPr>
        <w:ind w:left="486" w:firstLineChars="80" w:firstLine="177"/>
        <w:rPr>
          <w:rFonts w:ascii="楷体" w:eastAsia="楷体" w:hAnsi="楷体" w:cs="Times New Roman"/>
          <w:b/>
          <w:sz w:val="22"/>
          <w:szCs w:val="24"/>
        </w:rPr>
      </w:pPr>
      <w:r w:rsidRPr="004877B3">
        <w:rPr>
          <w:rFonts w:ascii="楷体" w:eastAsia="楷体" w:hAnsi="楷体" w:cs="Times New Roman" w:hint="eastAsia"/>
          <w:b/>
          <w:sz w:val="22"/>
          <w:szCs w:val="24"/>
        </w:rPr>
        <w:lastRenderedPageBreak/>
        <w:t xml:space="preserve">A→ </w:t>
      </w:r>
      <w:proofErr w:type="spellStart"/>
      <w:r w:rsidRPr="004877B3">
        <w:rPr>
          <w:rFonts w:ascii="楷体" w:eastAsia="楷体" w:hAnsi="楷体" w:cs="Times New Roman" w:hint="eastAsia"/>
          <w:b/>
          <w:sz w:val="22"/>
          <w:szCs w:val="24"/>
        </w:rPr>
        <w:t>aA</w:t>
      </w:r>
      <w:proofErr w:type="spellEnd"/>
      <w:r w:rsidRPr="004877B3">
        <w:rPr>
          <w:rFonts w:ascii="楷体" w:eastAsia="楷体" w:hAnsi="楷体" w:cs="Times New Roman"/>
          <w:b/>
          <w:sz w:val="22"/>
          <w:szCs w:val="24"/>
        </w:rPr>
        <w:t>’</w:t>
      </w:r>
      <w:r w:rsidRPr="004877B3">
        <w:rPr>
          <w:rFonts w:ascii="楷体" w:eastAsia="楷体" w:hAnsi="楷体" w:cs="Times New Roman" w:hint="eastAsia"/>
          <w:b/>
          <w:sz w:val="22"/>
          <w:szCs w:val="24"/>
        </w:rPr>
        <w:t xml:space="preserve"> </w:t>
      </w:r>
    </w:p>
    <w:p w14:paraId="7C4CFBB5" w14:textId="525C6334" w:rsidR="004877B3" w:rsidRPr="004877B3" w:rsidRDefault="004877B3" w:rsidP="004877B3">
      <w:pPr>
        <w:ind w:firstLineChars="300" w:firstLine="663"/>
        <w:rPr>
          <w:rFonts w:ascii="楷体" w:eastAsia="楷体" w:hAnsi="楷体" w:cs="Times New Roman"/>
          <w:b/>
          <w:sz w:val="22"/>
          <w:szCs w:val="24"/>
        </w:rPr>
      </w:pPr>
      <w:r w:rsidRPr="004877B3">
        <w:rPr>
          <w:rFonts w:ascii="楷体" w:eastAsia="楷体" w:hAnsi="楷体" w:cs="Times New Roman" w:hint="eastAsia"/>
          <w:b/>
          <w:sz w:val="22"/>
          <w:szCs w:val="24"/>
        </w:rPr>
        <w:t>A</w:t>
      </w:r>
      <w:proofErr w:type="gramStart"/>
      <w:r w:rsidRPr="004877B3">
        <w:rPr>
          <w:rFonts w:ascii="楷体" w:eastAsia="楷体" w:hAnsi="楷体" w:cs="Times New Roman"/>
          <w:b/>
          <w:sz w:val="22"/>
          <w:szCs w:val="24"/>
        </w:rPr>
        <w:t>’</w:t>
      </w:r>
      <w:proofErr w:type="gramEnd"/>
      <w:r w:rsidRPr="004877B3">
        <w:rPr>
          <w:rFonts w:ascii="楷体" w:eastAsia="楷体" w:hAnsi="楷体" w:cs="Times New Roman" w:hint="eastAsia"/>
          <w:b/>
          <w:sz w:val="22"/>
          <w:szCs w:val="24"/>
        </w:rPr>
        <w:t xml:space="preserve">→ A | </w:t>
      </w:r>
      <w:r w:rsidRPr="004877B3">
        <w:rPr>
          <w:rFonts w:ascii="楷体" w:eastAsia="楷体" w:hAnsi="楷体" w:cs="宋体" w:hint="eastAsia"/>
          <w:color w:val="333333"/>
          <w:kern w:val="0"/>
          <w:sz w:val="24"/>
          <w:szCs w:val="24"/>
        </w:rPr>
        <w:t>ε</w:t>
      </w:r>
      <w:r w:rsidRPr="004877B3">
        <w:rPr>
          <w:rFonts w:ascii="楷体" w:eastAsia="楷体" w:hAnsi="楷体" w:cs="Times New Roman" w:hint="eastAsia"/>
          <w:b/>
          <w:sz w:val="22"/>
          <w:szCs w:val="24"/>
        </w:rPr>
        <w:t xml:space="preserve"> </w:t>
      </w:r>
    </w:p>
    <w:p w14:paraId="30614943" w14:textId="23CA99FB" w:rsidR="004877B3" w:rsidRPr="004877B3" w:rsidRDefault="004877B3" w:rsidP="004877B3">
      <w:pPr>
        <w:ind w:firstLineChars="300" w:firstLine="663"/>
        <w:rPr>
          <w:rFonts w:ascii="楷体" w:eastAsia="楷体" w:hAnsi="楷体" w:cs="Times New Roman"/>
          <w:b/>
          <w:sz w:val="22"/>
          <w:szCs w:val="24"/>
        </w:rPr>
      </w:pPr>
      <w:r w:rsidRPr="004877B3">
        <w:rPr>
          <w:rFonts w:ascii="楷体" w:eastAsia="楷体" w:hAnsi="楷体" w:cs="Times New Roman" w:hint="eastAsia"/>
          <w:b/>
          <w:sz w:val="22"/>
          <w:szCs w:val="24"/>
        </w:rPr>
        <w:t xml:space="preserve">B→ </w:t>
      </w:r>
      <w:proofErr w:type="spellStart"/>
      <w:r w:rsidRPr="004877B3">
        <w:rPr>
          <w:rFonts w:ascii="楷体" w:eastAsia="楷体" w:hAnsi="楷体" w:cs="Times New Roman" w:hint="eastAsia"/>
          <w:b/>
          <w:sz w:val="22"/>
          <w:szCs w:val="24"/>
        </w:rPr>
        <w:t>bB</w:t>
      </w:r>
      <w:proofErr w:type="spellEnd"/>
      <w:r w:rsidRPr="004877B3">
        <w:rPr>
          <w:rFonts w:ascii="楷体" w:eastAsia="楷体" w:hAnsi="楷体" w:cs="Times New Roman"/>
          <w:b/>
          <w:sz w:val="22"/>
          <w:szCs w:val="24"/>
        </w:rPr>
        <w:t>’</w:t>
      </w:r>
    </w:p>
    <w:p w14:paraId="39A54DEE" w14:textId="7794A9B5" w:rsidR="004877B3" w:rsidRPr="004877B3" w:rsidRDefault="004877B3" w:rsidP="004877B3">
      <w:pPr>
        <w:ind w:firstLineChars="300" w:firstLine="663"/>
        <w:rPr>
          <w:rFonts w:ascii="楷体" w:eastAsia="楷体" w:hAnsi="楷体" w:cs="Times New Roman"/>
          <w:b/>
          <w:sz w:val="22"/>
          <w:szCs w:val="24"/>
        </w:rPr>
      </w:pPr>
      <w:r w:rsidRPr="004877B3">
        <w:rPr>
          <w:rFonts w:ascii="楷体" w:eastAsia="楷体" w:hAnsi="楷体" w:cs="Times New Roman" w:hint="eastAsia"/>
          <w:b/>
          <w:sz w:val="22"/>
          <w:szCs w:val="24"/>
        </w:rPr>
        <w:t>B</w:t>
      </w:r>
      <w:proofErr w:type="gramStart"/>
      <w:r w:rsidRPr="004877B3">
        <w:rPr>
          <w:rFonts w:ascii="楷体" w:eastAsia="楷体" w:hAnsi="楷体" w:cs="Times New Roman"/>
          <w:b/>
          <w:sz w:val="22"/>
          <w:szCs w:val="24"/>
        </w:rPr>
        <w:t>’</w:t>
      </w:r>
      <w:proofErr w:type="gramEnd"/>
      <w:r w:rsidRPr="004877B3">
        <w:rPr>
          <w:rFonts w:ascii="楷体" w:eastAsia="楷体" w:hAnsi="楷体" w:cs="Times New Roman" w:hint="eastAsia"/>
          <w:b/>
          <w:sz w:val="22"/>
          <w:szCs w:val="24"/>
        </w:rPr>
        <w:t xml:space="preserve">→ B | </w:t>
      </w:r>
      <w:r w:rsidRPr="004877B3">
        <w:rPr>
          <w:rFonts w:ascii="楷体" w:eastAsia="楷体" w:hAnsi="楷体" w:cs="宋体" w:hint="eastAsia"/>
          <w:color w:val="333333"/>
          <w:kern w:val="0"/>
          <w:sz w:val="24"/>
          <w:szCs w:val="24"/>
        </w:rPr>
        <w:t>ε</w:t>
      </w:r>
    </w:p>
    <w:p w14:paraId="35882DC5" w14:textId="77777777" w:rsidR="00F8683E" w:rsidRPr="009C0E51" w:rsidRDefault="00F8683E" w:rsidP="00F8683E">
      <w:pPr>
        <w:rPr>
          <w:rFonts w:ascii="Times New Roman" w:eastAsia="楷体" w:hAnsi="Times New Roman" w:cs="Times New Roman"/>
          <w:b/>
          <w:sz w:val="22"/>
          <w:szCs w:val="24"/>
        </w:rPr>
      </w:pPr>
    </w:p>
    <w:p w14:paraId="4450BB54" w14:textId="77777777" w:rsidR="00F8683E" w:rsidRPr="009C0E51" w:rsidRDefault="00F8683E" w:rsidP="00F8683E">
      <w:pPr>
        <w:rPr>
          <w:rFonts w:ascii="Times New Roman" w:eastAsia="楷体" w:hAnsi="Times New Roman" w:cs="Times New Roman"/>
          <w:b/>
          <w:sz w:val="22"/>
          <w:szCs w:val="24"/>
        </w:rPr>
      </w:pPr>
      <w:r w:rsidRPr="009C0E51">
        <w:rPr>
          <w:rFonts w:ascii="Times New Roman" w:eastAsia="楷体" w:hAnsi="Times New Roman" w:cs="Times New Roman" w:hint="eastAsia"/>
          <w:b/>
          <w:sz w:val="22"/>
          <w:szCs w:val="24"/>
        </w:rPr>
        <w:t>分析表如下：</w:t>
      </w:r>
    </w:p>
    <w:tbl>
      <w:tblPr>
        <w:tblStyle w:val="a7"/>
        <w:tblW w:w="0" w:type="auto"/>
        <w:tblLook w:val="04A0" w:firstRow="1" w:lastRow="0" w:firstColumn="1" w:lastColumn="0" w:noHBand="0" w:noVBand="1"/>
      </w:tblPr>
      <w:tblGrid>
        <w:gridCol w:w="921"/>
        <w:gridCol w:w="922"/>
        <w:gridCol w:w="922"/>
        <w:gridCol w:w="922"/>
      </w:tblGrid>
      <w:tr w:rsidR="00CC53DE" w14:paraId="2C270E24" w14:textId="77777777" w:rsidTr="004664CC">
        <w:tc>
          <w:tcPr>
            <w:tcW w:w="921" w:type="dxa"/>
          </w:tcPr>
          <w:p w14:paraId="682F5A68" w14:textId="77777777" w:rsidR="00CC53DE" w:rsidRDefault="00CC53DE" w:rsidP="004664CC">
            <w:pPr>
              <w:jc w:val="left"/>
              <w:rPr>
                <w:rFonts w:ascii="Times New Roman" w:eastAsia="楷体" w:hAnsi="Times New Roman"/>
                <w:b/>
                <w:bCs/>
                <w:sz w:val="22"/>
              </w:rPr>
            </w:pPr>
          </w:p>
        </w:tc>
        <w:tc>
          <w:tcPr>
            <w:tcW w:w="922" w:type="dxa"/>
          </w:tcPr>
          <w:p w14:paraId="7BAC4043"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922" w:type="dxa"/>
          </w:tcPr>
          <w:p w14:paraId="1A2A4D8B"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sz w:val="22"/>
                  </w:rPr>
                  <m:t>b</m:t>
                </m:r>
              </m:oMath>
            </m:oMathPara>
          </w:p>
        </w:tc>
        <w:tc>
          <w:tcPr>
            <w:tcW w:w="922" w:type="dxa"/>
          </w:tcPr>
          <w:p w14:paraId="4A013A51"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CC53DE" w14:paraId="3430F6E0" w14:textId="77777777" w:rsidTr="004664CC">
        <w:tc>
          <w:tcPr>
            <w:tcW w:w="921" w:type="dxa"/>
          </w:tcPr>
          <w:p w14:paraId="71565750" w14:textId="2543B8C7" w:rsidR="00CC53DE" w:rsidRPr="009C0E51" w:rsidRDefault="00CC53DE"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m:t>
                </m:r>
              </m:oMath>
            </m:oMathPara>
          </w:p>
        </w:tc>
        <w:tc>
          <w:tcPr>
            <w:tcW w:w="922" w:type="dxa"/>
          </w:tcPr>
          <w:p w14:paraId="186088E8" w14:textId="5D098F8D" w:rsidR="00CC53DE" w:rsidRPr="00090AF1"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922" w:type="dxa"/>
          </w:tcPr>
          <w:p w14:paraId="4A70F509" w14:textId="1F238260"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→B</m:t>
                </m:r>
              </m:oMath>
            </m:oMathPara>
          </w:p>
        </w:tc>
        <w:tc>
          <w:tcPr>
            <w:tcW w:w="922" w:type="dxa"/>
          </w:tcPr>
          <w:p w14:paraId="26C023FA" w14:textId="77777777" w:rsidR="00CC53DE" w:rsidRDefault="00CC53DE" w:rsidP="004664CC">
            <w:pPr>
              <w:rPr>
                <w:rFonts w:ascii="Times New Roman" w:eastAsia="楷体" w:hAnsi="Times New Roman"/>
                <w:b/>
                <w:bCs/>
                <w:sz w:val="22"/>
              </w:rPr>
            </w:pPr>
          </w:p>
        </w:tc>
      </w:tr>
      <w:tr w:rsidR="00CC53DE" w14:paraId="7E8E1ECA" w14:textId="77777777" w:rsidTr="004664CC">
        <w:tc>
          <w:tcPr>
            <w:tcW w:w="921" w:type="dxa"/>
          </w:tcPr>
          <w:p w14:paraId="557BCD09" w14:textId="577FC523"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922" w:type="dxa"/>
          </w:tcPr>
          <w:p w14:paraId="0975AE0F" w14:textId="3687DA2F"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→aA'</m:t>
                </m:r>
              </m:oMath>
            </m:oMathPara>
          </w:p>
        </w:tc>
        <w:tc>
          <w:tcPr>
            <w:tcW w:w="922" w:type="dxa"/>
          </w:tcPr>
          <w:p w14:paraId="02A33C7C" w14:textId="77777777" w:rsidR="00CC53DE" w:rsidRDefault="00CC53DE" w:rsidP="004664CC">
            <w:pPr>
              <w:rPr>
                <w:rFonts w:ascii="Times New Roman" w:eastAsia="楷体" w:hAnsi="Times New Roman"/>
                <w:b/>
                <w:bCs/>
                <w:sz w:val="22"/>
              </w:rPr>
            </w:pPr>
          </w:p>
        </w:tc>
        <w:tc>
          <w:tcPr>
            <w:tcW w:w="922" w:type="dxa"/>
          </w:tcPr>
          <w:p w14:paraId="0F7B0C28" w14:textId="1C7CDB04" w:rsidR="00CC53DE" w:rsidRDefault="00CC53DE" w:rsidP="004664CC">
            <w:pPr>
              <w:rPr>
                <w:rFonts w:ascii="Times New Roman" w:eastAsia="楷体" w:hAnsi="Times New Roman"/>
                <w:b/>
                <w:bCs/>
                <w:sz w:val="22"/>
              </w:rPr>
            </w:pPr>
          </w:p>
        </w:tc>
      </w:tr>
      <w:tr w:rsidR="00CC53DE" w14:paraId="236DC629" w14:textId="77777777" w:rsidTr="004664CC">
        <w:tc>
          <w:tcPr>
            <w:tcW w:w="921" w:type="dxa"/>
          </w:tcPr>
          <w:p w14:paraId="2D40176E" w14:textId="1CEF972A" w:rsidR="00CC53DE" w:rsidRPr="009C0291" w:rsidRDefault="00CC53DE"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922" w:type="dxa"/>
          </w:tcPr>
          <w:p w14:paraId="0ECFAE1B" w14:textId="597BE3B3"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922" w:type="dxa"/>
          </w:tcPr>
          <w:p w14:paraId="5056FECD" w14:textId="75F83F68" w:rsidR="00CC53DE" w:rsidRDefault="00CC53DE" w:rsidP="004664CC">
            <w:pPr>
              <w:rPr>
                <w:rFonts w:ascii="Times New Roman" w:eastAsia="楷体" w:hAnsi="Times New Roman"/>
                <w:b/>
                <w:bCs/>
                <w:sz w:val="22"/>
              </w:rPr>
            </w:pPr>
          </w:p>
        </w:tc>
        <w:tc>
          <w:tcPr>
            <w:tcW w:w="922" w:type="dxa"/>
          </w:tcPr>
          <w:p w14:paraId="1187D7C8" w14:textId="02629F10"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CC53DE" w14:paraId="55993932" w14:textId="77777777" w:rsidTr="004664CC">
        <w:tc>
          <w:tcPr>
            <w:tcW w:w="921" w:type="dxa"/>
          </w:tcPr>
          <w:p w14:paraId="4557D6B4" w14:textId="07644713" w:rsidR="00CC53DE" w:rsidRDefault="00CC53DE" w:rsidP="004664CC">
            <w:pPr>
              <w:jc w:val="left"/>
              <w:rPr>
                <w:rFonts w:ascii="等线" w:eastAsia="等线" w:hAnsi="等线" w:cs="Times New Roman"/>
                <w:b/>
                <w:sz w:val="22"/>
                <w:szCs w:val="24"/>
              </w:rPr>
            </w:pPr>
            <m:oMathPara>
              <m:oMath>
                <m:r>
                  <m:rPr>
                    <m:sty m:val="bi"/>
                  </m:rPr>
                  <w:rPr>
                    <w:rFonts w:ascii="Cambria Math" w:eastAsia="楷体" w:hAnsi="Cambria Math" w:cs="Times New Roman"/>
                    <w:sz w:val="22"/>
                    <w:szCs w:val="24"/>
                  </w:rPr>
                  <m:t>B</m:t>
                </m:r>
              </m:oMath>
            </m:oMathPara>
          </w:p>
        </w:tc>
        <w:tc>
          <w:tcPr>
            <w:tcW w:w="922" w:type="dxa"/>
          </w:tcPr>
          <w:p w14:paraId="55D49FFD" w14:textId="3184AC66" w:rsidR="00CC53DE" w:rsidRDefault="00CC53DE" w:rsidP="004664CC">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m:t>
                </m:r>
              </m:oMath>
            </m:oMathPara>
          </w:p>
        </w:tc>
        <w:tc>
          <w:tcPr>
            <w:tcW w:w="922" w:type="dxa"/>
          </w:tcPr>
          <w:p w14:paraId="590A9CA1" w14:textId="49D6935B" w:rsidR="00CC53DE" w:rsidRDefault="00CC53DE" w:rsidP="004664CC">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→bB</m:t>
                </m:r>
              </m:oMath>
            </m:oMathPara>
          </w:p>
        </w:tc>
        <w:tc>
          <w:tcPr>
            <w:tcW w:w="922" w:type="dxa"/>
          </w:tcPr>
          <w:p w14:paraId="1FF3588F" w14:textId="0047F836" w:rsidR="00CC53DE" w:rsidRDefault="00CC53DE" w:rsidP="004664CC">
            <w:pPr>
              <w:rPr>
                <w:rFonts w:ascii="Times New Roman" w:eastAsia="楷体" w:hAnsi="Times New Roman"/>
                <w:b/>
                <w:bCs/>
                <w:sz w:val="22"/>
              </w:rPr>
            </w:pPr>
          </w:p>
        </w:tc>
      </w:tr>
      <w:tr w:rsidR="00CC53DE" w14:paraId="0BB0F4C6" w14:textId="77777777" w:rsidTr="004664CC">
        <w:tc>
          <w:tcPr>
            <w:tcW w:w="921" w:type="dxa"/>
          </w:tcPr>
          <w:p w14:paraId="0CDBBCFE" w14:textId="515DB507" w:rsidR="00CC53DE" w:rsidRDefault="00CC53DE" w:rsidP="004664CC">
            <w:pPr>
              <w:jc w:val="left"/>
              <w:rPr>
                <w:rFonts w:ascii="等线" w:eastAsia="等线" w:hAnsi="等线" w:cs="Times New Roman"/>
                <w:b/>
                <w:sz w:val="22"/>
                <w:szCs w:val="24"/>
              </w:rPr>
            </w:pPr>
            <m:oMathPara>
              <m:oMath>
                <m:r>
                  <m:rPr>
                    <m:sty m:val="bi"/>
                  </m:rPr>
                  <w:rPr>
                    <w:rFonts w:ascii="Cambria Math" w:eastAsia="楷体" w:hAnsi="Cambria Math" w:cs="Times New Roman"/>
                    <w:sz w:val="22"/>
                    <w:szCs w:val="24"/>
                  </w:rPr>
                  <m:t>B'</m:t>
                </m:r>
              </m:oMath>
            </m:oMathPara>
          </w:p>
        </w:tc>
        <w:tc>
          <w:tcPr>
            <w:tcW w:w="922" w:type="dxa"/>
          </w:tcPr>
          <w:p w14:paraId="64EE215B" w14:textId="6A8027C1" w:rsidR="00CC53DE" w:rsidRDefault="00CC53DE" w:rsidP="004664CC">
            <w:pPr>
              <w:rPr>
                <w:rFonts w:ascii="等线" w:eastAsia="等线" w:hAnsi="等线" w:cs="Times New Roman"/>
                <w:b/>
                <w:sz w:val="22"/>
                <w:szCs w:val="24"/>
              </w:rPr>
            </w:pPr>
          </w:p>
        </w:tc>
        <w:tc>
          <w:tcPr>
            <w:tcW w:w="922" w:type="dxa"/>
          </w:tcPr>
          <w:p w14:paraId="1E828C08" w14:textId="5181F49F" w:rsidR="00CC53DE" w:rsidRDefault="00CC53DE" w:rsidP="004664CC">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→B</m:t>
                </m:r>
              </m:oMath>
            </m:oMathPara>
          </w:p>
        </w:tc>
        <w:tc>
          <w:tcPr>
            <w:tcW w:w="922" w:type="dxa"/>
          </w:tcPr>
          <w:p w14:paraId="3CAB1E2A" w14:textId="2CEAA81E" w:rsidR="00CC53DE" w:rsidRDefault="00CC53DE" w:rsidP="004664CC">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→ε</m:t>
                </m:r>
              </m:oMath>
            </m:oMathPara>
          </w:p>
        </w:tc>
      </w:tr>
    </w:tbl>
    <w:p w14:paraId="7234056F" w14:textId="77777777" w:rsidR="00F8683E" w:rsidRDefault="00F8683E" w:rsidP="00F8683E">
      <w:pPr>
        <w:rPr>
          <w:rFonts w:ascii="Times New Roman" w:eastAsia="楷体" w:hAnsi="Times New Roman" w:cs="Times New Roman"/>
          <w:b/>
          <w:sz w:val="22"/>
          <w:szCs w:val="24"/>
        </w:rPr>
      </w:pPr>
    </w:p>
    <w:p w14:paraId="4F008761" w14:textId="77777777" w:rsidR="00F70490" w:rsidRPr="004821E8" w:rsidRDefault="00F70490" w:rsidP="00F70490">
      <w:pPr>
        <w:rPr>
          <w:rFonts w:ascii="Times New Roman" w:eastAsia="楷体" w:hAnsi="Times New Roman" w:cs="Times New Roman"/>
          <w:b/>
          <w:sz w:val="22"/>
          <w:szCs w:val="24"/>
        </w:rPr>
      </w:pPr>
    </w:p>
    <w:p w14:paraId="62566EE6" w14:textId="77777777" w:rsidR="00F70490" w:rsidRDefault="00F70490" w:rsidP="00F70490">
      <w:pPr>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构造它的递归下降分析程序</w:t>
      </w:r>
      <w:r>
        <w:rPr>
          <w:rFonts w:ascii="Times New Roman" w:eastAsia="楷体" w:hAnsi="Times New Roman" w:hint="eastAsia"/>
          <w:b/>
          <w:bCs/>
          <w:color w:val="FF0000"/>
          <w:sz w:val="22"/>
        </w:rPr>
        <w: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F70490" w14:paraId="1CE84B60" w14:textId="77777777" w:rsidTr="00F64BA1">
        <w:tc>
          <w:tcPr>
            <w:tcW w:w="8296" w:type="dxa"/>
          </w:tcPr>
          <w:p w14:paraId="28E96584" w14:textId="77777777" w:rsidR="00F70490" w:rsidRDefault="00F70490" w:rsidP="00F64BA1">
            <w:pPr>
              <w:jc w:val="center"/>
              <w:rPr>
                <w:rFonts w:ascii="Times New Roman" w:eastAsia="楷体" w:hAnsi="Times New Roman" w:cs="Times New Roman"/>
                <w:b/>
                <w:bCs/>
                <w:sz w:val="22"/>
                <w:szCs w:val="24"/>
                <w:u w:val="single"/>
              </w:rPr>
            </w:pPr>
            <w:r w:rsidRPr="00CB1755">
              <w:rPr>
                <w:rFonts w:ascii="Times New Roman" w:eastAsia="楷体" w:hAnsi="Times New Roman" w:hint="eastAsia"/>
                <w:b/>
                <w:bCs/>
                <w:color w:val="000000" w:themeColor="text1"/>
                <w:sz w:val="22"/>
              </w:rPr>
              <w:t>递归下降分析程序</w:t>
            </w:r>
          </w:p>
        </w:tc>
      </w:tr>
      <w:tr w:rsidR="00F70490" w14:paraId="3CFF60AB" w14:textId="77777777" w:rsidTr="00F64BA1">
        <w:trPr>
          <w:trHeight w:val="2826"/>
        </w:trPr>
        <w:tc>
          <w:tcPr>
            <w:tcW w:w="8296" w:type="dxa"/>
          </w:tcPr>
          <w:p w14:paraId="16A07439"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b/>
                <w:bCs/>
                <w:color w:val="2E8B57"/>
                <w:kern w:val="0"/>
                <w:sz w:val="18"/>
                <w:szCs w:val="18"/>
                <w:bdr w:val="none" w:sz="0" w:space="0" w:color="auto" w:frame="1"/>
              </w:rPr>
              <w:t>char</w:t>
            </w:r>
            <w:r w:rsidRPr="00CB1755">
              <w:rPr>
                <w:rFonts w:ascii="Consolas" w:eastAsia="宋体" w:hAnsi="Consolas" w:cs="宋体"/>
                <w:color w:val="000000"/>
                <w:kern w:val="0"/>
                <w:sz w:val="18"/>
                <w:szCs w:val="18"/>
                <w:bdr w:val="none" w:sz="0" w:space="0" w:color="auto" w:frame="1"/>
              </w:rPr>
              <w:t> expected)  </w:t>
            </w:r>
          </w:p>
          <w:p w14:paraId="24977A16"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62336D7D"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if</w:t>
            </w: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lookahead !</w:t>
            </w:r>
            <w:proofErr w:type="gramEnd"/>
            <w:r w:rsidRPr="00CB1755">
              <w:rPr>
                <w:rFonts w:ascii="Consolas" w:eastAsia="宋体" w:hAnsi="Consolas" w:cs="宋体"/>
                <w:color w:val="000000"/>
                <w:kern w:val="0"/>
                <w:sz w:val="18"/>
                <w:szCs w:val="18"/>
                <w:bdr w:val="none" w:sz="0" w:space="0" w:color="auto" w:frame="1"/>
              </w:rPr>
              <w:t>= expected)  </w:t>
            </w:r>
          </w:p>
          <w:p w14:paraId="69FC49E5"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0EABCF34"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7038BEC7"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4BFBBDAC"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13A8402F"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else</w:t>
            </w:r>
            <w:r w:rsidRPr="00CB1755">
              <w:rPr>
                <w:rFonts w:ascii="Consolas" w:eastAsia="宋体" w:hAnsi="Consolas" w:cs="宋体"/>
                <w:color w:val="000000"/>
                <w:kern w:val="0"/>
                <w:sz w:val="18"/>
                <w:szCs w:val="18"/>
                <w:bdr w:val="none" w:sz="0" w:space="0" w:color="auto" w:frame="1"/>
              </w:rPr>
              <w:t>  </w:t>
            </w:r>
          </w:p>
          <w:p w14:paraId="38B3169A"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4976EF61"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lookahead = </w:t>
            </w:r>
            <w:proofErr w:type="spellStart"/>
            <w:proofErr w:type="gramStart"/>
            <w:r w:rsidRPr="00CB1755">
              <w:rPr>
                <w:rFonts w:ascii="Consolas" w:eastAsia="宋体" w:hAnsi="Consolas" w:cs="宋体"/>
                <w:color w:val="000000"/>
                <w:kern w:val="0"/>
                <w:sz w:val="18"/>
                <w:szCs w:val="18"/>
                <w:bdr w:val="none" w:sz="0" w:space="0" w:color="auto" w:frame="1"/>
              </w:rPr>
              <w:t>getToken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72CA497B"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5571ED71"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0EAEE856" w14:textId="2BAEE7CA"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S</w:t>
            </w:r>
            <w:r w:rsidRPr="00CB1755">
              <w:rPr>
                <w:rFonts w:ascii="Consolas" w:eastAsia="宋体" w:hAnsi="Consolas" w:cs="宋体"/>
                <w:color w:val="000000"/>
                <w:kern w:val="0"/>
                <w:sz w:val="18"/>
                <w:szCs w:val="18"/>
                <w:bdr w:val="none" w:sz="0" w:space="0" w:color="auto" w:frame="1"/>
              </w:rPr>
              <w:t>  </w:t>
            </w:r>
          </w:p>
          <w:p w14:paraId="6713EE60" w14:textId="6C7C702F"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S</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02ACCF7E"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3AA0B67E"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4285CF93"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2279160B" w14:textId="042B5A36"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w:t>
            </w:r>
          </w:p>
          <w:p w14:paraId="1A4F5D18" w14:textId="6A7AE846"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B</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break</w:t>
            </w:r>
            <w:r w:rsidRPr="00CB1755">
              <w:rPr>
                <w:rFonts w:ascii="Consolas" w:eastAsia="宋体" w:hAnsi="Consolas" w:cs="宋体"/>
                <w:color w:val="000000"/>
                <w:kern w:val="0"/>
                <w:sz w:val="18"/>
                <w:szCs w:val="18"/>
                <w:bdr w:val="none" w:sz="0" w:space="0" w:color="auto" w:frame="1"/>
              </w:rPr>
              <w:t>; </w:t>
            </w:r>
          </w:p>
          <w:p w14:paraId="0E933E24" w14:textId="4CF199A9" w:rsidR="00F70490" w:rsidRPr="00F70490"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F70490">
              <w:rPr>
                <w:rFonts w:ascii="Consolas" w:eastAsia="宋体" w:hAnsi="Consolas" w:cs="宋体"/>
                <w:b/>
                <w:bCs/>
                <w:color w:val="006699"/>
                <w:kern w:val="0"/>
                <w:sz w:val="18"/>
                <w:szCs w:val="18"/>
                <w:bdr w:val="none" w:sz="0" w:space="0" w:color="auto" w:frame="1"/>
              </w:rPr>
              <w:t>default</w:t>
            </w:r>
            <w:r w:rsidRPr="00F70490">
              <w:rPr>
                <w:rFonts w:ascii="Consolas" w:eastAsia="宋体" w:hAnsi="Consolas" w:cs="宋体"/>
                <w:color w:val="000000"/>
                <w:kern w:val="0"/>
                <w:sz w:val="18"/>
                <w:szCs w:val="18"/>
                <w:bdr w:val="none" w:sz="0" w:space="0" w:color="auto" w:frame="1"/>
              </w:rPr>
              <w:t>:   </w:t>
            </w:r>
            <w:proofErr w:type="spellStart"/>
            <w:proofErr w:type="gramStart"/>
            <w:r w:rsidRPr="00F70490">
              <w:rPr>
                <w:rFonts w:ascii="Consolas" w:eastAsia="宋体" w:hAnsi="Consolas" w:cs="宋体"/>
                <w:color w:val="000000"/>
                <w:kern w:val="0"/>
                <w:sz w:val="18"/>
                <w:szCs w:val="18"/>
                <w:bdr w:val="none" w:sz="0" w:space="0" w:color="auto" w:frame="1"/>
              </w:rPr>
              <w:t>printf</w:t>
            </w:r>
            <w:proofErr w:type="spellEnd"/>
            <w:r w:rsidRPr="00F70490">
              <w:rPr>
                <w:rFonts w:ascii="Consolas" w:eastAsia="宋体" w:hAnsi="Consolas" w:cs="宋体"/>
                <w:color w:val="000000"/>
                <w:kern w:val="0"/>
                <w:sz w:val="18"/>
                <w:szCs w:val="18"/>
                <w:bdr w:val="none" w:sz="0" w:space="0" w:color="auto" w:frame="1"/>
              </w:rPr>
              <w:t>(</w:t>
            </w:r>
            <w:proofErr w:type="gramEnd"/>
            <w:r w:rsidRPr="00F70490">
              <w:rPr>
                <w:rFonts w:ascii="Consolas" w:eastAsia="宋体" w:hAnsi="Consolas" w:cs="宋体"/>
                <w:color w:val="0000FF"/>
                <w:kern w:val="0"/>
                <w:sz w:val="18"/>
                <w:szCs w:val="18"/>
                <w:bdr w:val="none" w:sz="0" w:space="0" w:color="auto" w:frame="1"/>
              </w:rPr>
              <w:t>"syntax error\n"</w:t>
            </w:r>
            <w:r w:rsidRPr="00F70490">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exit(0); </w:t>
            </w:r>
          </w:p>
          <w:p w14:paraId="234F6AE9" w14:textId="2911D553" w:rsidR="00F70490" w:rsidRPr="00F70490"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  </w:t>
            </w:r>
          </w:p>
          <w:p w14:paraId="5A8C02EF" w14:textId="77777777" w:rsidR="00337D0D" w:rsidRPr="00337D0D" w:rsidRDefault="00F70490" w:rsidP="00337D0D">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204613F9" w14:textId="77777777" w:rsidR="00337D0D" w:rsidRPr="00CB1755" w:rsidRDefault="00337D0D" w:rsidP="00337D0D">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A</w:t>
            </w:r>
            <w:r w:rsidRPr="00CB1755">
              <w:rPr>
                <w:rFonts w:ascii="Consolas" w:eastAsia="宋体" w:hAnsi="Consolas" w:cs="宋体"/>
                <w:color w:val="000000"/>
                <w:kern w:val="0"/>
                <w:sz w:val="18"/>
                <w:szCs w:val="18"/>
                <w:bdr w:val="none" w:sz="0" w:space="0" w:color="auto" w:frame="1"/>
              </w:rPr>
              <w:t>  </w:t>
            </w:r>
          </w:p>
          <w:p w14:paraId="241F1A79" w14:textId="2CB39824" w:rsidR="00337D0D" w:rsidRPr="00CB1755" w:rsidRDefault="00337D0D" w:rsidP="00337D0D">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8475AEA" w14:textId="77777777" w:rsidR="00337D0D" w:rsidRPr="00CB1755" w:rsidRDefault="00337D0D" w:rsidP="00337D0D">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44779D5F" w14:textId="3950FFD1" w:rsidR="00337D0D" w:rsidRPr="00F70490" w:rsidRDefault="00337D0D" w:rsidP="00337D0D">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if</w:t>
            </w:r>
            <w:r w:rsidRPr="00BC70F0">
              <w:rPr>
                <w:rFonts w:ascii="Consolas" w:eastAsia="宋体" w:hAnsi="Consolas" w:cs="宋体"/>
                <w:color w:val="000000"/>
                <w:kern w:val="0"/>
                <w:sz w:val="18"/>
                <w:szCs w:val="18"/>
                <w:bdr w:val="none" w:sz="0" w:space="0" w:color="auto" w:frame="1"/>
              </w:rPr>
              <w:t> (lookahead == </w:t>
            </w:r>
            <w:r w:rsidRPr="00BC70F0">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BC70F0">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r w:rsidRPr="00F70490">
              <w:rPr>
                <w:rFonts w:ascii="Consolas" w:eastAsia="宋体" w:hAnsi="Consolas" w:cs="宋体"/>
                <w:color w:val="000000"/>
                <w:kern w:val="0"/>
                <w:sz w:val="18"/>
                <w:szCs w:val="18"/>
                <w:bdr w:val="none" w:sz="0" w:space="0" w:color="auto" w:frame="1"/>
              </w:rPr>
              <w:t> </w:t>
            </w:r>
          </w:p>
          <w:p w14:paraId="3BDD2199" w14:textId="174AA8A4" w:rsidR="00337D0D" w:rsidRPr="00CB1755" w:rsidRDefault="00337D0D" w:rsidP="00337D0D">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proofErr w:type="gram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2D5ECD7D" w14:textId="37507065" w:rsidR="00337D0D" w:rsidRPr="00CB1755" w:rsidRDefault="00337D0D" w:rsidP="00337D0D">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28FE0542" w14:textId="77777777" w:rsidR="00337D0D" w:rsidRPr="002B1184" w:rsidRDefault="00337D0D" w:rsidP="00337D0D">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2B1184">
              <w:rPr>
                <w:rFonts w:ascii="Consolas" w:eastAsia="宋体" w:hAnsi="Consolas" w:cs="宋体"/>
                <w:color w:val="000000"/>
                <w:kern w:val="0"/>
                <w:sz w:val="18"/>
                <w:szCs w:val="18"/>
                <w:bdr w:val="none" w:sz="0" w:space="0" w:color="auto" w:frame="1"/>
              </w:rPr>
              <w:lastRenderedPageBreak/>
              <w:t>       </w:t>
            </w:r>
            <w:r w:rsidRPr="002B1184">
              <w:rPr>
                <w:rFonts w:ascii="Consolas" w:eastAsia="宋体" w:hAnsi="Consolas" w:cs="宋体" w:hint="eastAsia"/>
                <w:color w:val="000000"/>
                <w:kern w:val="0"/>
                <w:sz w:val="18"/>
                <w:szCs w:val="18"/>
                <w:bdr w:val="none" w:sz="0" w:space="0" w:color="auto" w:frame="1"/>
              </w:rPr>
              <w:t>}</w:t>
            </w:r>
          </w:p>
          <w:p w14:paraId="341C8E71" w14:textId="77777777" w:rsidR="00337D0D" w:rsidRPr="00CB1755" w:rsidRDefault="00337D0D" w:rsidP="00337D0D">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else</w:t>
            </w:r>
          </w:p>
          <w:p w14:paraId="46915A3F" w14:textId="7B975A11" w:rsidR="00337D0D" w:rsidRPr="002B1184" w:rsidRDefault="00337D0D" w:rsidP="00337D0D">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proofErr w:type="gramStart"/>
            <w:r w:rsidRPr="002B1184">
              <w:rPr>
                <w:rFonts w:ascii="Consolas" w:eastAsia="宋体" w:hAnsi="Consolas" w:cs="宋体"/>
                <w:b/>
                <w:bCs/>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roofErr w:type="gramEnd"/>
            <w:r w:rsidRPr="002B1184">
              <w:rPr>
                <w:rFonts w:ascii="Consolas" w:eastAsia="宋体" w:hAnsi="Consolas" w:cs="宋体"/>
                <w:color w:val="000000"/>
                <w:kern w:val="0"/>
                <w:sz w:val="18"/>
                <w:szCs w:val="18"/>
                <w:bdr w:val="none" w:sz="0" w:space="0" w:color="auto" w:frame="1"/>
              </w:rPr>
              <w:t> </w:t>
            </w:r>
            <w:proofErr w:type="spellStart"/>
            <w:r w:rsidRPr="002B1184">
              <w:rPr>
                <w:rFonts w:ascii="Consolas" w:eastAsia="宋体" w:hAnsi="Consolas" w:cs="宋体"/>
                <w:color w:val="000000"/>
                <w:kern w:val="0"/>
                <w:sz w:val="18"/>
                <w:szCs w:val="18"/>
                <w:bdr w:val="none" w:sz="0" w:space="0" w:color="auto" w:frame="1"/>
              </w:rPr>
              <w:t>printf</w:t>
            </w:r>
            <w:proofErr w:type="spellEnd"/>
            <w:r w:rsidRP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color w:val="0000FF"/>
                <w:kern w:val="0"/>
                <w:sz w:val="18"/>
                <w:szCs w:val="18"/>
                <w:bdr w:val="none" w:sz="0" w:space="0" w:color="auto" w:frame="1"/>
              </w:rPr>
              <w:t>"syntax error\n"</w:t>
            </w:r>
            <w:r w:rsidRPr="002B1184">
              <w:rPr>
                <w:rFonts w:ascii="Consolas" w:eastAsia="宋体" w:hAnsi="Consolas" w:cs="宋体"/>
                <w:color w:val="000000"/>
                <w:kern w:val="0"/>
                <w:sz w:val="18"/>
                <w:szCs w:val="18"/>
                <w:bdr w:val="none" w:sz="0" w:space="0" w:color="auto" w:frame="1"/>
              </w:rPr>
              <w:t>);  </w:t>
            </w:r>
          </w:p>
          <w:p w14:paraId="513FEA84" w14:textId="77777777" w:rsidR="00337D0D" w:rsidRPr="00CB1755" w:rsidRDefault="00337D0D" w:rsidP="00337D0D">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w:t>
            </w:r>
          </w:p>
          <w:p w14:paraId="1C14BCAC" w14:textId="77777777" w:rsidR="00337D0D" w:rsidRPr="00CB1755" w:rsidRDefault="00337D0D" w:rsidP="00337D0D">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
          <w:p w14:paraId="38C52897" w14:textId="7B8E391E" w:rsidR="00F70490" w:rsidRPr="00337D0D" w:rsidRDefault="00337D0D" w:rsidP="00171812">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7D0D">
              <w:rPr>
                <w:rFonts w:ascii="Consolas" w:eastAsia="宋体" w:hAnsi="Consolas" w:cs="宋体"/>
                <w:color w:val="008200"/>
                <w:kern w:val="0"/>
                <w:sz w:val="18"/>
                <w:szCs w:val="18"/>
                <w:bdr w:val="none" w:sz="0" w:space="0" w:color="auto" w:frame="1"/>
              </w:rPr>
              <w:t>}</w:t>
            </w:r>
          </w:p>
          <w:p w14:paraId="7EB2E851" w14:textId="12B51ED1"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00337D0D">
              <w:rPr>
                <w:rFonts w:ascii="Consolas" w:eastAsia="宋体" w:hAnsi="Consolas" w:cs="宋体"/>
                <w:color w:val="008200"/>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p>
          <w:p w14:paraId="308765DC" w14:textId="652B6B1E"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sidR="002B1184">
              <w:rPr>
                <w:rFonts w:ascii="Consolas" w:eastAsia="宋体" w:hAnsi="Consolas" w:cs="宋体"/>
                <w:color w:val="000000"/>
                <w:kern w:val="0"/>
                <w:sz w:val="18"/>
                <w:szCs w:val="18"/>
                <w:bdr w:val="none" w:sz="0" w:space="0" w:color="auto" w:frame="1"/>
              </w:rPr>
              <w:t>B</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55B7B44"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2008CD22" w14:textId="57B88705" w:rsidR="00F70490" w:rsidRPr="00F70490"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if</w:t>
            </w:r>
            <w:r w:rsidRPr="00BC70F0">
              <w:rPr>
                <w:rFonts w:ascii="Consolas" w:eastAsia="宋体" w:hAnsi="Consolas" w:cs="宋体"/>
                <w:color w:val="000000"/>
                <w:kern w:val="0"/>
                <w:sz w:val="18"/>
                <w:szCs w:val="18"/>
                <w:bdr w:val="none" w:sz="0" w:space="0" w:color="auto" w:frame="1"/>
              </w:rPr>
              <w:t> (lookahead == </w:t>
            </w:r>
            <w:r w:rsidRPr="00BC70F0">
              <w:rPr>
                <w:rFonts w:ascii="Consolas" w:eastAsia="宋体" w:hAnsi="Consolas" w:cs="宋体"/>
                <w:color w:val="0000FF"/>
                <w:kern w:val="0"/>
                <w:sz w:val="18"/>
                <w:szCs w:val="18"/>
                <w:bdr w:val="none" w:sz="0" w:space="0" w:color="auto" w:frame="1"/>
              </w:rPr>
              <w:t>'</w:t>
            </w:r>
            <w:r w:rsidR="002B1184">
              <w:rPr>
                <w:rFonts w:ascii="Consolas" w:eastAsia="宋体" w:hAnsi="Consolas" w:cs="宋体"/>
                <w:color w:val="0000FF"/>
                <w:kern w:val="0"/>
                <w:sz w:val="18"/>
                <w:szCs w:val="18"/>
                <w:bdr w:val="none" w:sz="0" w:space="0" w:color="auto" w:frame="1"/>
              </w:rPr>
              <w:t>b</w:t>
            </w:r>
            <w:r w:rsidRPr="00BC70F0">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r w:rsidRPr="00F70490">
              <w:rPr>
                <w:rFonts w:ascii="Consolas" w:eastAsia="宋体" w:hAnsi="Consolas" w:cs="宋体"/>
                <w:color w:val="000000"/>
                <w:kern w:val="0"/>
                <w:sz w:val="18"/>
                <w:szCs w:val="18"/>
                <w:bdr w:val="none" w:sz="0" w:space="0" w:color="auto" w:frame="1"/>
              </w:rPr>
              <w:t> </w:t>
            </w:r>
          </w:p>
          <w:p w14:paraId="0CB26400" w14:textId="4728E069"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proofErr w:type="gram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sidR="002B1184">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32B314E4" w14:textId="61527D63"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sidR="002B1184">
              <w:rPr>
                <w:rFonts w:ascii="Consolas" w:eastAsia="宋体" w:hAnsi="Consolas" w:cs="宋体"/>
                <w:color w:val="000000"/>
                <w:kern w:val="0"/>
                <w:sz w:val="18"/>
                <w:szCs w:val="18"/>
                <w:bdr w:val="none" w:sz="0" w:space="0" w:color="auto" w:frame="1"/>
              </w:rPr>
              <w:t>B</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3FEF027B" w14:textId="054ADF42" w:rsidR="002B1184" w:rsidRPr="002B1184"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2B1184">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hint="eastAsia"/>
                <w:color w:val="000000"/>
                <w:kern w:val="0"/>
                <w:sz w:val="18"/>
                <w:szCs w:val="18"/>
                <w:bdr w:val="none" w:sz="0" w:space="0" w:color="auto" w:frame="1"/>
              </w:rPr>
              <w:t>}</w:t>
            </w:r>
          </w:p>
          <w:p w14:paraId="4B361659" w14:textId="75F1F3AC"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Pr>
                <w:rFonts w:ascii="Consolas" w:eastAsia="宋体" w:hAnsi="Consolas" w:cs="宋体"/>
                <w:color w:val="000000"/>
                <w:kern w:val="0"/>
                <w:sz w:val="18"/>
                <w:szCs w:val="18"/>
                <w:bdr w:val="none" w:sz="0" w:space="0" w:color="auto" w:frame="1"/>
              </w:rPr>
              <w:t xml:space="preserve">      else</w:t>
            </w:r>
          </w:p>
          <w:p w14:paraId="66A16324" w14:textId="41FEFAD9" w:rsidR="002B1184" w:rsidRPr="002B1184"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proofErr w:type="gramStart"/>
            <w:r w:rsidR="002B1184" w:rsidRPr="002B1184">
              <w:rPr>
                <w:rFonts w:ascii="Consolas" w:eastAsia="宋体" w:hAnsi="Consolas" w:cs="宋体"/>
                <w:b/>
                <w:bCs/>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roofErr w:type="gramEnd"/>
            <w:r w:rsidRPr="002B1184">
              <w:rPr>
                <w:rFonts w:ascii="Consolas" w:eastAsia="宋体" w:hAnsi="Consolas" w:cs="宋体"/>
                <w:color w:val="000000"/>
                <w:kern w:val="0"/>
                <w:sz w:val="18"/>
                <w:szCs w:val="18"/>
                <w:bdr w:val="none" w:sz="0" w:space="0" w:color="auto" w:frame="1"/>
              </w:rPr>
              <w:t>   </w:t>
            </w:r>
            <w:proofErr w:type="spellStart"/>
            <w:r w:rsidR="002B1184" w:rsidRPr="002B1184">
              <w:rPr>
                <w:rFonts w:ascii="Consolas" w:eastAsia="宋体" w:hAnsi="Consolas" w:cs="宋体"/>
                <w:color w:val="000000"/>
                <w:kern w:val="0"/>
                <w:sz w:val="18"/>
                <w:szCs w:val="18"/>
                <w:bdr w:val="none" w:sz="0" w:space="0" w:color="auto" w:frame="1"/>
              </w:rPr>
              <w:t>printf</w:t>
            </w:r>
            <w:proofErr w:type="spellEnd"/>
            <w:r w:rsidR="002B1184" w:rsidRPr="002B1184">
              <w:rPr>
                <w:rFonts w:ascii="Consolas" w:eastAsia="宋体" w:hAnsi="Consolas" w:cs="宋体"/>
                <w:color w:val="000000"/>
                <w:kern w:val="0"/>
                <w:sz w:val="18"/>
                <w:szCs w:val="18"/>
                <w:bdr w:val="none" w:sz="0" w:space="0" w:color="auto" w:frame="1"/>
              </w:rPr>
              <w:t>(</w:t>
            </w:r>
            <w:r w:rsidR="002B1184" w:rsidRPr="002B1184">
              <w:rPr>
                <w:rFonts w:ascii="Consolas" w:eastAsia="宋体" w:hAnsi="Consolas" w:cs="宋体"/>
                <w:color w:val="0000FF"/>
                <w:kern w:val="0"/>
                <w:sz w:val="18"/>
                <w:szCs w:val="18"/>
                <w:bdr w:val="none" w:sz="0" w:space="0" w:color="auto" w:frame="1"/>
              </w:rPr>
              <w:t>"syntax error\n"</w:t>
            </w:r>
            <w:r w:rsidR="002B1184" w:rsidRPr="002B1184">
              <w:rPr>
                <w:rFonts w:ascii="Consolas" w:eastAsia="宋体" w:hAnsi="Consolas" w:cs="宋体"/>
                <w:color w:val="000000"/>
                <w:kern w:val="0"/>
                <w:sz w:val="18"/>
                <w:szCs w:val="18"/>
                <w:bdr w:val="none" w:sz="0" w:space="0" w:color="auto" w:frame="1"/>
              </w:rPr>
              <w:t>);  </w:t>
            </w:r>
          </w:p>
          <w:p w14:paraId="475015F6" w14:textId="4F1C897E"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sidRPr="00CB1755">
              <w:rPr>
                <w:rFonts w:ascii="Consolas" w:eastAsia="宋体" w:hAnsi="Consolas" w:cs="宋体"/>
                <w:color w:val="000000"/>
                <w:kern w:val="0"/>
                <w:sz w:val="18"/>
                <w:szCs w:val="18"/>
                <w:bdr w:val="none" w:sz="0" w:space="0" w:color="auto" w:frame="1"/>
              </w:rPr>
              <w:t> </w:t>
            </w:r>
            <w:r w:rsidR="002B1184">
              <w:rPr>
                <w:rFonts w:ascii="Consolas" w:eastAsia="宋体" w:hAnsi="Consolas" w:cs="宋体"/>
                <w:color w:val="000000"/>
                <w:kern w:val="0"/>
                <w:sz w:val="18"/>
                <w:szCs w:val="18"/>
                <w:bdr w:val="none" w:sz="0" w:space="0" w:color="auto" w:frame="1"/>
              </w:rPr>
              <w:t xml:space="preserve">       </w:t>
            </w:r>
            <w:proofErr w:type="gramStart"/>
            <w:r w:rsidR="002B1184" w:rsidRPr="00CB1755">
              <w:rPr>
                <w:rFonts w:ascii="Consolas" w:eastAsia="宋体" w:hAnsi="Consolas" w:cs="宋体"/>
                <w:color w:val="000000"/>
                <w:kern w:val="0"/>
                <w:sz w:val="18"/>
                <w:szCs w:val="18"/>
                <w:bdr w:val="none" w:sz="0" w:space="0" w:color="auto" w:frame="1"/>
              </w:rPr>
              <w:t>exit(</w:t>
            </w:r>
            <w:proofErr w:type="gramEnd"/>
            <w:r w:rsidR="002B1184" w:rsidRPr="00CB1755">
              <w:rPr>
                <w:rFonts w:ascii="Consolas" w:eastAsia="宋体" w:hAnsi="Consolas" w:cs="宋体"/>
                <w:color w:val="000000"/>
                <w:kern w:val="0"/>
                <w:sz w:val="18"/>
                <w:szCs w:val="18"/>
                <w:bdr w:val="none" w:sz="0" w:space="0" w:color="auto" w:frame="1"/>
              </w:rPr>
              <w:t>0);</w:t>
            </w:r>
          </w:p>
          <w:p w14:paraId="66676458" w14:textId="67419290" w:rsidR="00F70490" w:rsidRPr="00CB1755" w:rsidRDefault="002B1184"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F70490" w:rsidRPr="00CB1755">
              <w:rPr>
                <w:rFonts w:ascii="Consolas" w:eastAsia="宋体" w:hAnsi="Consolas" w:cs="宋体"/>
                <w:color w:val="000000"/>
                <w:kern w:val="0"/>
                <w:sz w:val="18"/>
                <w:szCs w:val="18"/>
                <w:bdr w:val="none" w:sz="0" w:space="0" w:color="auto" w:frame="1"/>
              </w:rPr>
              <w:t>}  </w:t>
            </w:r>
          </w:p>
          <w:p w14:paraId="4F5C6321" w14:textId="6E011BF3" w:rsidR="002B1184" w:rsidRPr="00CB1755" w:rsidRDefault="002B1184"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w:t>
            </w:r>
          </w:p>
          <w:p w14:paraId="2653C108" w14:textId="63D4958B" w:rsidR="002B1184" w:rsidRPr="00CB1755" w:rsidRDefault="002B1184"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proofErr w:type="gramStart"/>
            <w:r>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A</w:t>
            </w:r>
            <w:proofErr w:type="gramStart"/>
            <w:r>
              <w:rPr>
                <w:rFonts w:ascii="Consolas" w:eastAsia="宋体" w:hAnsi="Consolas" w:cs="宋体"/>
                <w:color w:val="0082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9151D7B"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1A18EEBF"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498BE0EA"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B124391" w14:textId="428DBDE5" w:rsidR="00F70490" w:rsidRPr="002B1184"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 xml:space="preserve">    </w:t>
            </w:r>
            <w:r w:rsidRPr="002B1184">
              <w:rPr>
                <w:rFonts w:ascii="Consolas" w:eastAsia="宋体" w:hAnsi="Consolas" w:cs="宋体"/>
                <w:b/>
                <w:bCs/>
                <w:color w:val="006699"/>
                <w:kern w:val="0"/>
                <w:sz w:val="18"/>
                <w:szCs w:val="18"/>
                <w:bdr w:val="none" w:sz="0" w:space="0" w:color="auto" w:frame="1"/>
              </w:rPr>
              <w:t>case</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FF"/>
                <w:kern w:val="0"/>
                <w:sz w:val="18"/>
                <w:szCs w:val="18"/>
                <w:bdr w:val="none" w:sz="0" w:space="0" w:color="auto" w:frame="1"/>
              </w:rPr>
              <w:t>'</w:t>
            </w:r>
            <w:r w:rsidR="002B1184" w:rsidRPr="002B1184">
              <w:rPr>
                <w:rFonts w:ascii="Consolas" w:eastAsia="宋体" w:hAnsi="Consolas" w:cs="宋体"/>
                <w:color w:val="0000FF"/>
                <w:kern w:val="0"/>
                <w:sz w:val="18"/>
                <w:szCs w:val="18"/>
                <w:bdr w:val="none" w:sz="0" w:space="0" w:color="auto" w:frame="1"/>
              </w:rPr>
              <w:t>a</w:t>
            </w:r>
            <w:r w:rsidRPr="002B1184">
              <w:rPr>
                <w:rFonts w:ascii="Consolas" w:eastAsia="宋体" w:hAnsi="Consolas" w:cs="宋体"/>
                <w:color w:val="0000FF"/>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 xml:space="preserve"> </w:t>
            </w:r>
            <w:proofErr w:type="spellStart"/>
            <w:proofErr w:type="gramStart"/>
            <w:r w:rsidRPr="002B1184">
              <w:rPr>
                <w:rFonts w:ascii="Consolas" w:eastAsia="宋体" w:hAnsi="Consolas" w:cs="宋体"/>
                <w:color w:val="000000"/>
                <w:kern w:val="0"/>
                <w:sz w:val="18"/>
                <w:szCs w:val="18"/>
                <w:bdr w:val="none" w:sz="0" w:space="0" w:color="auto" w:frame="1"/>
              </w:rPr>
              <w:t>Parse</w:t>
            </w:r>
            <w:r w:rsidR="002B1184" w:rsidRPr="002B1184">
              <w:rPr>
                <w:rFonts w:ascii="Consolas" w:eastAsia="宋体" w:hAnsi="Consolas" w:cs="宋体"/>
                <w:color w:val="000000"/>
                <w:kern w:val="0"/>
                <w:sz w:val="18"/>
                <w:szCs w:val="18"/>
                <w:bdr w:val="none" w:sz="0" w:space="0" w:color="auto" w:frame="1"/>
              </w:rPr>
              <w:t>A</w:t>
            </w:r>
            <w:proofErr w:type="spellEnd"/>
            <w:r w:rsidRPr="002B1184">
              <w:rPr>
                <w:rFonts w:ascii="Consolas" w:eastAsia="宋体" w:hAnsi="Consolas" w:cs="宋体"/>
                <w:color w:val="000000"/>
                <w:kern w:val="0"/>
                <w:sz w:val="18"/>
                <w:szCs w:val="18"/>
                <w:bdr w:val="none" w:sz="0" w:space="0" w:color="auto" w:frame="1"/>
              </w:rPr>
              <w:t>(</w:t>
            </w:r>
            <w:proofErr w:type="gramEnd"/>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 xml:space="preserve"> </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  </w:t>
            </w:r>
          </w:p>
          <w:p w14:paraId="0CC95579" w14:textId="0176DD8B" w:rsidR="00F70490" w:rsidRPr="002B1184"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 xml:space="preserve">   </w:t>
            </w:r>
            <w:r w:rsidRPr="002B1184">
              <w:rPr>
                <w:rFonts w:ascii="Consolas" w:eastAsia="宋体" w:hAnsi="Consolas" w:cs="宋体"/>
                <w:b/>
                <w:bCs/>
                <w:color w:val="006699"/>
                <w:kern w:val="0"/>
                <w:sz w:val="18"/>
                <w:szCs w:val="18"/>
                <w:bdr w:val="none" w:sz="0" w:space="0" w:color="auto" w:frame="1"/>
              </w:rPr>
              <w:t>case</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FF"/>
                <w:kern w:val="0"/>
                <w:sz w:val="18"/>
                <w:szCs w:val="18"/>
                <w:bdr w:val="none" w:sz="0" w:space="0" w:color="auto" w:frame="1"/>
              </w:rPr>
              <w:t>'</w:t>
            </w:r>
            <w:r w:rsidR="002B1184" w:rsidRPr="002B1184">
              <w:rPr>
                <w:rFonts w:ascii="Consolas" w:eastAsia="宋体" w:hAnsi="Consolas" w:cs="宋体"/>
                <w:color w:val="0000FF"/>
                <w:kern w:val="0"/>
                <w:sz w:val="18"/>
                <w:szCs w:val="18"/>
                <w:bdr w:val="none" w:sz="0" w:space="0" w:color="auto" w:frame="1"/>
              </w:rPr>
              <w:t>#</w:t>
            </w:r>
            <w:r w:rsidRPr="002B1184">
              <w:rPr>
                <w:rFonts w:ascii="Consolas" w:eastAsia="宋体" w:hAnsi="Consolas" w:cs="宋体"/>
                <w:color w:val="0000FF"/>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  </w:t>
            </w:r>
          </w:p>
          <w:p w14:paraId="22E0C6B2"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243355EF"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60747F4C"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70447FC4"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0EE67765"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3A7F1477" w14:textId="2907D051"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002B1184">
              <w:rPr>
                <w:rFonts w:ascii="Consolas" w:eastAsia="宋体" w:hAnsi="Consolas" w:cs="宋体"/>
                <w:color w:val="008200"/>
                <w:kern w:val="0"/>
                <w:sz w:val="18"/>
                <w:szCs w:val="18"/>
                <w:bdr w:val="none" w:sz="0" w:space="0" w:color="auto" w:frame="1"/>
              </w:rPr>
              <w:t>B</w:t>
            </w:r>
            <w:r>
              <w:rPr>
                <w:rFonts w:ascii="Consolas" w:eastAsia="宋体" w:hAnsi="Consolas" w:cs="宋体"/>
                <w:color w:val="0082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3840EA9A" w14:textId="50326C00"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w:t>
            </w:r>
            <w:r w:rsidR="002B1184">
              <w:rPr>
                <w:rFonts w:ascii="Consolas" w:eastAsia="宋体" w:hAnsi="Consolas" w:cs="宋体"/>
                <w:color w:val="000000"/>
                <w:kern w:val="0"/>
                <w:sz w:val="18"/>
                <w:szCs w:val="18"/>
                <w:bdr w:val="none" w:sz="0" w:space="0" w:color="auto" w:frame="1"/>
              </w:rPr>
              <w:t>B</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2D74F9D4"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7BA0F25C" w14:textId="7777777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687EA409" w14:textId="77777777"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5D67EDC5" w14:textId="2BCEC83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b/>
                <w:bCs/>
                <w:color w:val="006699"/>
                <w:kern w:val="0"/>
                <w:sz w:val="18"/>
                <w:szCs w:val="18"/>
                <w:bdr w:val="none" w:sz="0" w:space="0" w:color="auto" w:frame="1"/>
              </w:rPr>
              <w:t>case</w:t>
            </w:r>
            <w:r w:rsidR="002B1184" w:rsidRPr="002B1184">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color w:val="0000FF"/>
                <w:kern w:val="0"/>
                <w:sz w:val="18"/>
                <w:szCs w:val="18"/>
                <w:bdr w:val="none" w:sz="0" w:space="0" w:color="auto" w:frame="1"/>
              </w:rPr>
              <w:t>'</w:t>
            </w:r>
            <w:r w:rsidR="002B1184">
              <w:rPr>
                <w:rFonts w:ascii="Consolas" w:eastAsia="宋体" w:hAnsi="Consolas" w:cs="宋体"/>
                <w:color w:val="0000FF"/>
                <w:kern w:val="0"/>
                <w:sz w:val="18"/>
                <w:szCs w:val="18"/>
                <w:bdr w:val="none" w:sz="0" w:space="0" w:color="auto" w:frame="1"/>
              </w:rPr>
              <w:t>b</w:t>
            </w:r>
            <w:r w:rsidR="002B1184" w:rsidRPr="002B1184">
              <w:rPr>
                <w:rFonts w:ascii="Consolas" w:eastAsia="宋体" w:hAnsi="Consolas" w:cs="宋体"/>
                <w:color w:val="0000FF"/>
                <w:kern w:val="0"/>
                <w:sz w:val="18"/>
                <w:szCs w:val="18"/>
                <w:bdr w:val="none" w:sz="0" w:space="0" w:color="auto" w:frame="1"/>
              </w:rPr>
              <w:t>'</w:t>
            </w:r>
            <w:r w:rsidR="002B1184" w:rsidRPr="002B1184">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hint="eastAsia"/>
                <w:color w:val="000000"/>
                <w:kern w:val="0"/>
                <w:sz w:val="18"/>
                <w:szCs w:val="18"/>
                <w:bdr w:val="none" w:sz="0" w:space="0" w:color="auto" w:frame="1"/>
              </w:rPr>
              <w:t xml:space="preserve"> </w:t>
            </w:r>
            <w:proofErr w:type="spellStart"/>
            <w:proofErr w:type="gramStart"/>
            <w:r w:rsidR="002B1184" w:rsidRPr="002B1184">
              <w:rPr>
                <w:rFonts w:ascii="Consolas" w:eastAsia="宋体" w:hAnsi="Consolas" w:cs="宋体"/>
                <w:color w:val="000000"/>
                <w:kern w:val="0"/>
                <w:sz w:val="18"/>
                <w:szCs w:val="18"/>
                <w:bdr w:val="none" w:sz="0" w:space="0" w:color="auto" w:frame="1"/>
              </w:rPr>
              <w:t>Parse</w:t>
            </w:r>
            <w:r w:rsidR="002B1184">
              <w:rPr>
                <w:rFonts w:ascii="Consolas" w:eastAsia="宋体" w:hAnsi="Consolas" w:cs="宋体"/>
                <w:color w:val="000000"/>
                <w:kern w:val="0"/>
                <w:sz w:val="18"/>
                <w:szCs w:val="18"/>
                <w:bdr w:val="none" w:sz="0" w:space="0" w:color="auto" w:frame="1"/>
              </w:rPr>
              <w:t>B</w:t>
            </w:r>
            <w:proofErr w:type="spellEnd"/>
            <w:r w:rsidR="002B1184" w:rsidRPr="002B1184">
              <w:rPr>
                <w:rFonts w:ascii="Consolas" w:eastAsia="宋体" w:hAnsi="Consolas" w:cs="宋体"/>
                <w:color w:val="000000"/>
                <w:kern w:val="0"/>
                <w:sz w:val="18"/>
                <w:szCs w:val="18"/>
                <w:bdr w:val="none" w:sz="0" w:space="0" w:color="auto" w:frame="1"/>
              </w:rPr>
              <w:t>(</w:t>
            </w:r>
            <w:proofErr w:type="gramEnd"/>
            <w:r w:rsidR="002B1184" w:rsidRPr="002B1184">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hint="eastAsia"/>
                <w:color w:val="000000"/>
                <w:kern w:val="0"/>
                <w:sz w:val="18"/>
                <w:szCs w:val="18"/>
                <w:bdr w:val="none" w:sz="0" w:space="0" w:color="auto" w:frame="1"/>
              </w:rPr>
              <w:t xml:space="preserve"> </w:t>
            </w:r>
            <w:r w:rsidR="002B1184" w:rsidRPr="002B1184">
              <w:rPr>
                <w:rFonts w:ascii="Consolas" w:eastAsia="宋体" w:hAnsi="Consolas" w:cs="宋体"/>
                <w:b/>
                <w:bCs/>
                <w:color w:val="006699"/>
                <w:kern w:val="0"/>
                <w:sz w:val="18"/>
                <w:szCs w:val="18"/>
                <w:bdr w:val="none" w:sz="0" w:space="0" w:color="auto" w:frame="1"/>
              </w:rPr>
              <w:t>break</w:t>
            </w:r>
            <w:r w:rsidR="002B1184" w:rsidRPr="002B1184">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p>
          <w:p w14:paraId="77198C1C" w14:textId="3E92621C"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b/>
                <w:bCs/>
                <w:color w:val="006699"/>
                <w:kern w:val="0"/>
                <w:sz w:val="18"/>
                <w:szCs w:val="18"/>
                <w:bdr w:val="none" w:sz="0" w:space="0" w:color="auto" w:frame="1"/>
              </w:rPr>
              <w:t>case</w:t>
            </w:r>
            <w:r w:rsidR="002B1184" w:rsidRPr="002B1184">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color w:val="0000FF"/>
                <w:kern w:val="0"/>
                <w:sz w:val="18"/>
                <w:szCs w:val="18"/>
                <w:bdr w:val="none" w:sz="0" w:space="0" w:color="auto" w:frame="1"/>
              </w:rPr>
              <w:t>'#'</w:t>
            </w:r>
            <w:r w:rsidR="002B1184" w:rsidRPr="002B1184">
              <w:rPr>
                <w:rFonts w:ascii="Consolas" w:eastAsia="宋体" w:hAnsi="Consolas" w:cs="宋体"/>
                <w:color w:val="000000"/>
                <w:kern w:val="0"/>
                <w:sz w:val="18"/>
                <w:szCs w:val="18"/>
                <w:bdr w:val="none" w:sz="0" w:space="0" w:color="auto" w:frame="1"/>
              </w:rPr>
              <w:t>:    </w:t>
            </w:r>
            <w:r w:rsidR="002B1184" w:rsidRPr="002B1184">
              <w:rPr>
                <w:rFonts w:ascii="Consolas" w:eastAsia="宋体" w:hAnsi="Consolas" w:cs="宋体"/>
                <w:b/>
                <w:bCs/>
                <w:color w:val="006699"/>
                <w:kern w:val="0"/>
                <w:sz w:val="18"/>
                <w:szCs w:val="18"/>
                <w:bdr w:val="none" w:sz="0" w:space="0" w:color="auto" w:frame="1"/>
              </w:rPr>
              <w:t>break</w:t>
            </w:r>
            <w:r w:rsidR="002B1184" w:rsidRPr="002B1184">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p>
          <w:p w14:paraId="2A20FD71" w14:textId="7D928A5B"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sidRPr="00CB1755">
              <w:rPr>
                <w:rFonts w:ascii="Consolas" w:eastAsia="宋体" w:hAnsi="Consolas" w:cs="宋体"/>
                <w:b/>
                <w:bCs/>
                <w:color w:val="006699"/>
                <w:kern w:val="0"/>
                <w:sz w:val="18"/>
                <w:szCs w:val="18"/>
                <w:bdr w:val="none" w:sz="0" w:space="0" w:color="auto" w:frame="1"/>
              </w:rPr>
              <w:t>default</w:t>
            </w:r>
            <w:r w:rsidR="002B1184"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p>
          <w:p w14:paraId="4EA7A7D9" w14:textId="4DDC261C" w:rsidR="00F70490" w:rsidRPr="00CB1755"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sidRPr="00CB1755">
              <w:rPr>
                <w:rFonts w:ascii="Consolas" w:eastAsia="宋体" w:hAnsi="Consolas" w:cs="宋体"/>
                <w:color w:val="000000"/>
                <w:kern w:val="0"/>
                <w:sz w:val="18"/>
                <w:szCs w:val="18"/>
                <w:bdr w:val="none" w:sz="0" w:space="0" w:color="auto" w:frame="1"/>
              </w:rPr>
              <w:t> </w:t>
            </w:r>
            <w:proofErr w:type="spellStart"/>
            <w:proofErr w:type="gramStart"/>
            <w:r w:rsidR="002B1184" w:rsidRPr="00CB1755">
              <w:rPr>
                <w:rFonts w:ascii="Consolas" w:eastAsia="宋体" w:hAnsi="Consolas" w:cs="宋体"/>
                <w:color w:val="000000"/>
                <w:kern w:val="0"/>
                <w:sz w:val="18"/>
                <w:szCs w:val="18"/>
                <w:bdr w:val="none" w:sz="0" w:space="0" w:color="auto" w:frame="1"/>
              </w:rPr>
              <w:t>printf</w:t>
            </w:r>
            <w:proofErr w:type="spellEnd"/>
            <w:r w:rsidR="002B1184" w:rsidRPr="00CB1755">
              <w:rPr>
                <w:rFonts w:ascii="Consolas" w:eastAsia="宋体" w:hAnsi="Consolas" w:cs="宋体"/>
                <w:color w:val="000000"/>
                <w:kern w:val="0"/>
                <w:sz w:val="18"/>
                <w:szCs w:val="18"/>
                <w:bdr w:val="none" w:sz="0" w:space="0" w:color="auto" w:frame="1"/>
              </w:rPr>
              <w:t>(</w:t>
            </w:r>
            <w:proofErr w:type="gramEnd"/>
            <w:r w:rsidR="002B1184" w:rsidRPr="00CB1755">
              <w:rPr>
                <w:rFonts w:ascii="Consolas" w:eastAsia="宋体" w:hAnsi="Consolas" w:cs="宋体"/>
                <w:color w:val="0000FF"/>
                <w:kern w:val="0"/>
                <w:sz w:val="18"/>
                <w:szCs w:val="18"/>
                <w:bdr w:val="none" w:sz="0" w:space="0" w:color="auto" w:frame="1"/>
              </w:rPr>
              <w:t>"syntax error\n"</w:t>
            </w:r>
            <w:r w:rsidR="002B1184"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p>
          <w:p w14:paraId="10DF1AD5" w14:textId="65C68187"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2B1184" w:rsidRPr="00CB1755">
              <w:rPr>
                <w:rFonts w:ascii="Consolas" w:eastAsia="宋体" w:hAnsi="Consolas" w:cs="宋体"/>
                <w:color w:val="000000"/>
                <w:kern w:val="0"/>
                <w:sz w:val="18"/>
                <w:szCs w:val="18"/>
                <w:bdr w:val="none" w:sz="0" w:space="0" w:color="auto" w:frame="1"/>
              </w:rPr>
              <w:t> </w:t>
            </w:r>
            <w:proofErr w:type="gramStart"/>
            <w:r w:rsidR="002B1184" w:rsidRPr="00CB1755">
              <w:rPr>
                <w:rFonts w:ascii="Consolas" w:eastAsia="宋体" w:hAnsi="Consolas" w:cs="宋体"/>
                <w:color w:val="000000"/>
                <w:kern w:val="0"/>
                <w:sz w:val="18"/>
                <w:szCs w:val="18"/>
                <w:bdr w:val="none" w:sz="0" w:space="0" w:color="auto" w:frame="1"/>
              </w:rPr>
              <w:t>exit(</w:t>
            </w:r>
            <w:proofErr w:type="gramEnd"/>
            <w:r w:rsidR="002B1184" w:rsidRPr="00CB1755">
              <w:rPr>
                <w:rFonts w:ascii="Consolas" w:eastAsia="宋体" w:hAnsi="Consolas" w:cs="宋体"/>
                <w:color w:val="000000"/>
                <w:kern w:val="0"/>
                <w:sz w:val="18"/>
                <w:szCs w:val="18"/>
                <w:bdr w:val="none" w:sz="0" w:space="0" w:color="auto" w:frame="1"/>
              </w:rPr>
              <w:t>0);</w:t>
            </w:r>
            <w:r w:rsidRPr="00CB1755">
              <w:rPr>
                <w:rFonts w:ascii="Consolas" w:eastAsia="宋体" w:hAnsi="Consolas" w:cs="宋体"/>
                <w:color w:val="000000"/>
                <w:kern w:val="0"/>
                <w:sz w:val="18"/>
                <w:szCs w:val="18"/>
                <w:bdr w:val="none" w:sz="0" w:space="0" w:color="auto" w:frame="1"/>
              </w:rPr>
              <w:t>  </w:t>
            </w:r>
          </w:p>
          <w:p w14:paraId="4956F2AF" w14:textId="63AC00B8" w:rsidR="00F70490" w:rsidRPr="002B1184" w:rsidRDefault="00F70490" w:rsidP="002B1184">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r w:rsid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
          <w:p w14:paraId="1A8A0C1C" w14:textId="1213AB13" w:rsidR="00F70490" w:rsidRPr="00CB1755" w:rsidRDefault="00F70490" w:rsidP="002B1184">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tc>
      </w:tr>
    </w:tbl>
    <w:p w14:paraId="2C2C5970" w14:textId="77777777" w:rsidR="00F70490" w:rsidRDefault="00F70490" w:rsidP="00F70490">
      <w:pPr>
        <w:widowControl/>
        <w:shd w:val="clear" w:color="auto" w:fill="FFFFFF"/>
        <w:spacing w:after="240"/>
        <w:ind w:left="357"/>
        <w:jc w:val="left"/>
        <w:rPr>
          <w:rFonts w:ascii="微软雅黑" w:eastAsia="微软雅黑" w:hAnsi="微软雅黑" w:cs="宋体"/>
          <w:color w:val="333333"/>
          <w:kern w:val="0"/>
          <w:sz w:val="24"/>
          <w:szCs w:val="24"/>
        </w:rPr>
      </w:pPr>
    </w:p>
    <w:p w14:paraId="7BD962A9" w14:textId="77777777" w:rsidR="00CC53DE" w:rsidRDefault="00CC53DE" w:rsidP="00CC53DE">
      <w:pPr>
        <w:rPr>
          <w:rFonts w:ascii="Times New Roman" w:eastAsia="楷体" w:hAnsi="Times New Roman" w:cs="Times New Roman"/>
          <w:b/>
          <w:sz w:val="22"/>
          <w:szCs w:val="24"/>
        </w:rPr>
      </w:pPr>
      <w:r w:rsidRPr="00CC53DE">
        <w:rPr>
          <w:rFonts w:ascii="Times New Roman" w:eastAsia="楷体" w:hAnsi="Times New Roman" w:cs="Times New Roman" w:hint="eastAsia"/>
          <w:b/>
          <w:sz w:val="22"/>
          <w:szCs w:val="24"/>
        </w:rPr>
        <w:lastRenderedPageBreak/>
        <w:t>（</w:t>
      </w:r>
      <w:r w:rsidRPr="00CC53DE">
        <w:rPr>
          <w:rFonts w:ascii="Times New Roman" w:eastAsia="楷体" w:hAnsi="Times New Roman" w:cs="Times New Roman" w:hint="eastAsia"/>
          <w:b/>
          <w:sz w:val="22"/>
          <w:szCs w:val="24"/>
        </w:rPr>
        <w:t>3</w:t>
      </w:r>
      <w:r w:rsidRPr="00CC53DE">
        <w:rPr>
          <w:rFonts w:ascii="Times New Roman" w:eastAsia="楷体" w:hAnsi="Times New Roman" w:cs="Times New Roman" w:hint="eastAsia"/>
          <w:b/>
          <w:sz w:val="22"/>
          <w:szCs w:val="24"/>
        </w:rPr>
        <w:t>）</w:t>
      </w:r>
      <w:r w:rsidRPr="00CC53DE">
        <w:rPr>
          <w:rFonts w:ascii="Times New Roman" w:eastAsia="楷体" w:hAnsi="Times New Roman" w:cs="Times New Roman" w:hint="eastAsia"/>
          <w:b/>
          <w:sz w:val="22"/>
          <w:szCs w:val="24"/>
        </w:rPr>
        <w:t>S</w:t>
      </w:r>
      <w:r w:rsidRPr="00CC53DE">
        <w:rPr>
          <w:rFonts w:ascii="Times New Roman" w:eastAsia="楷体" w:hAnsi="Times New Roman" w:cs="Times New Roman" w:hint="eastAsia"/>
          <w:b/>
          <w:sz w:val="22"/>
          <w:szCs w:val="24"/>
        </w:rPr>
        <w:t>→</w:t>
      </w:r>
      <w:r w:rsidRPr="00CC53DE">
        <w:rPr>
          <w:rFonts w:ascii="Times New Roman" w:eastAsia="楷体" w:hAnsi="Times New Roman" w:cs="Times New Roman" w:hint="eastAsia"/>
          <w:b/>
          <w:sz w:val="22"/>
          <w:szCs w:val="24"/>
        </w:rPr>
        <w:t xml:space="preserve"> </w:t>
      </w:r>
      <w:proofErr w:type="spellStart"/>
      <w:r w:rsidRPr="00CC53DE">
        <w:rPr>
          <w:rFonts w:ascii="Times New Roman" w:eastAsia="楷体" w:hAnsi="Times New Roman" w:cs="Times New Roman" w:hint="eastAsia"/>
          <w:b/>
          <w:sz w:val="22"/>
          <w:szCs w:val="24"/>
        </w:rPr>
        <w:t>aAaB</w:t>
      </w:r>
      <w:proofErr w:type="spellEnd"/>
      <w:r w:rsidRPr="00CC53DE">
        <w:rPr>
          <w:rFonts w:ascii="Times New Roman" w:eastAsia="楷体" w:hAnsi="Times New Roman" w:cs="Times New Roman" w:hint="eastAsia"/>
          <w:b/>
          <w:sz w:val="22"/>
          <w:szCs w:val="24"/>
        </w:rPr>
        <w:t xml:space="preserve"> | </w:t>
      </w:r>
      <w:proofErr w:type="spellStart"/>
      <w:r w:rsidRPr="00CC53DE">
        <w:rPr>
          <w:rFonts w:ascii="Times New Roman" w:eastAsia="楷体" w:hAnsi="Times New Roman" w:cs="Times New Roman" w:hint="eastAsia"/>
          <w:b/>
          <w:sz w:val="22"/>
          <w:szCs w:val="24"/>
        </w:rPr>
        <w:t>bAbB</w:t>
      </w:r>
      <w:proofErr w:type="spellEnd"/>
      <w:r w:rsidRPr="00CC53DE">
        <w:rPr>
          <w:rFonts w:ascii="Times New Roman" w:eastAsia="楷体" w:hAnsi="Times New Roman" w:cs="Times New Roman" w:hint="eastAsia"/>
          <w:b/>
          <w:sz w:val="22"/>
          <w:szCs w:val="24"/>
        </w:rPr>
        <w:t xml:space="preserve"> </w:t>
      </w:r>
    </w:p>
    <w:p w14:paraId="0152D95E" w14:textId="77777777" w:rsidR="00CC53DE" w:rsidRDefault="00CC53DE" w:rsidP="00CC53DE">
      <w:pPr>
        <w:ind w:firstLineChars="250" w:firstLine="552"/>
        <w:rPr>
          <w:rFonts w:ascii="Times New Roman" w:eastAsia="楷体" w:hAnsi="Times New Roman" w:cs="Times New Roman"/>
          <w:b/>
          <w:sz w:val="22"/>
          <w:szCs w:val="24"/>
        </w:rPr>
      </w:pPr>
      <w:r w:rsidRPr="00CC53DE">
        <w:rPr>
          <w:rFonts w:ascii="Times New Roman" w:eastAsia="楷体" w:hAnsi="Times New Roman" w:cs="Times New Roman" w:hint="eastAsia"/>
          <w:b/>
          <w:sz w:val="22"/>
          <w:szCs w:val="24"/>
        </w:rPr>
        <w:t>A</w:t>
      </w:r>
      <w:r w:rsidRPr="00CC53DE">
        <w:rPr>
          <w:rFonts w:ascii="Times New Roman" w:eastAsia="楷体" w:hAnsi="Times New Roman" w:cs="Times New Roman" w:hint="eastAsia"/>
          <w:b/>
          <w:sz w:val="22"/>
          <w:szCs w:val="24"/>
        </w:rPr>
        <w:t>→</w:t>
      </w:r>
      <w:r w:rsidRPr="00CC53DE">
        <w:rPr>
          <w:rFonts w:ascii="Times New Roman" w:eastAsia="楷体" w:hAnsi="Times New Roman" w:cs="Times New Roman" w:hint="eastAsia"/>
          <w:b/>
          <w:sz w:val="22"/>
          <w:szCs w:val="24"/>
        </w:rPr>
        <w:t xml:space="preserve"> S | </w:t>
      </w:r>
      <w:proofErr w:type="spellStart"/>
      <w:r w:rsidRPr="00CC53DE">
        <w:rPr>
          <w:rFonts w:ascii="Times New Roman" w:eastAsia="楷体" w:hAnsi="Times New Roman" w:cs="Times New Roman" w:hint="eastAsia"/>
          <w:b/>
          <w:sz w:val="22"/>
          <w:szCs w:val="24"/>
        </w:rPr>
        <w:t>db</w:t>
      </w:r>
      <w:proofErr w:type="spellEnd"/>
      <w:r w:rsidRPr="00CC53DE">
        <w:rPr>
          <w:rFonts w:ascii="Times New Roman" w:eastAsia="楷体" w:hAnsi="Times New Roman" w:cs="Times New Roman" w:hint="eastAsia"/>
          <w:b/>
          <w:sz w:val="22"/>
          <w:szCs w:val="24"/>
        </w:rPr>
        <w:t xml:space="preserve"> </w:t>
      </w:r>
    </w:p>
    <w:p w14:paraId="71C4DDB6" w14:textId="5DAAECFF" w:rsidR="00CC53DE" w:rsidRPr="00CC53DE" w:rsidRDefault="00CC53DE" w:rsidP="00CC53DE">
      <w:pPr>
        <w:ind w:firstLineChars="250" w:firstLine="552"/>
        <w:rPr>
          <w:rFonts w:ascii="Times New Roman" w:eastAsia="楷体" w:hAnsi="Times New Roman" w:cs="Times New Roman"/>
          <w:b/>
          <w:sz w:val="22"/>
          <w:szCs w:val="24"/>
        </w:rPr>
      </w:pPr>
      <w:r w:rsidRPr="00CC53DE">
        <w:rPr>
          <w:rFonts w:ascii="Times New Roman" w:eastAsia="楷体" w:hAnsi="Times New Roman" w:cs="Times New Roman" w:hint="eastAsia"/>
          <w:b/>
          <w:sz w:val="22"/>
          <w:szCs w:val="24"/>
        </w:rPr>
        <w:t>B</w:t>
      </w:r>
      <w:r w:rsidRPr="00CC53DE">
        <w:rPr>
          <w:rFonts w:ascii="Times New Roman" w:eastAsia="楷体" w:hAnsi="Times New Roman" w:cs="Times New Roman" w:hint="eastAsia"/>
          <w:b/>
          <w:sz w:val="22"/>
          <w:szCs w:val="24"/>
        </w:rPr>
        <w:t>→</w:t>
      </w:r>
      <w:r w:rsidRPr="00CC53DE">
        <w:rPr>
          <w:rFonts w:ascii="Times New Roman" w:eastAsia="楷体" w:hAnsi="Times New Roman" w:cs="Times New Roman" w:hint="eastAsia"/>
          <w:b/>
          <w:sz w:val="22"/>
          <w:szCs w:val="24"/>
        </w:rPr>
        <w:t xml:space="preserve"> </w:t>
      </w:r>
      <w:proofErr w:type="spellStart"/>
      <w:r w:rsidRPr="00CC53DE">
        <w:rPr>
          <w:rFonts w:ascii="Times New Roman" w:eastAsia="楷体" w:hAnsi="Times New Roman" w:cs="Times New Roman" w:hint="eastAsia"/>
          <w:b/>
          <w:sz w:val="22"/>
          <w:szCs w:val="24"/>
        </w:rPr>
        <w:t>bB</w:t>
      </w:r>
      <w:proofErr w:type="spellEnd"/>
      <w:r w:rsidRPr="00CC53DE">
        <w:rPr>
          <w:rFonts w:ascii="Times New Roman" w:eastAsia="楷体" w:hAnsi="Times New Roman" w:cs="Times New Roman" w:hint="eastAsia"/>
          <w:b/>
          <w:sz w:val="22"/>
          <w:szCs w:val="24"/>
        </w:rPr>
        <w:t xml:space="preserve"> | a</w:t>
      </w:r>
    </w:p>
    <w:p w14:paraId="5F98C83A" w14:textId="660EC8C5" w:rsidR="00F8683E" w:rsidRPr="00CC53DE" w:rsidRDefault="00CC53DE" w:rsidP="00F8683E">
      <w:pPr>
        <w:widowControl/>
        <w:shd w:val="clear" w:color="auto" w:fill="FFFFFF"/>
        <w:jc w:val="left"/>
        <w:rPr>
          <w:rFonts w:ascii="楷体" w:eastAsia="楷体" w:hAnsi="楷体" w:cs="宋体"/>
          <w:color w:val="333333"/>
          <w:kern w:val="0"/>
          <w:sz w:val="24"/>
          <w:szCs w:val="24"/>
        </w:rPr>
      </w:pPr>
      <w:r w:rsidRPr="00CC53DE">
        <w:rPr>
          <w:rFonts w:ascii="楷体" w:eastAsia="楷体" w:hAnsi="楷体" w:cs="宋体" w:hint="eastAsia"/>
          <w:color w:val="333333"/>
          <w:kern w:val="0"/>
          <w:sz w:val="24"/>
          <w:szCs w:val="24"/>
        </w:rPr>
        <w:t>是LL（1）文法</w:t>
      </w:r>
    </w:p>
    <w:p w14:paraId="39EF08DB" w14:textId="77777777" w:rsidR="00CC53DE" w:rsidRPr="009C0E51" w:rsidRDefault="00CC53DE" w:rsidP="00CC53DE">
      <w:pPr>
        <w:rPr>
          <w:rFonts w:ascii="Times New Roman" w:eastAsia="楷体" w:hAnsi="Times New Roman" w:cs="Times New Roman"/>
          <w:b/>
          <w:sz w:val="22"/>
          <w:szCs w:val="24"/>
        </w:rPr>
      </w:pPr>
    </w:p>
    <w:p w14:paraId="22338BD5" w14:textId="77777777" w:rsidR="00CC53DE" w:rsidRPr="009C0E51" w:rsidRDefault="00CC53DE" w:rsidP="00CC53DE">
      <w:pPr>
        <w:rPr>
          <w:rFonts w:ascii="Times New Roman" w:eastAsia="楷体" w:hAnsi="Times New Roman" w:cs="Times New Roman"/>
          <w:b/>
          <w:sz w:val="22"/>
          <w:szCs w:val="24"/>
        </w:rPr>
      </w:pPr>
      <w:r w:rsidRPr="009C0E51">
        <w:rPr>
          <w:rFonts w:ascii="Times New Roman" w:eastAsia="楷体" w:hAnsi="Times New Roman" w:cs="Times New Roman" w:hint="eastAsia"/>
          <w:b/>
          <w:sz w:val="22"/>
          <w:szCs w:val="24"/>
        </w:rPr>
        <w:t>分析表如下：</w:t>
      </w:r>
    </w:p>
    <w:tbl>
      <w:tblPr>
        <w:tblStyle w:val="a7"/>
        <w:tblW w:w="0" w:type="auto"/>
        <w:tblLook w:val="04A0" w:firstRow="1" w:lastRow="0" w:firstColumn="1" w:lastColumn="0" w:noHBand="0" w:noVBand="1"/>
      </w:tblPr>
      <w:tblGrid>
        <w:gridCol w:w="921"/>
        <w:gridCol w:w="1040"/>
        <w:gridCol w:w="1034"/>
        <w:gridCol w:w="922"/>
        <w:gridCol w:w="922"/>
      </w:tblGrid>
      <w:tr w:rsidR="00CC53DE" w14:paraId="7E788589" w14:textId="77777777" w:rsidTr="00CC53DE">
        <w:tc>
          <w:tcPr>
            <w:tcW w:w="921" w:type="dxa"/>
          </w:tcPr>
          <w:p w14:paraId="2E882ECA" w14:textId="77777777" w:rsidR="00CC53DE" w:rsidRDefault="00CC53DE" w:rsidP="004664CC">
            <w:pPr>
              <w:jc w:val="left"/>
              <w:rPr>
                <w:rFonts w:ascii="Times New Roman" w:eastAsia="楷体" w:hAnsi="Times New Roman"/>
                <w:b/>
                <w:bCs/>
                <w:sz w:val="22"/>
              </w:rPr>
            </w:pPr>
          </w:p>
        </w:tc>
        <w:tc>
          <w:tcPr>
            <w:tcW w:w="1040" w:type="dxa"/>
          </w:tcPr>
          <w:p w14:paraId="3977CF01"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1034" w:type="dxa"/>
          </w:tcPr>
          <w:p w14:paraId="444D281D"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sz w:val="22"/>
                  </w:rPr>
                  <m:t>b</m:t>
                </m:r>
              </m:oMath>
            </m:oMathPara>
          </w:p>
        </w:tc>
        <w:tc>
          <w:tcPr>
            <w:tcW w:w="922" w:type="dxa"/>
          </w:tcPr>
          <w:p w14:paraId="5F08B6B3" w14:textId="340011E8" w:rsidR="00CC53DE" w:rsidRPr="009C0E51" w:rsidRDefault="00CC53DE"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d</m:t>
                </m:r>
              </m:oMath>
            </m:oMathPara>
          </w:p>
        </w:tc>
        <w:tc>
          <w:tcPr>
            <w:tcW w:w="922" w:type="dxa"/>
          </w:tcPr>
          <w:p w14:paraId="376D7D9B"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CC53DE" w14:paraId="0306804D" w14:textId="77777777" w:rsidTr="00CC53DE">
        <w:tc>
          <w:tcPr>
            <w:tcW w:w="921" w:type="dxa"/>
          </w:tcPr>
          <w:p w14:paraId="70A7DDFD" w14:textId="77777777" w:rsidR="00CC53DE" w:rsidRPr="009C0E51" w:rsidRDefault="00CC53DE"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m:t>
                </m:r>
              </m:oMath>
            </m:oMathPara>
          </w:p>
        </w:tc>
        <w:tc>
          <w:tcPr>
            <w:tcW w:w="1040" w:type="dxa"/>
          </w:tcPr>
          <w:p w14:paraId="72FC319C" w14:textId="743D0B58" w:rsidR="00CC53DE" w:rsidRPr="00090AF1"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m:t>
                </m:r>
                <m:r>
                  <m:rPr>
                    <m:sty m:val="bi"/>
                  </m:rPr>
                  <w:rPr>
                    <w:rFonts w:ascii="Cambria Math" w:eastAsia="楷体" w:hAnsi="Cambria Math" w:cs="Times New Roman" w:hint="eastAsia"/>
                    <w:sz w:val="22"/>
                    <w:szCs w:val="24"/>
                  </w:rPr>
                  <m:t>a</m:t>
                </m:r>
                <m:r>
                  <m:rPr>
                    <m:sty m:val="bi"/>
                  </m:rPr>
                  <w:rPr>
                    <w:rFonts w:ascii="Cambria Math" w:eastAsia="楷体" w:hAnsi="Cambria Math" w:cs="Times New Roman"/>
                    <w:sz w:val="22"/>
                    <w:szCs w:val="24"/>
                  </w:rPr>
                  <m:t>AaB</m:t>
                </m:r>
              </m:oMath>
            </m:oMathPara>
          </w:p>
        </w:tc>
        <w:tc>
          <w:tcPr>
            <w:tcW w:w="1034" w:type="dxa"/>
          </w:tcPr>
          <w:p w14:paraId="500833DE" w14:textId="25851E91"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→bAbB</m:t>
                </m:r>
              </m:oMath>
            </m:oMathPara>
          </w:p>
        </w:tc>
        <w:tc>
          <w:tcPr>
            <w:tcW w:w="922" w:type="dxa"/>
          </w:tcPr>
          <w:p w14:paraId="65BAB1C6" w14:textId="77777777" w:rsidR="00CC53DE" w:rsidRPr="009C0E51" w:rsidRDefault="00CC53DE" w:rsidP="004664CC">
            <w:pPr>
              <w:rPr>
                <w:rFonts w:ascii="Times New Roman" w:eastAsia="楷体" w:hAnsi="Times New Roman"/>
                <w:b/>
                <w:bCs/>
                <w:sz w:val="22"/>
              </w:rPr>
            </w:pPr>
          </w:p>
        </w:tc>
        <w:tc>
          <w:tcPr>
            <w:tcW w:w="922" w:type="dxa"/>
          </w:tcPr>
          <w:p w14:paraId="0FEC9B17" w14:textId="77777777" w:rsidR="00CC53DE" w:rsidRDefault="00CC53DE" w:rsidP="004664CC">
            <w:pPr>
              <w:rPr>
                <w:rFonts w:ascii="Times New Roman" w:eastAsia="楷体" w:hAnsi="Times New Roman"/>
                <w:b/>
                <w:bCs/>
                <w:sz w:val="22"/>
              </w:rPr>
            </w:pPr>
          </w:p>
        </w:tc>
      </w:tr>
      <w:tr w:rsidR="00CC53DE" w14:paraId="6E461D64" w14:textId="77777777" w:rsidTr="00CC53DE">
        <w:tc>
          <w:tcPr>
            <w:tcW w:w="921" w:type="dxa"/>
          </w:tcPr>
          <w:p w14:paraId="2B74AD44" w14:textId="77777777" w:rsidR="00CC53DE" w:rsidRDefault="00CC53DE"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1040" w:type="dxa"/>
          </w:tcPr>
          <w:p w14:paraId="3627D263" w14:textId="4B8896DE"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→S</m:t>
                </m:r>
              </m:oMath>
            </m:oMathPara>
          </w:p>
        </w:tc>
        <w:tc>
          <w:tcPr>
            <w:tcW w:w="1034" w:type="dxa"/>
          </w:tcPr>
          <w:p w14:paraId="30BEF1CA" w14:textId="0A2C9DD8"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→S</m:t>
                </m:r>
              </m:oMath>
            </m:oMathPara>
          </w:p>
        </w:tc>
        <w:tc>
          <w:tcPr>
            <w:tcW w:w="922" w:type="dxa"/>
          </w:tcPr>
          <w:p w14:paraId="284E9359" w14:textId="5156DC8C" w:rsidR="00CC53DE" w:rsidRDefault="00CC53DE"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→db</m:t>
                </m:r>
              </m:oMath>
            </m:oMathPara>
          </w:p>
        </w:tc>
        <w:tc>
          <w:tcPr>
            <w:tcW w:w="922" w:type="dxa"/>
          </w:tcPr>
          <w:p w14:paraId="28F586EE" w14:textId="77777777" w:rsidR="00CC53DE" w:rsidRDefault="00CC53DE" w:rsidP="004664CC">
            <w:pPr>
              <w:rPr>
                <w:rFonts w:ascii="Times New Roman" w:eastAsia="楷体" w:hAnsi="Times New Roman"/>
                <w:b/>
                <w:bCs/>
                <w:sz w:val="22"/>
              </w:rPr>
            </w:pPr>
          </w:p>
        </w:tc>
      </w:tr>
      <w:tr w:rsidR="00CC53DE" w14:paraId="4B245DC1" w14:textId="77777777" w:rsidTr="00CC53DE">
        <w:tc>
          <w:tcPr>
            <w:tcW w:w="921" w:type="dxa"/>
          </w:tcPr>
          <w:p w14:paraId="403CAD69" w14:textId="77777777" w:rsidR="00CC53DE" w:rsidRDefault="00CC53DE" w:rsidP="004664CC">
            <w:pPr>
              <w:jc w:val="left"/>
              <w:rPr>
                <w:rFonts w:ascii="等线" w:eastAsia="等线" w:hAnsi="等线" w:cs="Times New Roman"/>
                <w:b/>
                <w:sz w:val="22"/>
                <w:szCs w:val="24"/>
              </w:rPr>
            </w:pPr>
            <m:oMathPara>
              <m:oMath>
                <m:r>
                  <m:rPr>
                    <m:sty m:val="bi"/>
                  </m:rPr>
                  <w:rPr>
                    <w:rFonts w:ascii="Cambria Math" w:eastAsia="楷体" w:hAnsi="Cambria Math" w:cs="Times New Roman"/>
                    <w:sz w:val="22"/>
                    <w:szCs w:val="24"/>
                  </w:rPr>
                  <m:t>B</m:t>
                </m:r>
              </m:oMath>
            </m:oMathPara>
          </w:p>
        </w:tc>
        <w:tc>
          <w:tcPr>
            <w:tcW w:w="1040" w:type="dxa"/>
          </w:tcPr>
          <w:p w14:paraId="72D5708E" w14:textId="7764C44E" w:rsidR="00CC53DE" w:rsidRDefault="00CC53DE" w:rsidP="004664CC">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→a</m:t>
                </m:r>
              </m:oMath>
            </m:oMathPara>
          </w:p>
        </w:tc>
        <w:tc>
          <w:tcPr>
            <w:tcW w:w="1034" w:type="dxa"/>
          </w:tcPr>
          <w:p w14:paraId="014BE882" w14:textId="77777777" w:rsidR="00CC53DE" w:rsidRDefault="00CC53DE" w:rsidP="004664CC">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→bB</m:t>
                </m:r>
              </m:oMath>
            </m:oMathPara>
          </w:p>
        </w:tc>
        <w:tc>
          <w:tcPr>
            <w:tcW w:w="922" w:type="dxa"/>
          </w:tcPr>
          <w:p w14:paraId="58236C83" w14:textId="35112CF5" w:rsidR="00CC53DE" w:rsidRDefault="00CC53DE" w:rsidP="004664CC">
            <w:pPr>
              <w:rPr>
                <w:rFonts w:ascii="Times New Roman" w:eastAsia="楷体" w:hAnsi="Times New Roman"/>
                <w:b/>
                <w:bCs/>
                <w:sz w:val="22"/>
              </w:rPr>
            </w:pPr>
          </w:p>
        </w:tc>
        <w:tc>
          <w:tcPr>
            <w:tcW w:w="922" w:type="dxa"/>
          </w:tcPr>
          <w:p w14:paraId="37336E89" w14:textId="77777777" w:rsidR="00CC53DE" w:rsidRDefault="00CC53DE" w:rsidP="004664CC">
            <w:pPr>
              <w:rPr>
                <w:rFonts w:ascii="Times New Roman" w:eastAsia="楷体" w:hAnsi="Times New Roman"/>
                <w:b/>
                <w:bCs/>
                <w:sz w:val="22"/>
              </w:rPr>
            </w:pPr>
          </w:p>
        </w:tc>
      </w:tr>
    </w:tbl>
    <w:p w14:paraId="00D1F8D5" w14:textId="77777777" w:rsidR="00CC53DE" w:rsidRDefault="00CC53DE" w:rsidP="00CC53DE">
      <w:pPr>
        <w:rPr>
          <w:rFonts w:ascii="Times New Roman" w:eastAsia="楷体" w:hAnsi="Times New Roman" w:cs="Times New Roman"/>
          <w:b/>
          <w:sz w:val="22"/>
          <w:szCs w:val="24"/>
        </w:rPr>
      </w:pPr>
    </w:p>
    <w:p w14:paraId="1E5B2CB2" w14:textId="77777777" w:rsidR="00DE17DA" w:rsidRPr="004821E8" w:rsidRDefault="00DE17DA" w:rsidP="00DE17DA">
      <w:pPr>
        <w:rPr>
          <w:rFonts w:ascii="Times New Roman" w:eastAsia="楷体" w:hAnsi="Times New Roman" w:cs="Times New Roman"/>
          <w:b/>
          <w:sz w:val="22"/>
          <w:szCs w:val="24"/>
        </w:rPr>
      </w:pPr>
    </w:p>
    <w:p w14:paraId="2ACE680E" w14:textId="77777777" w:rsidR="00DE17DA" w:rsidRDefault="00DE17DA" w:rsidP="00DE17DA">
      <w:pPr>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构造它的递归下降分析程序</w:t>
      </w:r>
      <w:r>
        <w:rPr>
          <w:rFonts w:ascii="Times New Roman" w:eastAsia="楷体" w:hAnsi="Times New Roman" w:hint="eastAsia"/>
          <w:b/>
          <w:bCs/>
          <w:color w:val="FF0000"/>
          <w:sz w:val="22"/>
        </w:rPr>
        <w: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DE17DA" w14:paraId="3C793DC1" w14:textId="77777777" w:rsidTr="00F64BA1">
        <w:tc>
          <w:tcPr>
            <w:tcW w:w="8296" w:type="dxa"/>
          </w:tcPr>
          <w:p w14:paraId="4B7AAE30" w14:textId="77777777" w:rsidR="00DE17DA" w:rsidRDefault="00DE17DA" w:rsidP="00F64BA1">
            <w:pPr>
              <w:jc w:val="center"/>
              <w:rPr>
                <w:rFonts w:ascii="Times New Roman" w:eastAsia="楷体" w:hAnsi="Times New Roman" w:cs="Times New Roman"/>
                <w:b/>
                <w:bCs/>
                <w:sz w:val="22"/>
                <w:szCs w:val="24"/>
                <w:u w:val="single"/>
              </w:rPr>
            </w:pPr>
            <w:r w:rsidRPr="00CB1755">
              <w:rPr>
                <w:rFonts w:ascii="Times New Roman" w:eastAsia="楷体" w:hAnsi="Times New Roman" w:hint="eastAsia"/>
                <w:b/>
                <w:bCs/>
                <w:color w:val="000000" w:themeColor="text1"/>
                <w:sz w:val="22"/>
              </w:rPr>
              <w:t>递归下降分析程序</w:t>
            </w:r>
          </w:p>
        </w:tc>
      </w:tr>
      <w:tr w:rsidR="00DE17DA" w14:paraId="00D73A92" w14:textId="77777777" w:rsidTr="00F64BA1">
        <w:trPr>
          <w:trHeight w:val="2826"/>
        </w:trPr>
        <w:tc>
          <w:tcPr>
            <w:tcW w:w="8296" w:type="dxa"/>
          </w:tcPr>
          <w:p w14:paraId="1242F88C"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b/>
                <w:bCs/>
                <w:color w:val="2E8B57"/>
                <w:kern w:val="0"/>
                <w:sz w:val="18"/>
                <w:szCs w:val="18"/>
                <w:bdr w:val="none" w:sz="0" w:space="0" w:color="auto" w:frame="1"/>
              </w:rPr>
              <w:t>char</w:t>
            </w:r>
            <w:r w:rsidRPr="00CB1755">
              <w:rPr>
                <w:rFonts w:ascii="Consolas" w:eastAsia="宋体" w:hAnsi="Consolas" w:cs="宋体"/>
                <w:color w:val="000000"/>
                <w:kern w:val="0"/>
                <w:sz w:val="18"/>
                <w:szCs w:val="18"/>
                <w:bdr w:val="none" w:sz="0" w:space="0" w:color="auto" w:frame="1"/>
              </w:rPr>
              <w:t> expected)  </w:t>
            </w:r>
          </w:p>
          <w:p w14:paraId="2E45C7C3"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460D4075"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if</w:t>
            </w: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lookahead !</w:t>
            </w:r>
            <w:proofErr w:type="gramEnd"/>
            <w:r w:rsidRPr="00CB1755">
              <w:rPr>
                <w:rFonts w:ascii="Consolas" w:eastAsia="宋体" w:hAnsi="Consolas" w:cs="宋体"/>
                <w:color w:val="000000"/>
                <w:kern w:val="0"/>
                <w:sz w:val="18"/>
                <w:szCs w:val="18"/>
                <w:bdr w:val="none" w:sz="0" w:space="0" w:color="auto" w:frame="1"/>
              </w:rPr>
              <w:t>= expected)  </w:t>
            </w:r>
          </w:p>
          <w:p w14:paraId="056EA053"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00093F23"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7DC7D0EB"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75A6B1D8"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1701974B"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else</w:t>
            </w:r>
            <w:r w:rsidRPr="00CB1755">
              <w:rPr>
                <w:rFonts w:ascii="Consolas" w:eastAsia="宋体" w:hAnsi="Consolas" w:cs="宋体"/>
                <w:color w:val="000000"/>
                <w:kern w:val="0"/>
                <w:sz w:val="18"/>
                <w:szCs w:val="18"/>
                <w:bdr w:val="none" w:sz="0" w:space="0" w:color="auto" w:frame="1"/>
              </w:rPr>
              <w:t>  </w:t>
            </w:r>
          </w:p>
          <w:p w14:paraId="3315DA69"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6868B087"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lookahead = </w:t>
            </w:r>
            <w:proofErr w:type="spellStart"/>
            <w:proofErr w:type="gramStart"/>
            <w:r w:rsidRPr="00CB1755">
              <w:rPr>
                <w:rFonts w:ascii="Consolas" w:eastAsia="宋体" w:hAnsi="Consolas" w:cs="宋体"/>
                <w:color w:val="000000"/>
                <w:kern w:val="0"/>
                <w:sz w:val="18"/>
                <w:szCs w:val="18"/>
                <w:bdr w:val="none" w:sz="0" w:space="0" w:color="auto" w:frame="1"/>
              </w:rPr>
              <w:t>getToken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134928B3"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78AB25F4"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58DBF40E"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S</w:t>
            </w:r>
            <w:r w:rsidRPr="00CB1755">
              <w:rPr>
                <w:rFonts w:ascii="Consolas" w:eastAsia="宋体" w:hAnsi="Consolas" w:cs="宋体"/>
                <w:color w:val="000000"/>
                <w:kern w:val="0"/>
                <w:sz w:val="18"/>
                <w:szCs w:val="18"/>
                <w:bdr w:val="none" w:sz="0" w:space="0" w:color="auto" w:frame="1"/>
              </w:rPr>
              <w:t>  </w:t>
            </w:r>
          </w:p>
          <w:p w14:paraId="092EA504"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S</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5D7D3B74"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285EC967"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57613C59"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301147C4" w14:textId="4DA96D14" w:rsidR="00DE17DA" w:rsidRPr="00DE17DA"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case</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6C219F43" w14:textId="7320A360"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DE17DA">
              <w:rPr>
                <w:rFonts w:ascii="Consolas" w:eastAsia="宋体" w:hAnsi="Consolas" w:cs="宋体" w:hint="eastAsia"/>
                <w:color w:val="92D050"/>
                <w:kern w:val="0"/>
                <w:sz w:val="18"/>
                <w:szCs w:val="18"/>
                <w:bdr w:val="none" w:sz="0" w:space="0" w:color="auto" w:frame="1"/>
              </w:rPr>
              <w:t>/</w:t>
            </w:r>
            <w:r w:rsidRPr="00DE17DA">
              <w:rPr>
                <w:rFonts w:ascii="Consolas" w:eastAsia="宋体" w:hAnsi="Consolas" w:cs="宋体"/>
                <w:color w:val="92D050"/>
                <w:kern w:val="0"/>
                <w:sz w:val="18"/>
                <w:szCs w:val="18"/>
                <w:bdr w:val="none" w:sz="0" w:space="0" w:color="auto" w:frame="1"/>
              </w:rPr>
              <w:t>/</w:t>
            </w:r>
            <w:r w:rsidRPr="00DE17DA">
              <w:rPr>
                <w:rFonts w:ascii="Cambria Math" w:eastAsia="楷体" w:hAnsi="Cambria Math" w:cs="Times New Roman" w:hint="eastAsia"/>
                <w:b/>
                <w:i/>
                <w:color w:val="92D050"/>
                <w:sz w:val="22"/>
                <w:szCs w:val="24"/>
              </w:rPr>
              <w:t xml:space="preserve"> </w:t>
            </w:r>
            <m:oMath>
              <m:r>
                <m:rPr>
                  <m:sty m:val="bi"/>
                </m:rPr>
                <w:rPr>
                  <w:rFonts w:ascii="Cambria Math" w:eastAsia="楷体" w:hAnsi="Cambria Math" w:cs="Times New Roman" w:hint="eastAsia"/>
                  <w:color w:val="92D050"/>
                  <w:sz w:val="22"/>
                  <w:szCs w:val="24"/>
                </w:rPr>
                <m:t>a</m:t>
              </m:r>
              <m:r>
                <m:rPr>
                  <m:sty m:val="bi"/>
                </m:rPr>
                <w:rPr>
                  <w:rFonts w:ascii="Cambria Math" w:eastAsia="楷体" w:hAnsi="Cambria Math" w:cs="Times New Roman"/>
                  <w:color w:val="92D050"/>
                  <w:sz w:val="22"/>
                  <w:szCs w:val="24"/>
                </w:rPr>
                <m:t>AaB</m:t>
              </m:r>
            </m:oMath>
          </w:p>
          <w:p w14:paraId="3597AE84" w14:textId="6ED6A815" w:rsidR="00DE17DA" w:rsidRPr="00DE17DA"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365BB70F" w14:textId="0915247B"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p>
          <w:p w14:paraId="48550A8F" w14:textId="08E21728"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0182DCD4" w14:textId="1FC17E61" w:rsidR="00DE17DA" w:rsidRPr="00DE17DA"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17DA">
              <w:rPr>
                <w:rFonts w:ascii="Consolas" w:eastAsia="宋体" w:hAnsi="Consolas" w:cs="宋体"/>
                <w:color w:val="000000"/>
                <w:kern w:val="0"/>
                <w:sz w:val="18"/>
                <w:szCs w:val="18"/>
                <w:bdr w:val="none" w:sz="0" w:space="0" w:color="auto" w:frame="1"/>
              </w:rPr>
              <w:t xml:space="preserve">          </w:t>
            </w:r>
            <w:proofErr w:type="spellStart"/>
            <w:proofErr w:type="gramStart"/>
            <w:r w:rsidRPr="00DE17DA">
              <w:rPr>
                <w:rFonts w:ascii="Consolas" w:eastAsia="宋体" w:hAnsi="Consolas" w:cs="宋体"/>
                <w:color w:val="000000"/>
                <w:kern w:val="0"/>
                <w:sz w:val="18"/>
                <w:szCs w:val="18"/>
                <w:bdr w:val="none" w:sz="0" w:space="0" w:color="auto" w:frame="1"/>
              </w:rPr>
              <w:t>ParseB</w:t>
            </w:r>
            <w:proofErr w:type="spellEnd"/>
            <w:r w:rsidRPr="00DE17DA">
              <w:rPr>
                <w:rFonts w:ascii="Consolas" w:eastAsia="宋体" w:hAnsi="Consolas" w:cs="宋体"/>
                <w:color w:val="000000"/>
                <w:kern w:val="0"/>
                <w:sz w:val="18"/>
                <w:szCs w:val="18"/>
                <w:bdr w:val="none" w:sz="0" w:space="0" w:color="auto" w:frame="1"/>
              </w:rPr>
              <w:t>(</w:t>
            </w:r>
            <w:proofErr w:type="gramEnd"/>
            <w:r w:rsidRPr="00DE17DA">
              <w:rPr>
                <w:rFonts w:ascii="Consolas" w:eastAsia="宋体" w:hAnsi="Consolas" w:cs="宋体"/>
                <w:color w:val="000000"/>
                <w:kern w:val="0"/>
                <w:sz w:val="18"/>
                <w:szCs w:val="18"/>
                <w:bdr w:val="none" w:sz="0" w:space="0" w:color="auto" w:frame="1"/>
              </w:rPr>
              <w:t>);</w:t>
            </w:r>
          </w:p>
          <w:p w14:paraId="145E726E" w14:textId="61FBE9DF" w:rsidR="00DE17DA" w:rsidRPr="00F70490"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w:t>
            </w:r>
          </w:p>
          <w:p w14:paraId="0658AF65" w14:textId="7B3E548D" w:rsidR="00DE17DA" w:rsidRPr="00DE17DA"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17DA">
              <w:rPr>
                <w:rFonts w:ascii="Consolas" w:eastAsia="宋体" w:hAnsi="Consolas" w:cs="宋体"/>
                <w:color w:val="000000"/>
                <w:kern w:val="0"/>
                <w:sz w:val="18"/>
                <w:szCs w:val="18"/>
                <w:bdr w:val="none" w:sz="0" w:space="0" w:color="auto" w:frame="1"/>
              </w:rPr>
              <w:t xml:space="preserve">      Case </w:t>
            </w:r>
            <w:r w:rsidRPr="00DE17DA">
              <w:rPr>
                <w:rFonts w:ascii="Consolas" w:eastAsia="宋体" w:hAnsi="Consolas" w:cs="宋体"/>
                <w:color w:val="0000FF"/>
                <w:kern w:val="0"/>
                <w:sz w:val="18"/>
                <w:szCs w:val="18"/>
                <w:bdr w:val="none" w:sz="0" w:space="0" w:color="auto" w:frame="1"/>
              </w:rPr>
              <w:t xml:space="preserve">'b': </w:t>
            </w:r>
            <w:r w:rsidRPr="00DE17DA">
              <w:rPr>
                <w:rFonts w:ascii="Consolas" w:eastAsia="宋体" w:hAnsi="Consolas" w:cs="宋体" w:hint="eastAsia"/>
                <w:color w:val="92D050"/>
                <w:kern w:val="0"/>
                <w:sz w:val="18"/>
                <w:szCs w:val="18"/>
                <w:bdr w:val="none" w:sz="0" w:space="0" w:color="auto" w:frame="1"/>
              </w:rPr>
              <w:t>/</w:t>
            </w:r>
            <w:r w:rsidRPr="00DE17DA">
              <w:rPr>
                <w:rFonts w:ascii="Consolas" w:eastAsia="宋体" w:hAnsi="Consolas" w:cs="宋体"/>
                <w:color w:val="92D050"/>
                <w:kern w:val="0"/>
                <w:sz w:val="18"/>
                <w:szCs w:val="18"/>
                <w:bdr w:val="none" w:sz="0" w:space="0" w:color="auto" w:frame="1"/>
              </w:rPr>
              <w:t>/</w:t>
            </w:r>
            <w:r w:rsidRPr="00DE17DA">
              <w:rPr>
                <w:rFonts w:ascii="Cambria Math" w:eastAsia="楷体" w:hAnsi="Cambria Math" w:cs="Times New Roman" w:hint="eastAsia"/>
                <w:b/>
                <w:i/>
                <w:color w:val="92D050"/>
                <w:sz w:val="22"/>
                <w:szCs w:val="24"/>
              </w:rPr>
              <w:t xml:space="preserve"> </w:t>
            </w:r>
            <m:oMath>
              <m:r>
                <m:rPr>
                  <m:sty m:val="bi"/>
                </m:rPr>
                <w:rPr>
                  <w:rFonts w:ascii="Cambria Math" w:eastAsia="楷体" w:hAnsi="Cambria Math" w:cs="Times New Roman"/>
                  <w:color w:val="92D050"/>
                  <w:sz w:val="22"/>
                  <w:szCs w:val="24"/>
                </w:rPr>
                <m:t>bAbB</m:t>
              </m:r>
            </m:oMath>
          </w:p>
          <w:p w14:paraId="447CC548" w14:textId="7AEFDD41" w:rsidR="00DE17DA" w:rsidRPr="00DE17DA"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01A9221E"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p>
          <w:p w14:paraId="508E8CE6" w14:textId="536D20EA"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07C02FA5" w14:textId="77777777" w:rsidR="00DE17DA" w:rsidRPr="00DE17DA"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17DA">
              <w:rPr>
                <w:rFonts w:ascii="Consolas" w:eastAsia="宋体" w:hAnsi="Consolas" w:cs="宋体"/>
                <w:color w:val="000000"/>
                <w:kern w:val="0"/>
                <w:sz w:val="18"/>
                <w:szCs w:val="18"/>
                <w:bdr w:val="none" w:sz="0" w:space="0" w:color="auto" w:frame="1"/>
              </w:rPr>
              <w:t xml:space="preserve">          </w:t>
            </w:r>
            <w:proofErr w:type="spellStart"/>
            <w:proofErr w:type="gramStart"/>
            <w:r w:rsidRPr="00DE17DA">
              <w:rPr>
                <w:rFonts w:ascii="Consolas" w:eastAsia="宋体" w:hAnsi="Consolas" w:cs="宋体"/>
                <w:color w:val="000000"/>
                <w:kern w:val="0"/>
                <w:sz w:val="18"/>
                <w:szCs w:val="18"/>
                <w:bdr w:val="none" w:sz="0" w:space="0" w:color="auto" w:frame="1"/>
              </w:rPr>
              <w:t>ParseB</w:t>
            </w:r>
            <w:proofErr w:type="spellEnd"/>
            <w:r w:rsidRPr="00DE17DA">
              <w:rPr>
                <w:rFonts w:ascii="Consolas" w:eastAsia="宋体" w:hAnsi="Consolas" w:cs="宋体"/>
                <w:color w:val="000000"/>
                <w:kern w:val="0"/>
                <w:sz w:val="18"/>
                <w:szCs w:val="18"/>
                <w:bdr w:val="none" w:sz="0" w:space="0" w:color="auto" w:frame="1"/>
              </w:rPr>
              <w:t>(</w:t>
            </w:r>
            <w:proofErr w:type="gramEnd"/>
            <w:r w:rsidRPr="00DE17DA">
              <w:rPr>
                <w:rFonts w:ascii="Consolas" w:eastAsia="宋体" w:hAnsi="Consolas" w:cs="宋体"/>
                <w:color w:val="000000"/>
                <w:kern w:val="0"/>
                <w:sz w:val="18"/>
                <w:szCs w:val="18"/>
                <w:bdr w:val="none" w:sz="0" w:space="0" w:color="auto" w:frame="1"/>
              </w:rPr>
              <w:t>);</w:t>
            </w:r>
          </w:p>
          <w:p w14:paraId="72F094F2" w14:textId="77777777" w:rsidR="00DE17DA" w:rsidRPr="00F70490"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w:t>
            </w:r>
          </w:p>
          <w:p w14:paraId="7660B136" w14:textId="2849B19F"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lastRenderedPageBreak/>
              <w:t xml:space="preserve">          </w:t>
            </w:r>
            <w:r w:rsidRPr="00DE17DA">
              <w:rPr>
                <w:rFonts w:ascii="Consolas" w:eastAsia="宋体" w:hAnsi="Consolas" w:cs="宋体"/>
                <w:b/>
                <w:bCs/>
                <w:color w:val="006699"/>
                <w:kern w:val="0"/>
                <w:sz w:val="18"/>
                <w:szCs w:val="18"/>
                <w:bdr w:val="none" w:sz="0" w:space="0" w:color="auto" w:frame="1"/>
              </w:rPr>
              <w:t>default</w:t>
            </w:r>
            <w:r w:rsidRPr="00DE17DA">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6B61776C" w14:textId="29147C7F" w:rsidR="00DE17DA" w:rsidRPr="00DE17DA"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17DA">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 xml:space="preserve">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152F5695" w14:textId="284A8244"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54195EC8" w14:textId="2D5CC1A4"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54CBA9CB" w14:textId="5A7D8BEA" w:rsidR="00DE17DA" w:rsidRPr="002B1184"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2B1184">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w:t>
            </w:r>
          </w:p>
          <w:p w14:paraId="12F43070" w14:textId="2F03E012" w:rsidR="00DE17DA" w:rsidRPr="00337D0D"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A</w:t>
            </w:r>
            <w:r w:rsidRPr="00CB1755">
              <w:rPr>
                <w:rFonts w:ascii="Consolas" w:eastAsia="宋体" w:hAnsi="Consolas" w:cs="宋体"/>
                <w:color w:val="000000"/>
                <w:kern w:val="0"/>
                <w:sz w:val="18"/>
                <w:szCs w:val="18"/>
                <w:bdr w:val="none" w:sz="0" w:space="0" w:color="auto" w:frame="1"/>
              </w:rPr>
              <w:t> </w:t>
            </w:r>
          </w:p>
          <w:p w14:paraId="1D8D23ED" w14:textId="5EB05D9B"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4AA8046A"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2ABE3961"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5EABF862" w14:textId="4AD542F2" w:rsidR="00DE17DA" w:rsidRPr="00F70490"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sidR="00114841">
              <w:rPr>
                <w:rFonts w:ascii="Consolas" w:eastAsia="宋体" w:hAnsi="Consolas" w:cs="宋体"/>
                <w:b/>
                <w:bCs/>
                <w:color w:val="006699"/>
                <w:kern w:val="0"/>
                <w:sz w:val="18"/>
                <w:szCs w:val="18"/>
                <w:bdr w:val="none" w:sz="0" w:space="0" w:color="auto" w:frame="1"/>
              </w:rPr>
              <w:t>switch</w:t>
            </w:r>
            <w:r w:rsidRPr="00BC70F0">
              <w:rPr>
                <w:rFonts w:ascii="Consolas" w:eastAsia="宋体" w:hAnsi="Consolas" w:cs="宋体"/>
                <w:color w:val="000000"/>
                <w:kern w:val="0"/>
                <w:sz w:val="18"/>
                <w:szCs w:val="18"/>
                <w:bdr w:val="none" w:sz="0" w:space="0" w:color="auto" w:frame="1"/>
              </w:rPr>
              <w:t> (</w:t>
            </w:r>
            <w:proofErr w:type="gramStart"/>
            <w:r w:rsidRPr="00BC70F0">
              <w:rPr>
                <w:rFonts w:ascii="Consolas" w:eastAsia="宋体" w:hAnsi="Consolas" w:cs="宋体"/>
                <w:color w:val="000000"/>
                <w:kern w:val="0"/>
                <w:sz w:val="18"/>
                <w:szCs w:val="18"/>
                <w:bdr w:val="none" w:sz="0" w:space="0" w:color="auto" w:frame="1"/>
              </w:rPr>
              <w:t>lookahead </w:t>
            </w:r>
            <w:r>
              <w:rPr>
                <w:rFonts w:ascii="Consolas" w:eastAsia="宋体" w:hAnsi="Consolas" w:cs="宋体"/>
                <w:color w:val="0000FF"/>
                <w:kern w:val="0"/>
                <w:sz w:val="18"/>
                <w:szCs w:val="18"/>
                <w:bdr w:val="none" w:sz="0" w:space="0" w:color="auto" w:frame="1"/>
              </w:rPr>
              <w:t>)</w:t>
            </w:r>
            <w:proofErr w:type="gramEnd"/>
            <w:r w:rsidRPr="00BC70F0">
              <w:rPr>
                <w:rFonts w:ascii="Consolas" w:eastAsia="宋体" w:hAnsi="Consolas" w:cs="宋体"/>
                <w:color w:val="000000"/>
                <w:kern w:val="0"/>
                <w:sz w:val="18"/>
                <w:szCs w:val="18"/>
                <w:bdr w:val="none" w:sz="0" w:space="0" w:color="auto" w:frame="1"/>
              </w:rPr>
              <w:t> </w:t>
            </w:r>
            <w:r w:rsidRPr="00F70490">
              <w:rPr>
                <w:rFonts w:ascii="Consolas" w:eastAsia="宋体" w:hAnsi="Consolas" w:cs="宋体"/>
                <w:color w:val="000000"/>
                <w:kern w:val="0"/>
                <w:sz w:val="18"/>
                <w:szCs w:val="18"/>
                <w:bdr w:val="none" w:sz="0" w:space="0" w:color="auto" w:frame="1"/>
              </w:rPr>
              <w:t> </w:t>
            </w:r>
          </w:p>
          <w:p w14:paraId="06649FA5" w14:textId="2F3D1098"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b/>
                <w:bCs/>
                <w:color w:val="006699"/>
                <w:kern w:val="0"/>
                <w:sz w:val="18"/>
                <w:szCs w:val="18"/>
                <w:bdr w:val="none" w:sz="0" w:space="0" w:color="auto" w:frame="1"/>
              </w:rPr>
              <w:t>case</w:t>
            </w:r>
            <w:r w:rsidR="00114841"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a</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roofErr w:type="spellStart"/>
            <w:proofErr w:type="gramStart"/>
            <w:r w:rsidR="00114841" w:rsidRPr="00CB1755">
              <w:rPr>
                <w:rFonts w:ascii="Consolas" w:eastAsia="宋体" w:hAnsi="Consolas" w:cs="宋体"/>
                <w:color w:val="000000"/>
                <w:kern w:val="0"/>
                <w:sz w:val="18"/>
                <w:szCs w:val="18"/>
                <w:bdr w:val="none" w:sz="0" w:space="0" w:color="auto" w:frame="1"/>
              </w:rPr>
              <w:t>Parse</w:t>
            </w:r>
            <w:r w:rsidR="00114841">
              <w:rPr>
                <w:rFonts w:ascii="Consolas" w:eastAsia="宋体" w:hAnsi="Consolas" w:cs="宋体"/>
                <w:color w:val="000000"/>
                <w:kern w:val="0"/>
                <w:sz w:val="18"/>
                <w:szCs w:val="18"/>
                <w:bdr w:val="none" w:sz="0" w:space="0" w:color="auto" w:frame="1"/>
              </w:rPr>
              <w:t>S</w:t>
            </w:r>
            <w:proofErr w:type="spellEnd"/>
            <w:r w:rsidR="00114841" w:rsidRPr="00CB1755">
              <w:rPr>
                <w:rFonts w:ascii="Consolas" w:eastAsia="宋体" w:hAnsi="Consolas" w:cs="宋体"/>
                <w:color w:val="000000"/>
                <w:kern w:val="0"/>
                <w:sz w:val="18"/>
                <w:szCs w:val="18"/>
                <w:bdr w:val="none" w:sz="0" w:space="0" w:color="auto" w:frame="1"/>
              </w:rPr>
              <w:t>(</w:t>
            </w:r>
            <w:proofErr w:type="gramEnd"/>
            <w:r w:rsidR="00114841" w:rsidRPr="00CB1755">
              <w:rPr>
                <w:rFonts w:ascii="Consolas" w:eastAsia="宋体" w:hAnsi="Consolas" w:cs="宋体"/>
                <w:color w:val="000000"/>
                <w:kern w:val="0"/>
                <w:sz w:val="18"/>
                <w:szCs w:val="18"/>
                <w:bdr w:val="none" w:sz="0" w:space="0" w:color="auto" w:frame="1"/>
              </w:rPr>
              <w:t>);</w:t>
            </w:r>
            <w:r w:rsidR="00114841" w:rsidRPr="002B1184">
              <w:rPr>
                <w:rFonts w:ascii="Consolas" w:eastAsia="宋体" w:hAnsi="Consolas" w:cs="宋体"/>
                <w:b/>
                <w:bCs/>
                <w:color w:val="006699"/>
                <w:kern w:val="0"/>
                <w:sz w:val="18"/>
                <w:szCs w:val="18"/>
                <w:bdr w:val="none" w:sz="0" w:space="0" w:color="auto" w:frame="1"/>
              </w:rPr>
              <w:t>break</w:t>
            </w:r>
            <w:r w:rsidR="00114841" w:rsidRPr="002B1184">
              <w:rPr>
                <w:rFonts w:ascii="Consolas" w:eastAsia="宋体" w:hAnsi="Consolas" w:cs="宋体"/>
                <w:color w:val="000000"/>
                <w:kern w:val="0"/>
                <w:sz w:val="18"/>
                <w:szCs w:val="18"/>
                <w:bdr w:val="none" w:sz="0" w:space="0" w:color="auto" w:frame="1"/>
              </w:rPr>
              <w:t>;</w:t>
            </w:r>
          </w:p>
          <w:p w14:paraId="5D4D40D3" w14:textId="54B26E96"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b/>
                <w:bCs/>
                <w:color w:val="006699"/>
                <w:kern w:val="0"/>
                <w:sz w:val="18"/>
                <w:szCs w:val="18"/>
                <w:bdr w:val="none" w:sz="0" w:space="0" w:color="auto" w:frame="1"/>
              </w:rPr>
              <w:t>case</w:t>
            </w:r>
            <w:r w:rsidR="00114841"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b</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   </w:t>
            </w:r>
            <w:proofErr w:type="spellStart"/>
            <w:proofErr w:type="gramStart"/>
            <w:r w:rsidR="00114841" w:rsidRPr="00CB1755">
              <w:rPr>
                <w:rFonts w:ascii="Consolas" w:eastAsia="宋体" w:hAnsi="Consolas" w:cs="宋体"/>
                <w:color w:val="000000"/>
                <w:kern w:val="0"/>
                <w:sz w:val="18"/>
                <w:szCs w:val="18"/>
                <w:bdr w:val="none" w:sz="0" w:space="0" w:color="auto" w:frame="1"/>
              </w:rPr>
              <w:t>Parse</w:t>
            </w:r>
            <w:r w:rsidR="00114841">
              <w:rPr>
                <w:rFonts w:ascii="Consolas" w:eastAsia="宋体" w:hAnsi="Consolas" w:cs="宋体"/>
                <w:color w:val="000000"/>
                <w:kern w:val="0"/>
                <w:sz w:val="18"/>
                <w:szCs w:val="18"/>
                <w:bdr w:val="none" w:sz="0" w:space="0" w:color="auto" w:frame="1"/>
              </w:rPr>
              <w:t>S</w:t>
            </w:r>
            <w:proofErr w:type="spellEnd"/>
            <w:r w:rsidR="00114841" w:rsidRPr="00CB1755">
              <w:rPr>
                <w:rFonts w:ascii="Consolas" w:eastAsia="宋体" w:hAnsi="Consolas" w:cs="宋体"/>
                <w:color w:val="000000"/>
                <w:kern w:val="0"/>
                <w:sz w:val="18"/>
                <w:szCs w:val="18"/>
                <w:bdr w:val="none" w:sz="0" w:space="0" w:color="auto" w:frame="1"/>
              </w:rPr>
              <w:t>(</w:t>
            </w:r>
            <w:proofErr w:type="gramEnd"/>
            <w:r w:rsidR="00114841"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r w:rsidR="00114841" w:rsidRPr="002B1184">
              <w:rPr>
                <w:rFonts w:ascii="Consolas" w:eastAsia="宋体" w:hAnsi="Consolas" w:cs="宋体"/>
                <w:b/>
                <w:bCs/>
                <w:color w:val="006699"/>
                <w:kern w:val="0"/>
                <w:sz w:val="18"/>
                <w:szCs w:val="18"/>
                <w:bdr w:val="none" w:sz="0" w:space="0" w:color="auto" w:frame="1"/>
              </w:rPr>
              <w:t>break</w:t>
            </w:r>
            <w:r w:rsidR="00114841" w:rsidRPr="002B1184">
              <w:rPr>
                <w:rFonts w:ascii="Consolas" w:eastAsia="宋体" w:hAnsi="Consolas" w:cs="宋体"/>
                <w:color w:val="000000"/>
                <w:kern w:val="0"/>
                <w:sz w:val="18"/>
                <w:szCs w:val="18"/>
                <w:bdr w:val="none" w:sz="0" w:space="0" w:color="auto" w:frame="1"/>
              </w:rPr>
              <w:t>;</w:t>
            </w:r>
          </w:p>
          <w:p w14:paraId="77BCCE38" w14:textId="5C494263" w:rsidR="00DE17DA" w:rsidRPr="002B1184"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2B1184">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b/>
                <w:bCs/>
                <w:color w:val="006699"/>
                <w:kern w:val="0"/>
                <w:sz w:val="18"/>
                <w:szCs w:val="18"/>
                <w:bdr w:val="none" w:sz="0" w:space="0" w:color="auto" w:frame="1"/>
              </w:rPr>
              <w:t>case</w:t>
            </w:r>
            <w:r w:rsidR="00114841"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d</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   </w:t>
            </w:r>
            <w:proofErr w:type="spellStart"/>
            <w:r w:rsidR="00114841" w:rsidRPr="00CB1755">
              <w:rPr>
                <w:rFonts w:ascii="Consolas" w:eastAsia="宋体" w:hAnsi="Consolas" w:cs="宋体"/>
                <w:color w:val="000000"/>
                <w:kern w:val="0"/>
                <w:sz w:val="18"/>
                <w:szCs w:val="18"/>
                <w:bdr w:val="none" w:sz="0" w:space="0" w:color="auto" w:frame="1"/>
              </w:rPr>
              <w:t>MatchToken</w:t>
            </w:r>
            <w:proofErr w:type="spellEnd"/>
            <w:r w:rsidR="00114841" w:rsidRPr="00CB1755">
              <w:rPr>
                <w:rFonts w:ascii="Consolas" w:eastAsia="宋体" w:hAnsi="Consolas" w:cs="宋体"/>
                <w:color w:val="000000"/>
                <w:kern w:val="0"/>
                <w:sz w:val="18"/>
                <w:szCs w:val="18"/>
                <w:bdr w:val="none" w:sz="0" w:space="0" w:color="auto" w:frame="1"/>
              </w:rPr>
              <w:t>(</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d</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 xml:space="preserve">); </w:t>
            </w:r>
            <w:proofErr w:type="spellStart"/>
            <w:r w:rsidR="00114841" w:rsidRPr="00CB1755">
              <w:rPr>
                <w:rFonts w:ascii="Consolas" w:eastAsia="宋体" w:hAnsi="Consolas" w:cs="宋体"/>
                <w:color w:val="000000"/>
                <w:kern w:val="0"/>
                <w:sz w:val="18"/>
                <w:szCs w:val="18"/>
                <w:bdr w:val="none" w:sz="0" w:space="0" w:color="auto" w:frame="1"/>
              </w:rPr>
              <w:t>MatchToken</w:t>
            </w:r>
            <w:proofErr w:type="spellEnd"/>
            <w:r w:rsidR="00114841" w:rsidRPr="00CB1755">
              <w:rPr>
                <w:rFonts w:ascii="Consolas" w:eastAsia="宋体" w:hAnsi="Consolas" w:cs="宋体"/>
                <w:color w:val="000000"/>
                <w:kern w:val="0"/>
                <w:sz w:val="18"/>
                <w:szCs w:val="18"/>
                <w:bdr w:val="none" w:sz="0" w:space="0" w:color="auto" w:frame="1"/>
              </w:rPr>
              <w:t>(</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b</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w:t>
            </w:r>
            <w:r w:rsidR="00114841">
              <w:rPr>
                <w:rFonts w:ascii="Consolas" w:eastAsia="宋体" w:hAnsi="Consolas" w:cs="宋体"/>
                <w:color w:val="000000"/>
                <w:kern w:val="0"/>
                <w:sz w:val="18"/>
                <w:szCs w:val="18"/>
                <w:bdr w:val="none" w:sz="0" w:space="0" w:color="auto" w:frame="1"/>
              </w:rPr>
              <w:t xml:space="preserve"> </w:t>
            </w:r>
            <w:r w:rsidR="00114841" w:rsidRPr="002B1184">
              <w:rPr>
                <w:rFonts w:ascii="Consolas" w:eastAsia="宋体" w:hAnsi="Consolas" w:cs="宋体"/>
                <w:b/>
                <w:bCs/>
                <w:color w:val="006699"/>
                <w:kern w:val="0"/>
                <w:sz w:val="18"/>
                <w:szCs w:val="18"/>
                <w:bdr w:val="none" w:sz="0" w:space="0" w:color="auto" w:frame="1"/>
              </w:rPr>
              <w:t>break</w:t>
            </w:r>
            <w:r w:rsidR="00114841" w:rsidRPr="002B1184">
              <w:rPr>
                <w:rFonts w:ascii="Consolas" w:eastAsia="宋体" w:hAnsi="Consolas" w:cs="宋体"/>
                <w:color w:val="000000"/>
                <w:kern w:val="0"/>
                <w:sz w:val="18"/>
                <w:szCs w:val="18"/>
                <w:bdr w:val="none" w:sz="0" w:space="0" w:color="auto" w:frame="1"/>
              </w:rPr>
              <w:t>;</w:t>
            </w:r>
          </w:p>
          <w:p w14:paraId="214025F1" w14:textId="6BADDC36"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00114841">
              <w:rPr>
                <w:rFonts w:ascii="Consolas" w:eastAsia="宋体" w:hAnsi="Consolas" w:cs="宋体"/>
                <w:color w:val="000000"/>
                <w:kern w:val="0"/>
                <w:sz w:val="18"/>
                <w:szCs w:val="18"/>
                <w:bdr w:val="none" w:sz="0" w:space="0" w:color="auto" w:frame="1"/>
              </w:rPr>
              <w:t xml:space="preserve"> </w:t>
            </w:r>
            <w:r w:rsidR="00114841" w:rsidRPr="00CB1755">
              <w:rPr>
                <w:rFonts w:ascii="Consolas" w:eastAsia="宋体" w:hAnsi="Consolas" w:cs="宋体"/>
                <w:b/>
                <w:bCs/>
                <w:color w:val="006699"/>
                <w:kern w:val="0"/>
                <w:sz w:val="18"/>
                <w:szCs w:val="18"/>
                <w:bdr w:val="none" w:sz="0" w:space="0" w:color="auto" w:frame="1"/>
              </w:rPr>
              <w:t>default</w:t>
            </w:r>
            <w:r w:rsidR="00114841" w:rsidRPr="00CB1755">
              <w:rPr>
                <w:rFonts w:ascii="Consolas" w:eastAsia="宋体" w:hAnsi="Consolas" w:cs="宋体"/>
                <w:color w:val="000000"/>
                <w:kern w:val="0"/>
                <w:sz w:val="18"/>
                <w:szCs w:val="18"/>
                <w:bdr w:val="none" w:sz="0" w:space="0" w:color="auto" w:frame="1"/>
              </w:rPr>
              <w:t>: </w:t>
            </w:r>
          </w:p>
          <w:p w14:paraId="34FC6219" w14:textId="77777777" w:rsidR="00DE17DA" w:rsidRPr="002B1184"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proofErr w:type="gramStart"/>
            <w:r w:rsidRPr="002B1184">
              <w:rPr>
                <w:rFonts w:ascii="Consolas" w:eastAsia="宋体" w:hAnsi="Consolas" w:cs="宋体"/>
                <w:b/>
                <w:bCs/>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roofErr w:type="gramEnd"/>
            <w:r w:rsidRPr="002B1184">
              <w:rPr>
                <w:rFonts w:ascii="Consolas" w:eastAsia="宋体" w:hAnsi="Consolas" w:cs="宋体"/>
                <w:color w:val="000000"/>
                <w:kern w:val="0"/>
                <w:sz w:val="18"/>
                <w:szCs w:val="18"/>
                <w:bdr w:val="none" w:sz="0" w:space="0" w:color="auto" w:frame="1"/>
              </w:rPr>
              <w:t> </w:t>
            </w:r>
            <w:proofErr w:type="spellStart"/>
            <w:r w:rsidRPr="002B1184">
              <w:rPr>
                <w:rFonts w:ascii="Consolas" w:eastAsia="宋体" w:hAnsi="Consolas" w:cs="宋体"/>
                <w:color w:val="000000"/>
                <w:kern w:val="0"/>
                <w:sz w:val="18"/>
                <w:szCs w:val="18"/>
                <w:bdr w:val="none" w:sz="0" w:space="0" w:color="auto" w:frame="1"/>
              </w:rPr>
              <w:t>printf</w:t>
            </w:r>
            <w:proofErr w:type="spellEnd"/>
            <w:r w:rsidRP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color w:val="0000FF"/>
                <w:kern w:val="0"/>
                <w:sz w:val="18"/>
                <w:szCs w:val="18"/>
                <w:bdr w:val="none" w:sz="0" w:space="0" w:color="auto" w:frame="1"/>
              </w:rPr>
              <w:t>"syntax error\n"</w:t>
            </w:r>
            <w:r w:rsidRPr="002B1184">
              <w:rPr>
                <w:rFonts w:ascii="Consolas" w:eastAsia="宋体" w:hAnsi="Consolas" w:cs="宋体"/>
                <w:color w:val="000000"/>
                <w:kern w:val="0"/>
                <w:sz w:val="18"/>
                <w:szCs w:val="18"/>
                <w:bdr w:val="none" w:sz="0" w:space="0" w:color="auto" w:frame="1"/>
              </w:rPr>
              <w:t>);  </w:t>
            </w:r>
          </w:p>
          <w:p w14:paraId="514C20DD"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w:t>
            </w:r>
          </w:p>
          <w:p w14:paraId="70959892"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
          <w:p w14:paraId="360B1486" w14:textId="08FC853D" w:rsidR="00DE17DA" w:rsidRPr="00337D0D" w:rsidRDefault="00114841"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621F1957"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p>
          <w:p w14:paraId="5E1C1571"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B</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766F6D09"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2BB6DC12" w14:textId="7541C75A" w:rsidR="00DE17DA" w:rsidRPr="00F70490"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sidR="00114841">
              <w:rPr>
                <w:rFonts w:ascii="Consolas" w:eastAsia="宋体" w:hAnsi="Consolas" w:cs="宋体"/>
                <w:b/>
                <w:bCs/>
                <w:color w:val="006699"/>
                <w:kern w:val="0"/>
                <w:sz w:val="18"/>
                <w:szCs w:val="18"/>
                <w:bdr w:val="none" w:sz="0" w:space="0" w:color="auto" w:frame="1"/>
              </w:rPr>
              <w:t>switch</w:t>
            </w:r>
            <w:r w:rsidR="00114841" w:rsidRPr="00BC70F0">
              <w:rPr>
                <w:rFonts w:ascii="Consolas" w:eastAsia="宋体" w:hAnsi="Consolas" w:cs="宋体"/>
                <w:color w:val="000000"/>
                <w:kern w:val="0"/>
                <w:sz w:val="18"/>
                <w:szCs w:val="18"/>
                <w:bdr w:val="none" w:sz="0" w:space="0" w:color="auto" w:frame="1"/>
              </w:rPr>
              <w:t> (</w:t>
            </w:r>
            <w:proofErr w:type="gramStart"/>
            <w:r w:rsidR="00114841" w:rsidRPr="00BC70F0">
              <w:rPr>
                <w:rFonts w:ascii="Consolas" w:eastAsia="宋体" w:hAnsi="Consolas" w:cs="宋体"/>
                <w:color w:val="000000"/>
                <w:kern w:val="0"/>
                <w:sz w:val="18"/>
                <w:szCs w:val="18"/>
                <w:bdr w:val="none" w:sz="0" w:space="0" w:color="auto" w:frame="1"/>
              </w:rPr>
              <w:t>lookahead </w:t>
            </w:r>
            <w:r w:rsidR="00114841">
              <w:rPr>
                <w:rFonts w:ascii="Consolas" w:eastAsia="宋体" w:hAnsi="Consolas" w:cs="宋体"/>
                <w:color w:val="0000FF"/>
                <w:kern w:val="0"/>
                <w:sz w:val="18"/>
                <w:szCs w:val="18"/>
                <w:bdr w:val="none" w:sz="0" w:space="0" w:color="auto" w:frame="1"/>
              </w:rPr>
              <w:t>)</w:t>
            </w:r>
            <w:proofErr w:type="gramEnd"/>
            <w:r w:rsidR="00114841" w:rsidRPr="00BC70F0">
              <w:rPr>
                <w:rFonts w:ascii="Consolas" w:eastAsia="宋体" w:hAnsi="Consolas" w:cs="宋体"/>
                <w:color w:val="000000"/>
                <w:kern w:val="0"/>
                <w:sz w:val="18"/>
                <w:szCs w:val="18"/>
                <w:bdr w:val="none" w:sz="0" w:space="0" w:color="auto" w:frame="1"/>
              </w:rPr>
              <w:t> </w:t>
            </w:r>
            <w:r w:rsidR="00114841" w:rsidRPr="00F70490">
              <w:rPr>
                <w:rFonts w:ascii="Consolas" w:eastAsia="宋体" w:hAnsi="Consolas" w:cs="宋体"/>
                <w:color w:val="000000"/>
                <w:kern w:val="0"/>
                <w:sz w:val="18"/>
                <w:szCs w:val="18"/>
                <w:bdr w:val="none" w:sz="0" w:space="0" w:color="auto" w:frame="1"/>
              </w:rPr>
              <w:t> </w:t>
            </w:r>
            <w:r w:rsidRPr="00F70490">
              <w:rPr>
                <w:rFonts w:ascii="Consolas" w:eastAsia="宋体" w:hAnsi="Consolas" w:cs="宋体"/>
                <w:color w:val="000000"/>
                <w:kern w:val="0"/>
                <w:sz w:val="18"/>
                <w:szCs w:val="18"/>
                <w:bdr w:val="none" w:sz="0" w:space="0" w:color="auto" w:frame="1"/>
              </w:rPr>
              <w:t> </w:t>
            </w:r>
          </w:p>
          <w:p w14:paraId="2125644D" w14:textId="14F8F7B6"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114841">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32859592" w14:textId="65D48C03"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00114841" w:rsidRPr="00CB1755">
              <w:rPr>
                <w:rFonts w:ascii="Consolas" w:eastAsia="宋体" w:hAnsi="Consolas" w:cs="宋体"/>
                <w:b/>
                <w:bCs/>
                <w:color w:val="006699"/>
                <w:kern w:val="0"/>
                <w:sz w:val="18"/>
                <w:szCs w:val="18"/>
                <w:bdr w:val="none" w:sz="0" w:space="0" w:color="auto" w:frame="1"/>
              </w:rPr>
              <w:t>case</w:t>
            </w:r>
            <w:r w:rsidR="00114841"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a</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   </w:t>
            </w:r>
            <w:proofErr w:type="spellStart"/>
            <w:r w:rsidR="00114841" w:rsidRPr="00CB1755">
              <w:rPr>
                <w:rFonts w:ascii="Consolas" w:eastAsia="宋体" w:hAnsi="Consolas" w:cs="宋体"/>
                <w:color w:val="000000"/>
                <w:kern w:val="0"/>
                <w:sz w:val="18"/>
                <w:szCs w:val="18"/>
                <w:bdr w:val="none" w:sz="0" w:space="0" w:color="auto" w:frame="1"/>
              </w:rPr>
              <w:t>MatchToken</w:t>
            </w:r>
            <w:proofErr w:type="spellEnd"/>
            <w:r w:rsidR="00114841" w:rsidRPr="00CB1755">
              <w:rPr>
                <w:rFonts w:ascii="Consolas" w:eastAsia="宋体" w:hAnsi="Consolas" w:cs="宋体"/>
                <w:color w:val="000000"/>
                <w:kern w:val="0"/>
                <w:sz w:val="18"/>
                <w:szCs w:val="18"/>
                <w:bdr w:val="none" w:sz="0" w:space="0" w:color="auto" w:frame="1"/>
              </w:rPr>
              <w:t>(</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a</w:t>
            </w:r>
            <w:r w:rsidR="00114841" w:rsidRPr="00CB1755">
              <w:rPr>
                <w:rFonts w:ascii="Consolas" w:eastAsia="宋体" w:hAnsi="Consolas" w:cs="宋体"/>
                <w:color w:val="0000FF"/>
                <w:kern w:val="0"/>
                <w:sz w:val="18"/>
                <w:szCs w:val="18"/>
                <w:bdr w:val="none" w:sz="0" w:space="0" w:color="auto" w:frame="1"/>
              </w:rPr>
              <w:t>'</w:t>
            </w:r>
            <w:proofErr w:type="gramStart"/>
            <w:r w:rsidR="00114841" w:rsidRPr="00CB1755">
              <w:rPr>
                <w:rFonts w:ascii="Consolas" w:eastAsia="宋体" w:hAnsi="Consolas" w:cs="宋体"/>
                <w:color w:val="000000"/>
                <w:kern w:val="0"/>
                <w:sz w:val="18"/>
                <w:szCs w:val="18"/>
                <w:bdr w:val="none" w:sz="0" w:space="0" w:color="auto" w:frame="1"/>
              </w:rPr>
              <w:t>);</w:t>
            </w:r>
            <w:r w:rsidR="00114841" w:rsidRPr="002B1184">
              <w:rPr>
                <w:rFonts w:ascii="Consolas" w:eastAsia="宋体" w:hAnsi="Consolas" w:cs="宋体"/>
                <w:b/>
                <w:bCs/>
                <w:color w:val="006699"/>
                <w:kern w:val="0"/>
                <w:sz w:val="18"/>
                <w:szCs w:val="18"/>
                <w:bdr w:val="none" w:sz="0" w:space="0" w:color="auto" w:frame="1"/>
              </w:rPr>
              <w:t>break</w:t>
            </w:r>
            <w:proofErr w:type="gramEnd"/>
            <w:r w:rsidR="00114841" w:rsidRPr="002B1184">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49C7D356" w14:textId="493219D3" w:rsidR="00DE17DA" w:rsidRPr="002B1184"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2B1184">
              <w:rPr>
                <w:rFonts w:ascii="Consolas" w:eastAsia="宋体" w:hAnsi="Consolas" w:cs="宋体"/>
                <w:color w:val="000000"/>
                <w:kern w:val="0"/>
                <w:sz w:val="18"/>
                <w:szCs w:val="18"/>
                <w:bdr w:val="none" w:sz="0" w:space="0" w:color="auto" w:frame="1"/>
              </w:rPr>
              <w:t>       </w:t>
            </w:r>
            <w:r w:rsidR="00114841">
              <w:rPr>
                <w:rFonts w:ascii="Consolas" w:eastAsia="宋体" w:hAnsi="Consolas" w:cs="宋体"/>
                <w:color w:val="000000"/>
                <w:kern w:val="0"/>
                <w:sz w:val="18"/>
                <w:szCs w:val="18"/>
                <w:bdr w:val="none" w:sz="0" w:space="0" w:color="auto" w:frame="1"/>
              </w:rPr>
              <w:t xml:space="preserve">  </w:t>
            </w:r>
            <w:r w:rsidR="00114841" w:rsidRPr="00CB1755">
              <w:rPr>
                <w:rFonts w:ascii="Consolas" w:eastAsia="宋体" w:hAnsi="Consolas" w:cs="宋体"/>
                <w:b/>
                <w:bCs/>
                <w:color w:val="006699"/>
                <w:kern w:val="0"/>
                <w:sz w:val="18"/>
                <w:szCs w:val="18"/>
                <w:bdr w:val="none" w:sz="0" w:space="0" w:color="auto" w:frame="1"/>
              </w:rPr>
              <w:t>case</w:t>
            </w:r>
            <w:r w:rsidR="00114841" w:rsidRPr="00CB1755">
              <w:rPr>
                <w:rFonts w:ascii="Consolas" w:eastAsia="宋体" w:hAnsi="Consolas" w:cs="宋体"/>
                <w:color w:val="000000"/>
                <w:kern w:val="0"/>
                <w:sz w:val="18"/>
                <w:szCs w:val="18"/>
                <w:bdr w:val="none" w:sz="0" w:space="0" w:color="auto" w:frame="1"/>
              </w:rPr>
              <w:t> </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b</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   </w:t>
            </w:r>
            <w:proofErr w:type="spellStart"/>
            <w:r w:rsidR="00114841" w:rsidRPr="00CB1755">
              <w:rPr>
                <w:rFonts w:ascii="Consolas" w:eastAsia="宋体" w:hAnsi="Consolas" w:cs="宋体"/>
                <w:color w:val="000000"/>
                <w:kern w:val="0"/>
                <w:sz w:val="18"/>
                <w:szCs w:val="18"/>
                <w:bdr w:val="none" w:sz="0" w:space="0" w:color="auto" w:frame="1"/>
              </w:rPr>
              <w:t>MatchToken</w:t>
            </w:r>
            <w:proofErr w:type="spellEnd"/>
            <w:r w:rsidR="00114841" w:rsidRPr="00CB1755">
              <w:rPr>
                <w:rFonts w:ascii="Consolas" w:eastAsia="宋体" w:hAnsi="Consolas" w:cs="宋体"/>
                <w:color w:val="000000"/>
                <w:kern w:val="0"/>
                <w:sz w:val="18"/>
                <w:szCs w:val="18"/>
                <w:bdr w:val="none" w:sz="0" w:space="0" w:color="auto" w:frame="1"/>
              </w:rPr>
              <w:t>(</w:t>
            </w:r>
            <w:r w:rsidR="00114841" w:rsidRPr="00CB1755">
              <w:rPr>
                <w:rFonts w:ascii="Consolas" w:eastAsia="宋体" w:hAnsi="Consolas" w:cs="宋体"/>
                <w:color w:val="0000FF"/>
                <w:kern w:val="0"/>
                <w:sz w:val="18"/>
                <w:szCs w:val="18"/>
                <w:bdr w:val="none" w:sz="0" w:space="0" w:color="auto" w:frame="1"/>
              </w:rPr>
              <w:t>'</w:t>
            </w:r>
            <w:r w:rsidR="00114841">
              <w:rPr>
                <w:rFonts w:ascii="Consolas" w:eastAsia="宋体" w:hAnsi="Consolas" w:cs="宋体"/>
                <w:color w:val="0000FF"/>
                <w:kern w:val="0"/>
                <w:sz w:val="18"/>
                <w:szCs w:val="18"/>
                <w:bdr w:val="none" w:sz="0" w:space="0" w:color="auto" w:frame="1"/>
              </w:rPr>
              <w:t>b</w:t>
            </w:r>
            <w:r w:rsidR="00114841" w:rsidRPr="00CB1755">
              <w:rPr>
                <w:rFonts w:ascii="Consolas" w:eastAsia="宋体" w:hAnsi="Consolas" w:cs="宋体"/>
                <w:color w:val="0000FF"/>
                <w:kern w:val="0"/>
                <w:sz w:val="18"/>
                <w:szCs w:val="18"/>
                <w:bdr w:val="none" w:sz="0" w:space="0" w:color="auto" w:frame="1"/>
              </w:rPr>
              <w:t>'</w:t>
            </w:r>
            <w:r w:rsidR="00114841" w:rsidRPr="00CB1755">
              <w:rPr>
                <w:rFonts w:ascii="Consolas" w:eastAsia="宋体" w:hAnsi="Consolas" w:cs="宋体"/>
                <w:color w:val="000000"/>
                <w:kern w:val="0"/>
                <w:sz w:val="18"/>
                <w:szCs w:val="18"/>
                <w:bdr w:val="none" w:sz="0" w:space="0" w:color="auto" w:frame="1"/>
              </w:rPr>
              <w:t xml:space="preserve">); </w:t>
            </w:r>
            <w:proofErr w:type="spellStart"/>
            <w:proofErr w:type="gramStart"/>
            <w:r w:rsidR="00114841" w:rsidRPr="002B1184">
              <w:rPr>
                <w:rFonts w:ascii="Consolas" w:eastAsia="宋体" w:hAnsi="Consolas" w:cs="宋体"/>
                <w:color w:val="000000"/>
                <w:kern w:val="0"/>
                <w:sz w:val="18"/>
                <w:szCs w:val="18"/>
                <w:bdr w:val="none" w:sz="0" w:space="0" w:color="auto" w:frame="1"/>
              </w:rPr>
              <w:t>Parse</w:t>
            </w:r>
            <w:r w:rsidR="00114841">
              <w:rPr>
                <w:rFonts w:ascii="Consolas" w:eastAsia="宋体" w:hAnsi="Consolas" w:cs="宋体"/>
                <w:color w:val="000000"/>
                <w:kern w:val="0"/>
                <w:sz w:val="18"/>
                <w:szCs w:val="18"/>
                <w:bdr w:val="none" w:sz="0" w:space="0" w:color="auto" w:frame="1"/>
              </w:rPr>
              <w:t>B</w:t>
            </w:r>
            <w:proofErr w:type="spellEnd"/>
            <w:r w:rsidR="00114841" w:rsidRPr="002B1184">
              <w:rPr>
                <w:rFonts w:ascii="Consolas" w:eastAsia="宋体" w:hAnsi="Consolas" w:cs="宋体"/>
                <w:color w:val="000000"/>
                <w:kern w:val="0"/>
                <w:sz w:val="18"/>
                <w:szCs w:val="18"/>
                <w:bdr w:val="none" w:sz="0" w:space="0" w:color="auto" w:frame="1"/>
              </w:rPr>
              <w:t>(</w:t>
            </w:r>
            <w:proofErr w:type="gramEnd"/>
            <w:r w:rsidR="00114841" w:rsidRPr="002B1184">
              <w:rPr>
                <w:rFonts w:ascii="Consolas" w:eastAsia="宋体" w:hAnsi="Consolas" w:cs="宋体"/>
                <w:color w:val="000000"/>
                <w:kern w:val="0"/>
                <w:sz w:val="18"/>
                <w:szCs w:val="18"/>
                <w:bdr w:val="none" w:sz="0" w:space="0" w:color="auto" w:frame="1"/>
              </w:rPr>
              <w:t>);</w:t>
            </w:r>
            <w:r w:rsidR="00114841">
              <w:rPr>
                <w:rFonts w:ascii="Consolas" w:eastAsia="宋体" w:hAnsi="Consolas" w:cs="宋体"/>
                <w:color w:val="000000"/>
                <w:kern w:val="0"/>
                <w:sz w:val="18"/>
                <w:szCs w:val="18"/>
                <w:bdr w:val="none" w:sz="0" w:space="0" w:color="auto" w:frame="1"/>
              </w:rPr>
              <w:t xml:space="preserve"> </w:t>
            </w:r>
            <w:r w:rsidR="00114841" w:rsidRPr="002B1184">
              <w:rPr>
                <w:rFonts w:ascii="Consolas" w:eastAsia="宋体" w:hAnsi="Consolas" w:cs="宋体"/>
                <w:b/>
                <w:bCs/>
                <w:color w:val="006699"/>
                <w:kern w:val="0"/>
                <w:sz w:val="18"/>
                <w:szCs w:val="18"/>
                <w:bdr w:val="none" w:sz="0" w:space="0" w:color="auto" w:frame="1"/>
              </w:rPr>
              <w:t>break</w:t>
            </w:r>
            <w:r w:rsidR="00114841" w:rsidRPr="002B1184">
              <w:rPr>
                <w:rFonts w:ascii="Consolas" w:eastAsia="宋体" w:hAnsi="Consolas" w:cs="宋体"/>
                <w:color w:val="000000"/>
                <w:kern w:val="0"/>
                <w:sz w:val="18"/>
                <w:szCs w:val="18"/>
                <w:bdr w:val="none" w:sz="0" w:space="0" w:color="auto" w:frame="1"/>
              </w:rPr>
              <w:t>;</w:t>
            </w:r>
          </w:p>
          <w:p w14:paraId="12036728" w14:textId="4676A56E"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00114841">
              <w:rPr>
                <w:rFonts w:ascii="Consolas" w:eastAsia="宋体" w:hAnsi="Consolas" w:cs="宋体"/>
                <w:color w:val="000000"/>
                <w:kern w:val="0"/>
                <w:sz w:val="18"/>
                <w:szCs w:val="18"/>
                <w:bdr w:val="none" w:sz="0" w:space="0" w:color="auto" w:frame="1"/>
              </w:rPr>
              <w:t xml:space="preserve">  </w:t>
            </w:r>
            <w:r w:rsidR="00114841" w:rsidRPr="00CB1755">
              <w:rPr>
                <w:rFonts w:ascii="Consolas" w:eastAsia="宋体" w:hAnsi="Consolas" w:cs="宋体"/>
                <w:b/>
                <w:bCs/>
                <w:color w:val="006699"/>
                <w:kern w:val="0"/>
                <w:sz w:val="18"/>
                <w:szCs w:val="18"/>
                <w:bdr w:val="none" w:sz="0" w:space="0" w:color="auto" w:frame="1"/>
              </w:rPr>
              <w:t>default</w:t>
            </w:r>
            <w:r w:rsidR="00114841" w:rsidRPr="00CB1755">
              <w:rPr>
                <w:rFonts w:ascii="Consolas" w:eastAsia="宋体" w:hAnsi="Consolas" w:cs="宋体"/>
                <w:color w:val="000000"/>
                <w:kern w:val="0"/>
                <w:sz w:val="18"/>
                <w:szCs w:val="18"/>
                <w:bdr w:val="none" w:sz="0" w:space="0" w:color="auto" w:frame="1"/>
              </w:rPr>
              <w:t>:</w:t>
            </w:r>
          </w:p>
          <w:p w14:paraId="27992600" w14:textId="77777777" w:rsidR="00DE17DA" w:rsidRPr="002B1184"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proofErr w:type="gramStart"/>
            <w:r w:rsidRPr="002B1184">
              <w:rPr>
                <w:rFonts w:ascii="Consolas" w:eastAsia="宋体" w:hAnsi="Consolas" w:cs="宋体"/>
                <w:b/>
                <w:bCs/>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roofErr w:type="gramEnd"/>
            <w:r w:rsidRPr="002B1184">
              <w:rPr>
                <w:rFonts w:ascii="Consolas" w:eastAsia="宋体" w:hAnsi="Consolas" w:cs="宋体"/>
                <w:color w:val="000000"/>
                <w:kern w:val="0"/>
                <w:sz w:val="18"/>
                <w:szCs w:val="18"/>
                <w:bdr w:val="none" w:sz="0" w:space="0" w:color="auto" w:frame="1"/>
              </w:rPr>
              <w:t>   </w:t>
            </w:r>
            <w:proofErr w:type="spellStart"/>
            <w:r w:rsidRPr="002B1184">
              <w:rPr>
                <w:rFonts w:ascii="Consolas" w:eastAsia="宋体" w:hAnsi="Consolas" w:cs="宋体"/>
                <w:color w:val="000000"/>
                <w:kern w:val="0"/>
                <w:sz w:val="18"/>
                <w:szCs w:val="18"/>
                <w:bdr w:val="none" w:sz="0" w:space="0" w:color="auto" w:frame="1"/>
              </w:rPr>
              <w:t>printf</w:t>
            </w:r>
            <w:proofErr w:type="spellEnd"/>
            <w:r w:rsidRP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color w:val="0000FF"/>
                <w:kern w:val="0"/>
                <w:sz w:val="18"/>
                <w:szCs w:val="18"/>
                <w:bdr w:val="none" w:sz="0" w:space="0" w:color="auto" w:frame="1"/>
              </w:rPr>
              <w:t>"syntax error\n"</w:t>
            </w:r>
            <w:r w:rsidRPr="002B1184">
              <w:rPr>
                <w:rFonts w:ascii="Consolas" w:eastAsia="宋体" w:hAnsi="Consolas" w:cs="宋体"/>
                <w:color w:val="000000"/>
                <w:kern w:val="0"/>
                <w:sz w:val="18"/>
                <w:szCs w:val="18"/>
                <w:bdr w:val="none" w:sz="0" w:space="0" w:color="auto" w:frame="1"/>
              </w:rPr>
              <w:t>);  </w:t>
            </w:r>
          </w:p>
          <w:p w14:paraId="395397E1" w14:textId="77777777"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w:t>
            </w:r>
          </w:p>
          <w:p w14:paraId="56F67053" w14:textId="77777777" w:rsidR="00DE17DA" w:rsidRPr="00CB1755" w:rsidRDefault="00DE17DA" w:rsidP="00874C9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
          <w:p w14:paraId="6C0E6F78" w14:textId="584CB6E8" w:rsidR="00DE17DA" w:rsidRPr="00CB1755" w:rsidRDefault="00DE17DA" w:rsidP="00874C9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tc>
      </w:tr>
    </w:tbl>
    <w:p w14:paraId="3B3DB6BA" w14:textId="77777777" w:rsidR="00F8683E" w:rsidRPr="004877B3" w:rsidRDefault="00F8683E" w:rsidP="00F8683E">
      <w:pPr>
        <w:widowControl/>
        <w:shd w:val="clear" w:color="auto" w:fill="FFFFFF"/>
        <w:jc w:val="left"/>
        <w:rPr>
          <w:rFonts w:ascii="微软雅黑" w:eastAsia="微软雅黑" w:hAnsi="微软雅黑" w:cs="宋体"/>
          <w:color w:val="333333"/>
          <w:kern w:val="0"/>
          <w:sz w:val="24"/>
          <w:szCs w:val="24"/>
        </w:rPr>
      </w:pPr>
    </w:p>
    <w:p w14:paraId="2C770D1F" w14:textId="77777777" w:rsidR="009E7DFE" w:rsidRDefault="00BC6AE6" w:rsidP="002952B3">
      <w:pPr>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5</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S</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w:t>
      </w:r>
      <w:proofErr w:type="spellStart"/>
      <w:r w:rsidRPr="002952B3">
        <w:rPr>
          <w:rFonts w:ascii="Times New Roman" w:eastAsia="楷体" w:hAnsi="Times New Roman" w:cs="Times New Roman" w:hint="eastAsia"/>
          <w:b/>
          <w:sz w:val="22"/>
          <w:szCs w:val="24"/>
        </w:rPr>
        <w:t>SaA</w:t>
      </w:r>
      <w:proofErr w:type="spellEnd"/>
      <w:r w:rsidRPr="002952B3">
        <w:rPr>
          <w:rFonts w:ascii="Times New Roman" w:eastAsia="楷体" w:hAnsi="Times New Roman" w:cs="Times New Roman" w:hint="eastAsia"/>
          <w:b/>
          <w:sz w:val="22"/>
          <w:szCs w:val="24"/>
        </w:rPr>
        <w:t xml:space="preserve"> | </w:t>
      </w:r>
      <w:proofErr w:type="spellStart"/>
      <w:r w:rsidRPr="002952B3">
        <w:rPr>
          <w:rFonts w:ascii="Times New Roman" w:eastAsia="楷体" w:hAnsi="Times New Roman" w:cs="Times New Roman" w:hint="eastAsia"/>
          <w:b/>
          <w:sz w:val="22"/>
          <w:szCs w:val="24"/>
        </w:rPr>
        <w:t>bB</w:t>
      </w:r>
      <w:proofErr w:type="spellEnd"/>
      <w:r w:rsidRPr="002952B3">
        <w:rPr>
          <w:rFonts w:ascii="Times New Roman" w:eastAsia="楷体" w:hAnsi="Times New Roman" w:cs="Times New Roman" w:hint="eastAsia"/>
          <w:b/>
          <w:sz w:val="22"/>
          <w:szCs w:val="24"/>
        </w:rPr>
        <w:t xml:space="preserve"> </w:t>
      </w:r>
    </w:p>
    <w:p w14:paraId="057B671F" w14:textId="77777777" w:rsidR="009E7DFE" w:rsidRDefault="00BC6AE6" w:rsidP="009E7DFE">
      <w:pPr>
        <w:ind w:firstLineChars="250" w:firstLine="552"/>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A</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w:t>
      </w:r>
      <w:proofErr w:type="spellStart"/>
      <w:r w:rsidRPr="002952B3">
        <w:rPr>
          <w:rFonts w:ascii="Times New Roman" w:eastAsia="楷体" w:hAnsi="Times New Roman" w:cs="Times New Roman" w:hint="eastAsia"/>
          <w:b/>
          <w:sz w:val="22"/>
          <w:szCs w:val="24"/>
        </w:rPr>
        <w:t>aB</w:t>
      </w:r>
      <w:proofErr w:type="spellEnd"/>
      <w:r w:rsidRPr="002952B3">
        <w:rPr>
          <w:rFonts w:ascii="Times New Roman" w:eastAsia="楷体" w:hAnsi="Times New Roman" w:cs="Times New Roman" w:hint="eastAsia"/>
          <w:b/>
          <w:sz w:val="22"/>
          <w:szCs w:val="24"/>
        </w:rPr>
        <w:t xml:space="preserve"> | c </w:t>
      </w:r>
    </w:p>
    <w:p w14:paraId="3B9C3FAF" w14:textId="6E3F17A8" w:rsidR="00BC6AE6" w:rsidRDefault="00BC6AE6" w:rsidP="009E7DFE">
      <w:pPr>
        <w:ind w:firstLineChars="250" w:firstLine="552"/>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B</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Bb | d</w:t>
      </w:r>
    </w:p>
    <w:p w14:paraId="2B3C190C" w14:textId="0DAB89B3" w:rsidR="002952B3" w:rsidRDefault="009E7DFE" w:rsidP="002952B3">
      <w:pPr>
        <w:rPr>
          <w:rFonts w:ascii="Times New Roman" w:eastAsia="楷体" w:hAnsi="Times New Roman" w:cs="Times New Roman"/>
          <w:b/>
          <w:sz w:val="22"/>
          <w:szCs w:val="24"/>
        </w:rPr>
      </w:pPr>
      <w:r>
        <w:rPr>
          <w:rFonts w:ascii="Times New Roman" w:eastAsia="楷体" w:hAnsi="Times New Roman" w:cs="Times New Roman" w:hint="eastAsia"/>
          <w:b/>
          <w:sz w:val="22"/>
          <w:szCs w:val="24"/>
        </w:rPr>
        <w:t>文法中存在左递归，所以不是</w:t>
      </w:r>
      <w:r>
        <w:rPr>
          <w:rFonts w:ascii="Times New Roman" w:eastAsia="楷体" w:hAnsi="Times New Roman" w:cs="Times New Roman" w:hint="eastAsia"/>
          <w:b/>
          <w:sz w:val="22"/>
          <w:szCs w:val="24"/>
        </w:rPr>
        <w:t>LL</w:t>
      </w:r>
      <w:r>
        <w:rPr>
          <w:rFonts w:ascii="Times New Roman" w:eastAsia="楷体" w:hAnsi="Times New Roman" w:cs="Times New Roman" w:hint="eastAsia"/>
          <w:b/>
          <w:sz w:val="22"/>
          <w:szCs w:val="24"/>
        </w:rPr>
        <w:t>（</w:t>
      </w:r>
      <w:r>
        <w:rPr>
          <w:rFonts w:ascii="Times New Roman" w:eastAsia="楷体" w:hAnsi="Times New Roman" w:cs="Times New Roman" w:hint="eastAsia"/>
          <w:b/>
          <w:sz w:val="22"/>
          <w:szCs w:val="24"/>
        </w:rPr>
        <w:t>1</w:t>
      </w:r>
      <w:r>
        <w:rPr>
          <w:rFonts w:ascii="Times New Roman" w:eastAsia="楷体" w:hAnsi="Times New Roman" w:cs="Times New Roman" w:hint="eastAsia"/>
          <w:b/>
          <w:sz w:val="22"/>
          <w:szCs w:val="24"/>
        </w:rPr>
        <w:t>）文法。消除文法的左递归：</w:t>
      </w:r>
    </w:p>
    <w:p w14:paraId="05B7BD73" w14:textId="61F5D63D" w:rsidR="00A059AD" w:rsidRDefault="00A059AD" w:rsidP="00A059AD">
      <w:pPr>
        <w:ind w:firstLineChars="300" w:firstLine="663"/>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S</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w:t>
      </w:r>
      <w:proofErr w:type="spellStart"/>
      <w:r w:rsidRPr="002952B3">
        <w:rPr>
          <w:rFonts w:ascii="Times New Roman" w:eastAsia="楷体" w:hAnsi="Times New Roman" w:cs="Times New Roman" w:hint="eastAsia"/>
          <w:b/>
          <w:sz w:val="22"/>
          <w:szCs w:val="24"/>
        </w:rPr>
        <w:t>bB</w:t>
      </w:r>
      <w:r>
        <w:rPr>
          <w:rFonts w:ascii="Times New Roman" w:eastAsia="楷体" w:hAnsi="Times New Roman" w:cs="Times New Roman" w:hint="eastAsia"/>
          <w:b/>
          <w:sz w:val="22"/>
          <w:szCs w:val="24"/>
        </w:rPr>
        <w:t>S</w:t>
      </w:r>
      <w:r>
        <w:rPr>
          <w:rFonts w:ascii="Times New Roman" w:eastAsia="楷体" w:hAnsi="Times New Roman" w:cs="Times New Roman"/>
          <w:b/>
          <w:sz w:val="22"/>
          <w:szCs w:val="24"/>
        </w:rPr>
        <w:t>’</w:t>
      </w:r>
      <w:proofErr w:type="spellEnd"/>
      <w:r w:rsidRPr="002952B3">
        <w:rPr>
          <w:rFonts w:ascii="Times New Roman" w:eastAsia="楷体" w:hAnsi="Times New Roman" w:cs="Times New Roman" w:hint="eastAsia"/>
          <w:b/>
          <w:sz w:val="22"/>
          <w:szCs w:val="24"/>
        </w:rPr>
        <w:t xml:space="preserve"> </w:t>
      </w:r>
    </w:p>
    <w:p w14:paraId="2CC7D45B" w14:textId="39B4C667" w:rsidR="00A059AD" w:rsidRDefault="00A059AD" w:rsidP="00A059AD">
      <w:pPr>
        <w:ind w:firstLineChars="300" w:firstLine="663"/>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S</w:t>
      </w:r>
      <w:proofErr w:type="gramStart"/>
      <w:r>
        <w:rPr>
          <w:rFonts w:ascii="Times New Roman" w:eastAsia="楷体" w:hAnsi="Times New Roman" w:cs="Times New Roman"/>
          <w:b/>
          <w:sz w:val="22"/>
          <w:szCs w:val="24"/>
        </w:rPr>
        <w:t>’</w:t>
      </w:r>
      <w:proofErr w:type="gramEnd"/>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w:t>
      </w:r>
      <w:proofErr w:type="spellStart"/>
      <w:r w:rsidRPr="002952B3">
        <w:rPr>
          <w:rFonts w:ascii="Times New Roman" w:eastAsia="楷体" w:hAnsi="Times New Roman" w:cs="Times New Roman" w:hint="eastAsia"/>
          <w:b/>
          <w:sz w:val="22"/>
          <w:szCs w:val="24"/>
        </w:rPr>
        <w:t>aA</w:t>
      </w:r>
      <w:r>
        <w:rPr>
          <w:rFonts w:ascii="Times New Roman" w:eastAsia="楷体" w:hAnsi="Times New Roman" w:cs="Times New Roman"/>
          <w:b/>
          <w:sz w:val="22"/>
          <w:szCs w:val="24"/>
        </w:rPr>
        <w:t>S</w:t>
      </w:r>
      <w:proofErr w:type="gramStart"/>
      <w:r>
        <w:rPr>
          <w:rFonts w:ascii="Times New Roman" w:eastAsia="楷体" w:hAnsi="Times New Roman" w:cs="Times New Roman"/>
          <w:b/>
          <w:sz w:val="22"/>
          <w:szCs w:val="24"/>
        </w:rPr>
        <w:t>’</w:t>
      </w:r>
      <w:proofErr w:type="spellEnd"/>
      <w:proofErr w:type="gramEnd"/>
      <w:r w:rsidRPr="002952B3">
        <w:rPr>
          <w:rFonts w:ascii="Times New Roman" w:eastAsia="楷体" w:hAnsi="Times New Roman" w:cs="Times New Roman" w:hint="eastAsia"/>
          <w:b/>
          <w:sz w:val="22"/>
          <w:szCs w:val="24"/>
        </w:rPr>
        <w:t xml:space="preserve"> |</w:t>
      </w:r>
      <w:r w:rsidRPr="004877B3">
        <w:rPr>
          <w:rFonts w:ascii="楷体" w:eastAsia="楷体" w:hAnsi="楷体" w:cs="宋体" w:hint="eastAsia"/>
          <w:color w:val="333333"/>
          <w:kern w:val="0"/>
          <w:sz w:val="24"/>
          <w:szCs w:val="24"/>
        </w:rPr>
        <w:t>ε</w:t>
      </w:r>
    </w:p>
    <w:p w14:paraId="74EB951A" w14:textId="77777777" w:rsidR="00A059AD" w:rsidRDefault="00A059AD" w:rsidP="00A059AD">
      <w:pPr>
        <w:ind w:firstLineChars="250" w:firstLine="552"/>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A</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w:t>
      </w:r>
      <w:proofErr w:type="spellStart"/>
      <w:r w:rsidRPr="002952B3">
        <w:rPr>
          <w:rFonts w:ascii="Times New Roman" w:eastAsia="楷体" w:hAnsi="Times New Roman" w:cs="Times New Roman" w:hint="eastAsia"/>
          <w:b/>
          <w:sz w:val="22"/>
          <w:szCs w:val="24"/>
        </w:rPr>
        <w:t>aB</w:t>
      </w:r>
      <w:proofErr w:type="spellEnd"/>
      <w:r w:rsidRPr="002952B3">
        <w:rPr>
          <w:rFonts w:ascii="Times New Roman" w:eastAsia="楷体" w:hAnsi="Times New Roman" w:cs="Times New Roman" w:hint="eastAsia"/>
          <w:b/>
          <w:sz w:val="22"/>
          <w:szCs w:val="24"/>
        </w:rPr>
        <w:t xml:space="preserve"> | c </w:t>
      </w:r>
    </w:p>
    <w:p w14:paraId="0CC40CB8" w14:textId="0A92CA95" w:rsidR="00A059AD" w:rsidRDefault="00A059AD" w:rsidP="00A059AD">
      <w:pPr>
        <w:ind w:firstLineChars="250" w:firstLine="552"/>
        <w:rPr>
          <w:rFonts w:ascii="Times New Roman" w:eastAsia="楷体" w:hAnsi="Times New Roman" w:cs="Times New Roman"/>
          <w:b/>
          <w:sz w:val="22"/>
          <w:szCs w:val="24"/>
        </w:rPr>
      </w:pPr>
      <w:r w:rsidRPr="002952B3">
        <w:rPr>
          <w:rFonts w:ascii="Times New Roman" w:eastAsia="楷体" w:hAnsi="Times New Roman" w:cs="Times New Roman" w:hint="eastAsia"/>
          <w:b/>
          <w:sz w:val="22"/>
          <w:szCs w:val="24"/>
        </w:rPr>
        <w:t>B</w:t>
      </w:r>
      <w:r w:rsidRPr="002952B3">
        <w:rPr>
          <w:rFonts w:ascii="Times New Roman" w:eastAsia="楷体" w:hAnsi="Times New Roman" w:cs="Times New Roman" w:hint="eastAsia"/>
          <w:b/>
          <w:sz w:val="22"/>
          <w:szCs w:val="24"/>
        </w:rPr>
        <w:t>→</w:t>
      </w:r>
      <w:r w:rsidRPr="002952B3">
        <w:rPr>
          <w:rFonts w:ascii="Times New Roman" w:eastAsia="楷体" w:hAnsi="Times New Roman" w:cs="Times New Roman" w:hint="eastAsia"/>
          <w:b/>
          <w:sz w:val="22"/>
          <w:szCs w:val="24"/>
        </w:rPr>
        <w:t xml:space="preserve"> d</w:t>
      </w:r>
      <w:r>
        <w:rPr>
          <w:rFonts w:ascii="Times New Roman" w:eastAsia="楷体" w:hAnsi="Times New Roman" w:cs="Times New Roman" w:hint="eastAsia"/>
          <w:b/>
          <w:sz w:val="22"/>
          <w:szCs w:val="24"/>
        </w:rPr>
        <w:t>B</w:t>
      </w:r>
      <w:r>
        <w:rPr>
          <w:rFonts w:ascii="Times New Roman" w:eastAsia="楷体" w:hAnsi="Times New Roman" w:cs="Times New Roman"/>
          <w:b/>
          <w:sz w:val="22"/>
          <w:szCs w:val="24"/>
        </w:rPr>
        <w:t>’</w:t>
      </w:r>
    </w:p>
    <w:p w14:paraId="0EB1554F" w14:textId="2BAF7091" w:rsidR="00A059AD" w:rsidRDefault="00A059AD" w:rsidP="00A059AD">
      <w:pPr>
        <w:ind w:firstLineChars="250" w:firstLine="552"/>
        <w:rPr>
          <w:rFonts w:ascii="Times New Roman" w:eastAsia="楷体" w:hAnsi="Times New Roman" w:cs="Times New Roman"/>
          <w:b/>
          <w:sz w:val="22"/>
          <w:szCs w:val="24"/>
        </w:rPr>
      </w:pPr>
      <w:r>
        <w:rPr>
          <w:rFonts w:ascii="Times New Roman" w:eastAsia="楷体" w:hAnsi="Times New Roman" w:cs="Times New Roman" w:hint="eastAsia"/>
          <w:b/>
          <w:sz w:val="22"/>
          <w:szCs w:val="24"/>
        </w:rPr>
        <w:t>B</w:t>
      </w:r>
      <w:proofErr w:type="gramStart"/>
      <w:r>
        <w:rPr>
          <w:rFonts w:ascii="Times New Roman" w:eastAsia="楷体" w:hAnsi="Times New Roman" w:cs="Times New Roman"/>
          <w:b/>
          <w:sz w:val="22"/>
          <w:szCs w:val="24"/>
        </w:rPr>
        <w:t>’</w:t>
      </w:r>
      <w:proofErr w:type="gramEnd"/>
      <w:r w:rsidRPr="00A059AD">
        <w:rPr>
          <w:rFonts w:ascii="Times New Roman" w:eastAsia="楷体" w:hAnsi="Times New Roman" w:cs="Times New Roman" w:hint="eastAsia"/>
          <w:b/>
          <w:sz w:val="22"/>
          <w:szCs w:val="24"/>
        </w:rPr>
        <w:t xml:space="preserve"> </w:t>
      </w:r>
      <w:r w:rsidRPr="002952B3">
        <w:rPr>
          <w:rFonts w:ascii="Times New Roman" w:eastAsia="楷体" w:hAnsi="Times New Roman" w:cs="Times New Roman" w:hint="eastAsia"/>
          <w:b/>
          <w:sz w:val="22"/>
          <w:szCs w:val="24"/>
        </w:rPr>
        <w:t>→</w:t>
      </w:r>
      <w:proofErr w:type="spellStart"/>
      <w:r>
        <w:rPr>
          <w:rFonts w:ascii="Times New Roman" w:eastAsia="楷体" w:hAnsi="Times New Roman" w:cs="Times New Roman" w:hint="eastAsia"/>
          <w:b/>
          <w:sz w:val="22"/>
          <w:szCs w:val="24"/>
        </w:rPr>
        <w:t>b</w:t>
      </w:r>
      <w:r>
        <w:rPr>
          <w:rFonts w:ascii="Times New Roman" w:eastAsia="楷体" w:hAnsi="Times New Roman" w:cs="Times New Roman"/>
          <w:b/>
          <w:sz w:val="22"/>
          <w:szCs w:val="24"/>
        </w:rPr>
        <w:t>B</w:t>
      </w:r>
      <w:proofErr w:type="spellEnd"/>
      <w:proofErr w:type="gramStart"/>
      <w:r>
        <w:rPr>
          <w:rFonts w:ascii="Times New Roman" w:eastAsia="楷体" w:hAnsi="Times New Roman" w:cs="Times New Roman"/>
          <w:b/>
          <w:sz w:val="22"/>
          <w:szCs w:val="24"/>
        </w:rPr>
        <w:t>’</w:t>
      </w:r>
      <w:proofErr w:type="gramEnd"/>
      <w:r w:rsidRPr="00A059AD">
        <w:rPr>
          <w:rFonts w:ascii="Times New Roman" w:eastAsia="楷体" w:hAnsi="Times New Roman" w:cs="Times New Roman" w:hint="eastAsia"/>
          <w:b/>
          <w:sz w:val="22"/>
          <w:szCs w:val="24"/>
        </w:rPr>
        <w:t xml:space="preserve"> </w:t>
      </w:r>
      <w:r w:rsidRPr="002952B3">
        <w:rPr>
          <w:rFonts w:ascii="Times New Roman" w:eastAsia="楷体" w:hAnsi="Times New Roman" w:cs="Times New Roman" w:hint="eastAsia"/>
          <w:b/>
          <w:sz w:val="22"/>
          <w:szCs w:val="24"/>
        </w:rPr>
        <w:t>|</w:t>
      </w:r>
      <w:r w:rsidRPr="004877B3">
        <w:rPr>
          <w:rFonts w:ascii="楷体" w:eastAsia="楷体" w:hAnsi="楷体" w:cs="宋体" w:hint="eastAsia"/>
          <w:color w:val="333333"/>
          <w:kern w:val="0"/>
          <w:sz w:val="24"/>
          <w:szCs w:val="24"/>
        </w:rPr>
        <w:t>ε</w:t>
      </w:r>
    </w:p>
    <w:p w14:paraId="6F136FEF" w14:textId="77777777" w:rsidR="009E7DFE" w:rsidRDefault="009E7DFE" w:rsidP="002952B3">
      <w:pPr>
        <w:rPr>
          <w:rFonts w:ascii="Times New Roman" w:eastAsia="楷体" w:hAnsi="Times New Roman" w:cs="Times New Roman"/>
          <w:b/>
          <w:sz w:val="22"/>
          <w:szCs w:val="24"/>
        </w:rPr>
      </w:pPr>
    </w:p>
    <w:p w14:paraId="2DDFAD85" w14:textId="77777777" w:rsidR="00A059AD" w:rsidRPr="009C0E51" w:rsidRDefault="00A059AD" w:rsidP="00A059AD">
      <w:pPr>
        <w:rPr>
          <w:rFonts w:ascii="Times New Roman" w:eastAsia="楷体" w:hAnsi="Times New Roman" w:cs="Times New Roman"/>
          <w:b/>
          <w:sz w:val="22"/>
          <w:szCs w:val="24"/>
        </w:rPr>
      </w:pPr>
      <w:r w:rsidRPr="009C0E51">
        <w:rPr>
          <w:rFonts w:ascii="Times New Roman" w:eastAsia="楷体" w:hAnsi="Times New Roman" w:cs="Times New Roman" w:hint="eastAsia"/>
          <w:b/>
          <w:sz w:val="22"/>
          <w:szCs w:val="24"/>
        </w:rPr>
        <w:t>分析表如下：</w:t>
      </w:r>
    </w:p>
    <w:tbl>
      <w:tblPr>
        <w:tblStyle w:val="a7"/>
        <w:tblW w:w="0" w:type="auto"/>
        <w:tblLook w:val="04A0" w:firstRow="1" w:lastRow="0" w:firstColumn="1" w:lastColumn="0" w:noHBand="0" w:noVBand="1"/>
      </w:tblPr>
      <w:tblGrid>
        <w:gridCol w:w="921"/>
        <w:gridCol w:w="1040"/>
        <w:gridCol w:w="1034"/>
        <w:gridCol w:w="922"/>
        <w:gridCol w:w="922"/>
        <w:gridCol w:w="922"/>
      </w:tblGrid>
      <w:tr w:rsidR="00A059AD" w14:paraId="06F00D16" w14:textId="77777777" w:rsidTr="002304E1">
        <w:tc>
          <w:tcPr>
            <w:tcW w:w="921" w:type="dxa"/>
          </w:tcPr>
          <w:p w14:paraId="79109AB5" w14:textId="77777777" w:rsidR="00A059AD" w:rsidRDefault="00A059AD" w:rsidP="004664CC">
            <w:pPr>
              <w:jc w:val="left"/>
              <w:rPr>
                <w:rFonts w:ascii="Times New Roman" w:eastAsia="楷体" w:hAnsi="Times New Roman"/>
                <w:b/>
                <w:bCs/>
                <w:sz w:val="22"/>
              </w:rPr>
            </w:pPr>
          </w:p>
        </w:tc>
        <w:tc>
          <w:tcPr>
            <w:tcW w:w="1040" w:type="dxa"/>
          </w:tcPr>
          <w:p w14:paraId="0D0C1854" w14:textId="77777777" w:rsidR="00A059AD" w:rsidRDefault="00A059AD" w:rsidP="004664CC">
            <w:pPr>
              <w:jc w:val="left"/>
              <w:rPr>
                <w:rFonts w:ascii="Times New Roman" w:eastAsia="楷体" w:hAnsi="Times New Roman"/>
                <w:b/>
                <w:bCs/>
                <w:sz w:val="22"/>
              </w:rPr>
            </w:pPr>
            <m:oMathPara>
              <m:oMath>
                <m:r>
                  <m:rPr>
                    <m:sty m:val="bi"/>
                  </m:rPr>
                  <w:rPr>
                    <w:rFonts w:ascii="Cambria Math" w:eastAsia="楷体" w:hAnsi="Cambria Math"/>
                    <w:sz w:val="22"/>
                  </w:rPr>
                  <m:t>a</m:t>
                </m:r>
              </m:oMath>
            </m:oMathPara>
          </w:p>
        </w:tc>
        <w:tc>
          <w:tcPr>
            <w:tcW w:w="1034" w:type="dxa"/>
          </w:tcPr>
          <w:p w14:paraId="240E0AAF" w14:textId="77777777" w:rsidR="00A059AD" w:rsidRDefault="00A059AD" w:rsidP="004664CC">
            <w:pPr>
              <w:jc w:val="left"/>
              <w:rPr>
                <w:rFonts w:ascii="Times New Roman" w:eastAsia="楷体" w:hAnsi="Times New Roman"/>
                <w:b/>
                <w:bCs/>
                <w:sz w:val="22"/>
              </w:rPr>
            </w:pPr>
            <m:oMathPara>
              <m:oMath>
                <m:r>
                  <m:rPr>
                    <m:sty m:val="bi"/>
                  </m:rPr>
                  <w:rPr>
                    <w:rFonts w:ascii="Cambria Math" w:eastAsia="楷体" w:hAnsi="Cambria Math"/>
                    <w:sz w:val="22"/>
                  </w:rPr>
                  <m:t>b</m:t>
                </m:r>
              </m:oMath>
            </m:oMathPara>
          </w:p>
        </w:tc>
        <w:tc>
          <w:tcPr>
            <w:tcW w:w="922" w:type="dxa"/>
          </w:tcPr>
          <w:p w14:paraId="4CF5C09A" w14:textId="2DCA35E0" w:rsidR="00A059AD" w:rsidRDefault="00A059AD" w:rsidP="004664CC">
            <w:pPr>
              <w:jc w:val="left"/>
              <w:rPr>
                <w:rFonts w:ascii="楷体" w:eastAsia="楷体" w:hAnsi="楷体" w:cs="宋体"/>
                <w:b/>
                <w:sz w:val="22"/>
                <w:szCs w:val="24"/>
              </w:rPr>
            </w:pPr>
            <m:oMathPara>
              <m:oMath>
                <m:r>
                  <m:rPr>
                    <m:sty m:val="bi"/>
                  </m:rPr>
                  <w:rPr>
                    <w:rFonts w:ascii="Cambria Math" w:eastAsia="楷体" w:hAnsi="Cambria Math" w:cs="Times New Roman"/>
                    <w:sz w:val="22"/>
                    <w:szCs w:val="24"/>
                  </w:rPr>
                  <m:t>c</m:t>
                </m:r>
              </m:oMath>
            </m:oMathPara>
          </w:p>
        </w:tc>
        <w:tc>
          <w:tcPr>
            <w:tcW w:w="922" w:type="dxa"/>
          </w:tcPr>
          <w:p w14:paraId="49BCAFF1" w14:textId="4C96B6F5" w:rsidR="00A059AD" w:rsidRPr="009C0E51" w:rsidRDefault="00A059AD"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d</m:t>
                </m:r>
              </m:oMath>
            </m:oMathPara>
          </w:p>
        </w:tc>
        <w:tc>
          <w:tcPr>
            <w:tcW w:w="922" w:type="dxa"/>
          </w:tcPr>
          <w:p w14:paraId="66B69E9E" w14:textId="77777777" w:rsidR="00A059AD" w:rsidRDefault="00A059AD" w:rsidP="004664CC">
            <w:pPr>
              <w:jc w:val="left"/>
              <w:rPr>
                <w:rFonts w:ascii="Times New Roman" w:eastAsia="楷体" w:hAnsi="Times New Roman"/>
                <w:b/>
                <w:bCs/>
                <w:sz w:val="22"/>
              </w:rPr>
            </w:pPr>
            <m:oMathPara>
              <m:oMath>
                <m:r>
                  <m:rPr>
                    <m:sty m:val="bi"/>
                  </m:rPr>
                  <w:rPr>
                    <w:rFonts w:ascii="Cambria Math" w:eastAsia="楷体" w:hAnsi="Cambria Math"/>
                    <w:sz w:val="22"/>
                  </w:rPr>
                  <m:t>#</m:t>
                </m:r>
              </m:oMath>
            </m:oMathPara>
          </w:p>
        </w:tc>
      </w:tr>
      <w:tr w:rsidR="00A059AD" w14:paraId="7C26C4D8" w14:textId="77777777" w:rsidTr="002304E1">
        <w:tc>
          <w:tcPr>
            <w:tcW w:w="921" w:type="dxa"/>
          </w:tcPr>
          <w:p w14:paraId="4232B7DE" w14:textId="77777777" w:rsidR="00A059AD" w:rsidRPr="009C0E51" w:rsidRDefault="00A059AD"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S</m:t>
                </m:r>
              </m:oMath>
            </m:oMathPara>
          </w:p>
        </w:tc>
        <w:tc>
          <w:tcPr>
            <w:tcW w:w="1040" w:type="dxa"/>
          </w:tcPr>
          <w:p w14:paraId="2EC4A64D" w14:textId="5BA02623" w:rsidR="00A059AD" w:rsidRPr="00090AF1" w:rsidRDefault="00A059AD" w:rsidP="004664CC">
            <w:pPr>
              <w:rPr>
                <w:rFonts w:ascii="Times New Roman" w:eastAsia="楷体" w:hAnsi="Times New Roman"/>
                <w:b/>
                <w:bCs/>
                <w:sz w:val="22"/>
              </w:rPr>
            </w:pPr>
          </w:p>
        </w:tc>
        <w:tc>
          <w:tcPr>
            <w:tcW w:w="1034" w:type="dxa"/>
          </w:tcPr>
          <w:p w14:paraId="492CABF8" w14:textId="48897025" w:rsidR="00A059AD" w:rsidRDefault="00A059AD"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→bBS'</m:t>
                </m:r>
              </m:oMath>
            </m:oMathPara>
          </w:p>
        </w:tc>
        <w:tc>
          <w:tcPr>
            <w:tcW w:w="922" w:type="dxa"/>
          </w:tcPr>
          <w:p w14:paraId="6728548D" w14:textId="77777777" w:rsidR="00A059AD" w:rsidRPr="009C0E51" w:rsidRDefault="00A059AD" w:rsidP="004664CC">
            <w:pPr>
              <w:rPr>
                <w:rFonts w:ascii="Times New Roman" w:eastAsia="楷体" w:hAnsi="Times New Roman"/>
                <w:b/>
                <w:bCs/>
                <w:sz w:val="22"/>
              </w:rPr>
            </w:pPr>
          </w:p>
        </w:tc>
        <w:tc>
          <w:tcPr>
            <w:tcW w:w="922" w:type="dxa"/>
          </w:tcPr>
          <w:p w14:paraId="51CE1452" w14:textId="0AEAA77E" w:rsidR="00A059AD" w:rsidRPr="009C0E51" w:rsidRDefault="00A059AD" w:rsidP="004664CC">
            <w:pPr>
              <w:rPr>
                <w:rFonts w:ascii="Times New Roman" w:eastAsia="楷体" w:hAnsi="Times New Roman"/>
                <w:b/>
                <w:bCs/>
                <w:sz w:val="22"/>
              </w:rPr>
            </w:pPr>
          </w:p>
        </w:tc>
        <w:tc>
          <w:tcPr>
            <w:tcW w:w="922" w:type="dxa"/>
          </w:tcPr>
          <w:p w14:paraId="69EE75B6" w14:textId="77777777" w:rsidR="00A059AD" w:rsidRDefault="00A059AD" w:rsidP="004664CC">
            <w:pPr>
              <w:rPr>
                <w:rFonts w:ascii="Times New Roman" w:eastAsia="楷体" w:hAnsi="Times New Roman"/>
                <w:b/>
                <w:bCs/>
                <w:sz w:val="22"/>
              </w:rPr>
            </w:pPr>
          </w:p>
        </w:tc>
      </w:tr>
      <w:tr w:rsidR="00A059AD" w14:paraId="6C0EDDB7" w14:textId="77777777" w:rsidTr="002304E1">
        <w:tc>
          <w:tcPr>
            <w:tcW w:w="921" w:type="dxa"/>
          </w:tcPr>
          <w:p w14:paraId="4B648A7E" w14:textId="6BD0D071" w:rsidR="00A059AD" w:rsidRDefault="00A059AD" w:rsidP="004664CC">
            <w:pPr>
              <w:jc w:val="left"/>
              <w:rPr>
                <w:rFonts w:ascii="等线" w:eastAsia="等线" w:hAnsi="等线" w:cs="Times New Roman"/>
                <w:b/>
                <w:sz w:val="22"/>
                <w:szCs w:val="24"/>
              </w:rPr>
            </w:pPr>
            <m:oMathPara>
              <m:oMath>
                <m:r>
                  <m:rPr>
                    <m:sty m:val="bi"/>
                  </m:rPr>
                  <w:rPr>
                    <w:rFonts w:ascii="Cambria Math" w:eastAsia="楷体" w:hAnsi="Cambria Math" w:cs="Times New Roman"/>
                    <w:sz w:val="22"/>
                    <w:szCs w:val="24"/>
                  </w:rPr>
                  <m:t>S'</m:t>
                </m:r>
              </m:oMath>
            </m:oMathPara>
          </w:p>
        </w:tc>
        <w:tc>
          <w:tcPr>
            <w:tcW w:w="1040" w:type="dxa"/>
          </w:tcPr>
          <w:p w14:paraId="6B21EC39" w14:textId="58A62DC7" w:rsidR="00A059AD" w:rsidRPr="00090AF1" w:rsidRDefault="00A059AD"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→aAS'</m:t>
                </m:r>
              </m:oMath>
            </m:oMathPara>
          </w:p>
        </w:tc>
        <w:tc>
          <w:tcPr>
            <w:tcW w:w="1034" w:type="dxa"/>
          </w:tcPr>
          <w:p w14:paraId="0F70287E" w14:textId="77777777" w:rsidR="00A059AD" w:rsidRDefault="00A059AD" w:rsidP="004664CC">
            <w:pPr>
              <w:rPr>
                <w:rFonts w:ascii="Times New Roman" w:eastAsia="楷体" w:hAnsi="Times New Roman" w:cs="Times New Roman"/>
                <w:b/>
                <w:sz w:val="22"/>
                <w:szCs w:val="24"/>
              </w:rPr>
            </w:pPr>
          </w:p>
        </w:tc>
        <w:tc>
          <w:tcPr>
            <w:tcW w:w="922" w:type="dxa"/>
          </w:tcPr>
          <w:p w14:paraId="7828577E" w14:textId="77777777" w:rsidR="00A059AD" w:rsidRPr="009C0E51" w:rsidRDefault="00A059AD" w:rsidP="004664CC">
            <w:pPr>
              <w:rPr>
                <w:rFonts w:ascii="Times New Roman" w:eastAsia="楷体" w:hAnsi="Times New Roman"/>
                <w:b/>
                <w:bCs/>
                <w:sz w:val="22"/>
              </w:rPr>
            </w:pPr>
          </w:p>
        </w:tc>
        <w:tc>
          <w:tcPr>
            <w:tcW w:w="922" w:type="dxa"/>
          </w:tcPr>
          <w:p w14:paraId="5CCE1EE5" w14:textId="1140A5E1" w:rsidR="00A059AD" w:rsidRPr="009C0E51" w:rsidRDefault="00A059AD" w:rsidP="004664CC">
            <w:pPr>
              <w:rPr>
                <w:rFonts w:ascii="Times New Roman" w:eastAsia="楷体" w:hAnsi="Times New Roman"/>
                <w:b/>
                <w:bCs/>
                <w:sz w:val="22"/>
              </w:rPr>
            </w:pPr>
          </w:p>
        </w:tc>
        <w:tc>
          <w:tcPr>
            <w:tcW w:w="922" w:type="dxa"/>
          </w:tcPr>
          <w:p w14:paraId="6A842F13" w14:textId="0777BD2E" w:rsidR="00A059AD" w:rsidRDefault="00A059AD"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r w:rsidR="00A059AD" w14:paraId="5F6981CD" w14:textId="77777777" w:rsidTr="002304E1">
        <w:tc>
          <w:tcPr>
            <w:tcW w:w="921" w:type="dxa"/>
          </w:tcPr>
          <w:p w14:paraId="765A8ABA" w14:textId="77777777" w:rsidR="00A059AD" w:rsidRDefault="00A059AD" w:rsidP="004664CC">
            <w:pPr>
              <w:jc w:val="left"/>
              <w:rPr>
                <w:rFonts w:ascii="Times New Roman" w:eastAsia="楷体" w:hAnsi="Times New Roman"/>
                <w:b/>
                <w:bCs/>
                <w:sz w:val="22"/>
              </w:rPr>
            </w:pPr>
            <m:oMathPara>
              <m:oMath>
                <m:r>
                  <m:rPr>
                    <m:sty m:val="bi"/>
                  </m:rPr>
                  <w:rPr>
                    <w:rFonts w:ascii="Cambria Math" w:eastAsia="楷体" w:hAnsi="Cambria Math" w:cs="Times New Roman"/>
                    <w:sz w:val="22"/>
                    <w:szCs w:val="24"/>
                  </w:rPr>
                  <m:t>A</m:t>
                </m:r>
              </m:oMath>
            </m:oMathPara>
          </w:p>
        </w:tc>
        <w:tc>
          <w:tcPr>
            <w:tcW w:w="1040" w:type="dxa"/>
          </w:tcPr>
          <w:p w14:paraId="0A88EFF1" w14:textId="2AC13D04" w:rsidR="00A059AD" w:rsidRDefault="00A059AD"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→aB</m:t>
                </m:r>
              </m:oMath>
            </m:oMathPara>
          </w:p>
        </w:tc>
        <w:tc>
          <w:tcPr>
            <w:tcW w:w="1034" w:type="dxa"/>
          </w:tcPr>
          <w:p w14:paraId="4269B975" w14:textId="47326510" w:rsidR="00A059AD" w:rsidRDefault="00A059AD" w:rsidP="004664CC">
            <w:pPr>
              <w:rPr>
                <w:rFonts w:ascii="Times New Roman" w:eastAsia="楷体" w:hAnsi="Times New Roman"/>
                <w:b/>
                <w:bCs/>
                <w:sz w:val="22"/>
              </w:rPr>
            </w:pPr>
          </w:p>
        </w:tc>
        <w:tc>
          <w:tcPr>
            <w:tcW w:w="922" w:type="dxa"/>
          </w:tcPr>
          <w:p w14:paraId="364E8006" w14:textId="027B171D" w:rsidR="00A059AD" w:rsidRDefault="00A059AD" w:rsidP="004664CC">
            <w:pPr>
              <w:rPr>
                <w:rFonts w:ascii="楷体" w:eastAsia="楷体" w:hAnsi="楷体" w:cs="Times New Roman"/>
                <w:b/>
                <w:sz w:val="22"/>
                <w:szCs w:val="24"/>
              </w:rPr>
            </w:pPr>
            <m:oMathPara>
              <m:oMath>
                <m:r>
                  <m:rPr>
                    <m:sty m:val="bi"/>
                  </m:rPr>
                  <w:rPr>
                    <w:rFonts w:ascii="Cambria Math" w:eastAsia="楷体" w:hAnsi="Cambria Math" w:cs="Times New Roman"/>
                    <w:sz w:val="22"/>
                    <w:szCs w:val="24"/>
                  </w:rPr>
                  <m:t>→c</m:t>
                </m:r>
              </m:oMath>
            </m:oMathPara>
          </w:p>
        </w:tc>
        <w:tc>
          <w:tcPr>
            <w:tcW w:w="922" w:type="dxa"/>
          </w:tcPr>
          <w:p w14:paraId="6CFC8D3A" w14:textId="735BF320" w:rsidR="00A059AD" w:rsidRDefault="00A059AD" w:rsidP="004664CC">
            <w:pPr>
              <w:rPr>
                <w:rFonts w:ascii="Times New Roman" w:eastAsia="楷体" w:hAnsi="Times New Roman"/>
                <w:b/>
                <w:bCs/>
                <w:sz w:val="22"/>
              </w:rPr>
            </w:pPr>
          </w:p>
        </w:tc>
        <w:tc>
          <w:tcPr>
            <w:tcW w:w="922" w:type="dxa"/>
          </w:tcPr>
          <w:p w14:paraId="2FC2CE1A" w14:textId="77777777" w:rsidR="00A059AD" w:rsidRDefault="00A059AD" w:rsidP="004664CC">
            <w:pPr>
              <w:rPr>
                <w:rFonts w:ascii="Times New Roman" w:eastAsia="楷体" w:hAnsi="Times New Roman"/>
                <w:b/>
                <w:bCs/>
                <w:sz w:val="22"/>
              </w:rPr>
            </w:pPr>
          </w:p>
        </w:tc>
      </w:tr>
      <w:tr w:rsidR="00A059AD" w14:paraId="07068CDE" w14:textId="77777777" w:rsidTr="002304E1">
        <w:tc>
          <w:tcPr>
            <w:tcW w:w="921" w:type="dxa"/>
          </w:tcPr>
          <w:p w14:paraId="6DA584D0" w14:textId="77777777" w:rsidR="00A059AD" w:rsidRDefault="00A059AD" w:rsidP="004664CC">
            <w:pPr>
              <w:jc w:val="left"/>
              <w:rPr>
                <w:rFonts w:ascii="等线" w:eastAsia="等线" w:hAnsi="等线" w:cs="Times New Roman"/>
                <w:b/>
                <w:sz w:val="22"/>
                <w:szCs w:val="24"/>
              </w:rPr>
            </w:pPr>
            <m:oMathPara>
              <m:oMath>
                <m:r>
                  <m:rPr>
                    <m:sty m:val="bi"/>
                  </m:rPr>
                  <w:rPr>
                    <w:rFonts w:ascii="Cambria Math" w:eastAsia="楷体" w:hAnsi="Cambria Math" w:cs="Times New Roman"/>
                    <w:sz w:val="22"/>
                    <w:szCs w:val="24"/>
                  </w:rPr>
                  <m:t>B</m:t>
                </m:r>
              </m:oMath>
            </m:oMathPara>
          </w:p>
        </w:tc>
        <w:tc>
          <w:tcPr>
            <w:tcW w:w="1040" w:type="dxa"/>
          </w:tcPr>
          <w:p w14:paraId="01E51C9F" w14:textId="0DA52378" w:rsidR="00A059AD" w:rsidRDefault="00A059AD" w:rsidP="004664CC">
            <w:pPr>
              <w:rPr>
                <w:rFonts w:ascii="Times New Roman" w:eastAsia="楷体" w:hAnsi="Times New Roman" w:cs="Times New Roman"/>
                <w:b/>
                <w:sz w:val="22"/>
                <w:szCs w:val="24"/>
              </w:rPr>
            </w:pPr>
          </w:p>
        </w:tc>
        <w:tc>
          <w:tcPr>
            <w:tcW w:w="1034" w:type="dxa"/>
          </w:tcPr>
          <w:p w14:paraId="4D87B962" w14:textId="134E6F84" w:rsidR="00A059AD" w:rsidRDefault="00A059AD" w:rsidP="004664CC">
            <w:pPr>
              <w:rPr>
                <w:rFonts w:ascii="Times New Roman" w:eastAsia="楷体" w:hAnsi="Times New Roman" w:cs="Times New Roman"/>
                <w:b/>
                <w:sz w:val="22"/>
                <w:szCs w:val="24"/>
              </w:rPr>
            </w:pPr>
          </w:p>
        </w:tc>
        <w:tc>
          <w:tcPr>
            <w:tcW w:w="922" w:type="dxa"/>
          </w:tcPr>
          <w:p w14:paraId="0D73223F" w14:textId="77777777" w:rsidR="00A059AD" w:rsidRDefault="00A059AD" w:rsidP="004664CC">
            <w:pPr>
              <w:rPr>
                <w:rFonts w:ascii="Times New Roman" w:eastAsia="楷体" w:hAnsi="Times New Roman"/>
                <w:b/>
                <w:bCs/>
                <w:sz w:val="22"/>
              </w:rPr>
            </w:pPr>
          </w:p>
        </w:tc>
        <w:tc>
          <w:tcPr>
            <w:tcW w:w="922" w:type="dxa"/>
          </w:tcPr>
          <w:p w14:paraId="6ADFB23A" w14:textId="19F2B3E0" w:rsidR="00A059AD" w:rsidRDefault="00A059AD" w:rsidP="004664CC">
            <w:pPr>
              <w:rPr>
                <w:rFonts w:ascii="Times New Roman" w:eastAsia="楷体" w:hAnsi="Times New Roman"/>
                <w:b/>
                <w:bCs/>
                <w:sz w:val="22"/>
              </w:rPr>
            </w:pPr>
            <m:oMathPara>
              <m:oMath>
                <m:r>
                  <m:rPr>
                    <m:sty m:val="bi"/>
                  </m:rPr>
                  <w:rPr>
                    <w:rFonts w:ascii="Cambria Math" w:eastAsia="楷体" w:hAnsi="Cambria Math" w:cs="Times New Roman"/>
                    <w:sz w:val="22"/>
                    <w:szCs w:val="24"/>
                  </w:rPr>
                  <m:t>→dB</m:t>
                </m:r>
              </m:oMath>
            </m:oMathPara>
          </w:p>
        </w:tc>
        <w:tc>
          <w:tcPr>
            <w:tcW w:w="922" w:type="dxa"/>
          </w:tcPr>
          <w:p w14:paraId="22C552CF" w14:textId="77777777" w:rsidR="00A059AD" w:rsidRDefault="00A059AD" w:rsidP="004664CC">
            <w:pPr>
              <w:rPr>
                <w:rFonts w:ascii="Times New Roman" w:eastAsia="楷体" w:hAnsi="Times New Roman"/>
                <w:b/>
                <w:bCs/>
                <w:sz w:val="22"/>
              </w:rPr>
            </w:pPr>
          </w:p>
        </w:tc>
      </w:tr>
      <w:tr w:rsidR="00A059AD" w14:paraId="2B051558" w14:textId="77777777" w:rsidTr="002304E1">
        <w:tc>
          <w:tcPr>
            <w:tcW w:w="921" w:type="dxa"/>
          </w:tcPr>
          <w:p w14:paraId="24931367" w14:textId="1E06A828" w:rsidR="00A059AD" w:rsidRDefault="00A059AD" w:rsidP="00A059AD">
            <w:pPr>
              <w:jc w:val="left"/>
              <w:rPr>
                <w:rFonts w:ascii="等线" w:eastAsia="等线" w:hAnsi="等线" w:cs="Times New Roman"/>
                <w:b/>
                <w:sz w:val="22"/>
                <w:szCs w:val="24"/>
              </w:rPr>
            </w:pPr>
            <m:oMathPara>
              <m:oMath>
                <m:r>
                  <m:rPr>
                    <m:sty m:val="bi"/>
                  </m:rPr>
                  <w:rPr>
                    <w:rFonts w:ascii="Cambria Math" w:eastAsia="楷体" w:hAnsi="Cambria Math" w:cs="Times New Roman"/>
                    <w:sz w:val="22"/>
                    <w:szCs w:val="24"/>
                  </w:rPr>
                  <m:t>B'</m:t>
                </m:r>
              </m:oMath>
            </m:oMathPara>
          </w:p>
        </w:tc>
        <w:tc>
          <w:tcPr>
            <w:tcW w:w="1040" w:type="dxa"/>
          </w:tcPr>
          <w:p w14:paraId="395C1270" w14:textId="1C0BA146" w:rsidR="00A059AD" w:rsidRDefault="00A059AD" w:rsidP="00A059AD">
            <w:pPr>
              <w:rPr>
                <w:rFonts w:ascii="等线" w:eastAsia="等线" w:hAnsi="等线" w:cs="Times New Roman"/>
                <w:b/>
                <w:sz w:val="22"/>
                <w:szCs w:val="24"/>
              </w:rPr>
            </w:pPr>
            <m:oMathPara>
              <m:oMath>
                <m:r>
                  <m:rPr>
                    <m:sty m:val="bi"/>
                  </m:rPr>
                  <w:rPr>
                    <w:rFonts w:ascii="Cambria Math" w:eastAsia="楷体" w:hAnsi="Cambria Math" w:cs="Times New Roman"/>
                    <w:sz w:val="22"/>
                    <w:szCs w:val="24"/>
                  </w:rPr>
                  <m:t>→ε</m:t>
                </m:r>
              </m:oMath>
            </m:oMathPara>
          </w:p>
        </w:tc>
        <w:tc>
          <w:tcPr>
            <w:tcW w:w="1034" w:type="dxa"/>
          </w:tcPr>
          <w:p w14:paraId="1C3C191F" w14:textId="6AD94D67" w:rsidR="00A059AD" w:rsidRDefault="00A059AD" w:rsidP="00A059AD">
            <w:pPr>
              <w:rPr>
                <w:rFonts w:ascii="Times New Roman" w:eastAsia="楷体" w:hAnsi="Times New Roman" w:cs="Times New Roman"/>
                <w:b/>
                <w:sz w:val="22"/>
                <w:szCs w:val="24"/>
              </w:rPr>
            </w:pPr>
            <m:oMathPara>
              <m:oMath>
                <m:r>
                  <m:rPr>
                    <m:sty m:val="bi"/>
                  </m:rPr>
                  <w:rPr>
                    <w:rFonts w:ascii="Cambria Math" w:eastAsia="楷体" w:hAnsi="Cambria Math" w:cs="Times New Roman"/>
                    <w:sz w:val="22"/>
                    <w:szCs w:val="24"/>
                  </w:rPr>
                  <m:t>→bB'</m:t>
                </m:r>
              </m:oMath>
            </m:oMathPara>
          </w:p>
        </w:tc>
        <w:tc>
          <w:tcPr>
            <w:tcW w:w="922" w:type="dxa"/>
          </w:tcPr>
          <w:p w14:paraId="489C8A36" w14:textId="77777777" w:rsidR="00A059AD" w:rsidRDefault="00A059AD" w:rsidP="00A059AD">
            <w:pPr>
              <w:rPr>
                <w:rFonts w:ascii="Times New Roman" w:eastAsia="楷体" w:hAnsi="Times New Roman"/>
                <w:b/>
                <w:bCs/>
                <w:sz w:val="22"/>
              </w:rPr>
            </w:pPr>
          </w:p>
        </w:tc>
        <w:tc>
          <w:tcPr>
            <w:tcW w:w="922" w:type="dxa"/>
          </w:tcPr>
          <w:p w14:paraId="386F0C30" w14:textId="0536AFB5" w:rsidR="00A059AD" w:rsidRDefault="00A059AD" w:rsidP="00A059AD">
            <w:pPr>
              <w:rPr>
                <w:rFonts w:ascii="Times New Roman" w:eastAsia="楷体" w:hAnsi="Times New Roman" w:cs="Times New Roman"/>
                <w:b/>
                <w:sz w:val="22"/>
                <w:szCs w:val="24"/>
              </w:rPr>
            </w:pPr>
          </w:p>
        </w:tc>
        <w:tc>
          <w:tcPr>
            <w:tcW w:w="922" w:type="dxa"/>
          </w:tcPr>
          <w:p w14:paraId="17336DB9" w14:textId="4DD6DA96" w:rsidR="00A059AD" w:rsidRDefault="00A059AD" w:rsidP="00A059AD">
            <w:pPr>
              <w:rPr>
                <w:rFonts w:ascii="Times New Roman" w:eastAsia="楷体" w:hAnsi="Times New Roman"/>
                <w:b/>
                <w:bCs/>
                <w:sz w:val="22"/>
              </w:rPr>
            </w:pPr>
            <m:oMathPara>
              <m:oMath>
                <m:r>
                  <m:rPr>
                    <m:sty m:val="bi"/>
                  </m:rPr>
                  <w:rPr>
                    <w:rFonts w:ascii="Cambria Math" w:eastAsia="楷体" w:hAnsi="Cambria Math" w:cs="Times New Roman"/>
                    <w:sz w:val="22"/>
                    <w:szCs w:val="24"/>
                  </w:rPr>
                  <m:t>→ε</m:t>
                </m:r>
              </m:oMath>
            </m:oMathPara>
          </w:p>
        </w:tc>
      </w:tr>
    </w:tbl>
    <w:p w14:paraId="2156E6EF" w14:textId="77777777" w:rsidR="00A059AD" w:rsidRDefault="00A059AD" w:rsidP="00A059AD">
      <w:pPr>
        <w:rPr>
          <w:rFonts w:ascii="Times New Roman" w:eastAsia="楷体" w:hAnsi="Times New Roman" w:cs="Times New Roman"/>
          <w:b/>
          <w:sz w:val="22"/>
          <w:szCs w:val="24"/>
        </w:rPr>
      </w:pPr>
    </w:p>
    <w:p w14:paraId="3BC608B4" w14:textId="77777777" w:rsidR="00BD6108" w:rsidRDefault="00BD6108" w:rsidP="00BD6108">
      <w:pPr>
        <w:rPr>
          <w:rFonts w:ascii="Times New Roman" w:eastAsia="楷体" w:hAnsi="Times New Roman"/>
          <w:b/>
          <w:bCs/>
          <w:color w:val="FF0000"/>
          <w:sz w:val="22"/>
        </w:rPr>
      </w:pPr>
      <w:r w:rsidRPr="00654407">
        <w:rPr>
          <w:rFonts w:ascii="Times New Roman" w:eastAsia="楷体" w:hAnsi="Times New Roman" w:hint="eastAsia"/>
          <w:b/>
          <w:bCs/>
          <w:color w:val="FF0000"/>
          <w:sz w:val="22"/>
        </w:rPr>
        <w:t>构造它的递归下降分析程序</w:t>
      </w:r>
      <w:r>
        <w:rPr>
          <w:rFonts w:ascii="Times New Roman" w:eastAsia="楷体" w:hAnsi="Times New Roman" w:hint="eastAsia"/>
          <w:b/>
          <w:bCs/>
          <w:color w:val="FF0000"/>
          <w:sz w:val="22"/>
        </w:rPr>
        <w:t>：</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BD6108" w14:paraId="7E37C199" w14:textId="77777777" w:rsidTr="00F64BA1">
        <w:tc>
          <w:tcPr>
            <w:tcW w:w="8296" w:type="dxa"/>
          </w:tcPr>
          <w:p w14:paraId="3748C845" w14:textId="77777777" w:rsidR="00BD6108" w:rsidRDefault="00BD6108" w:rsidP="00F64BA1">
            <w:pPr>
              <w:jc w:val="center"/>
              <w:rPr>
                <w:rFonts w:ascii="Times New Roman" w:eastAsia="楷体" w:hAnsi="Times New Roman" w:cs="Times New Roman"/>
                <w:b/>
                <w:bCs/>
                <w:sz w:val="22"/>
                <w:szCs w:val="24"/>
                <w:u w:val="single"/>
              </w:rPr>
            </w:pPr>
            <w:r w:rsidRPr="00CB1755">
              <w:rPr>
                <w:rFonts w:ascii="Times New Roman" w:eastAsia="楷体" w:hAnsi="Times New Roman" w:hint="eastAsia"/>
                <w:b/>
                <w:bCs/>
                <w:color w:val="000000" w:themeColor="text1"/>
                <w:sz w:val="22"/>
              </w:rPr>
              <w:t>递归下降分析程序</w:t>
            </w:r>
          </w:p>
        </w:tc>
      </w:tr>
      <w:tr w:rsidR="00BD6108" w14:paraId="73B021FA" w14:textId="77777777" w:rsidTr="00F64BA1">
        <w:trPr>
          <w:trHeight w:val="2826"/>
        </w:trPr>
        <w:tc>
          <w:tcPr>
            <w:tcW w:w="8296" w:type="dxa"/>
          </w:tcPr>
          <w:p w14:paraId="3C0B162D"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b/>
                <w:bCs/>
                <w:color w:val="2E8B57"/>
                <w:kern w:val="0"/>
                <w:sz w:val="18"/>
                <w:szCs w:val="18"/>
                <w:bdr w:val="none" w:sz="0" w:space="0" w:color="auto" w:frame="1"/>
              </w:rPr>
              <w:t>char</w:t>
            </w:r>
            <w:r w:rsidRPr="00CB1755">
              <w:rPr>
                <w:rFonts w:ascii="Consolas" w:eastAsia="宋体" w:hAnsi="Consolas" w:cs="宋体"/>
                <w:color w:val="000000"/>
                <w:kern w:val="0"/>
                <w:sz w:val="18"/>
                <w:szCs w:val="18"/>
                <w:bdr w:val="none" w:sz="0" w:space="0" w:color="auto" w:frame="1"/>
              </w:rPr>
              <w:t> expected)  </w:t>
            </w:r>
          </w:p>
          <w:p w14:paraId="105E7F1D"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143F28F2"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if</w:t>
            </w: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lookahead !</w:t>
            </w:r>
            <w:proofErr w:type="gramEnd"/>
            <w:r w:rsidRPr="00CB1755">
              <w:rPr>
                <w:rFonts w:ascii="Consolas" w:eastAsia="宋体" w:hAnsi="Consolas" w:cs="宋体"/>
                <w:color w:val="000000"/>
                <w:kern w:val="0"/>
                <w:sz w:val="18"/>
                <w:szCs w:val="18"/>
                <w:bdr w:val="none" w:sz="0" w:space="0" w:color="auto" w:frame="1"/>
              </w:rPr>
              <w:t>= expected)  </w:t>
            </w:r>
          </w:p>
          <w:p w14:paraId="5612823C"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1F1B2C17"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70771E3B"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24CFC043"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510F8382"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else</w:t>
            </w:r>
            <w:r w:rsidRPr="00CB1755">
              <w:rPr>
                <w:rFonts w:ascii="Consolas" w:eastAsia="宋体" w:hAnsi="Consolas" w:cs="宋体"/>
                <w:color w:val="000000"/>
                <w:kern w:val="0"/>
                <w:sz w:val="18"/>
                <w:szCs w:val="18"/>
                <w:bdr w:val="none" w:sz="0" w:space="0" w:color="auto" w:frame="1"/>
              </w:rPr>
              <w:t>  </w:t>
            </w:r>
          </w:p>
          <w:p w14:paraId="5B3502C4"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1BB812AA"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lookahead = </w:t>
            </w:r>
            <w:proofErr w:type="spellStart"/>
            <w:proofErr w:type="gramStart"/>
            <w:r w:rsidRPr="00CB1755">
              <w:rPr>
                <w:rFonts w:ascii="Consolas" w:eastAsia="宋体" w:hAnsi="Consolas" w:cs="宋体"/>
                <w:color w:val="000000"/>
                <w:kern w:val="0"/>
                <w:sz w:val="18"/>
                <w:szCs w:val="18"/>
                <w:bdr w:val="none" w:sz="0" w:space="0" w:color="auto" w:frame="1"/>
              </w:rPr>
              <w:t>getToken</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7FB0C817"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3BF90D5F"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5C82C875"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S</w:t>
            </w:r>
            <w:r w:rsidRPr="00CB1755">
              <w:rPr>
                <w:rFonts w:ascii="Consolas" w:eastAsia="宋体" w:hAnsi="Consolas" w:cs="宋体"/>
                <w:color w:val="000000"/>
                <w:kern w:val="0"/>
                <w:sz w:val="18"/>
                <w:szCs w:val="18"/>
                <w:bdr w:val="none" w:sz="0" w:space="0" w:color="auto" w:frame="1"/>
              </w:rPr>
              <w:t>  </w:t>
            </w:r>
          </w:p>
          <w:p w14:paraId="20510D44"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S</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6076BE98"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05B5BBC7" w14:textId="77777777" w:rsidR="00BD6108" w:rsidRPr="00F70490"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sidRPr="00BC70F0">
              <w:rPr>
                <w:rFonts w:ascii="Consolas" w:eastAsia="宋体" w:hAnsi="Consolas" w:cs="宋体"/>
                <w:b/>
                <w:bCs/>
                <w:color w:val="006699"/>
                <w:kern w:val="0"/>
                <w:sz w:val="18"/>
                <w:szCs w:val="18"/>
                <w:bdr w:val="none" w:sz="0" w:space="0" w:color="auto" w:frame="1"/>
              </w:rPr>
              <w:t>if</w:t>
            </w:r>
            <w:r w:rsidRPr="00BC70F0">
              <w:rPr>
                <w:rFonts w:ascii="Consolas" w:eastAsia="宋体" w:hAnsi="Consolas" w:cs="宋体"/>
                <w:color w:val="000000"/>
                <w:kern w:val="0"/>
                <w:sz w:val="18"/>
                <w:szCs w:val="18"/>
                <w:bdr w:val="none" w:sz="0" w:space="0" w:color="auto" w:frame="1"/>
              </w:rPr>
              <w:t> (lookahead == </w:t>
            </w:r>
            <w:r w:rsidRPr="00BC70F0">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b</w:t>
            </w:r>
            <w:r w:rsidRPr="00BC70F0">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w:t>
            </w:r>
            <w:r w:rsidRPr="00BC70F0">
              <w:rPr>
                <w:rFonts w:ascii="Consolas" w:eastAsia="宋体" w:hAnsi="Consolas" w:cs="宋体"/>
                <w:color w:val="000000"/>
                <w:kern w:val="0"/>
                <w:sz w:val="18"/>
                <w:szCs w:val="18"/>
                <w:bdr w:val="none" w:sz="0" w:space="0" w:color="auto" w:frame="1"/>
              </w:rPr>
              <w:t> </w:t>
            </w:r>
            <w:r w:rsidRPr="00F70490">
              <w:rPr>
                <w:rFonts w:ascii="Consolas" w:eastAsia="宋体" w:hAnsi="Consolas" w:cs="宋体"/>
                <w:color w:val="000000"/>
                <w:kern w:val="0"/>
                <w:sz w:val="18"/>
                <w:szCs w:val="18"/>
                <w:bdr w:val="none" w:sz="0" w:space="0" w:color="auto" w:frame="1"/>
              </w:rPr>
              <w:t> </w:t>
            </w:r>
          </w:p>
          <w:p w14:paraId="27F16602"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proofErr w:type="gram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b</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72E334B6"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B</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116A3018" w14:textId="58BD1BD6" w:rsidR="00BD6108" w:rsidRPr="002B1184"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2B1184">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S</w:t>
            </w:r>
            <w:proofErr w:type="gramStart"/>
            <w:r>
              <w:rPr>
                <w:rFonts w:ascii="Consolas" w:eastAsia="宋体" w:hAnsi="Consolas" w:cs="宋体"/>
                <w:color w:val="000000"/>
                <w:kern w:val="0"/>
                <w:sz w:val="18"/>
                <w:szCs w:val="18"/>
                <w:bdr w:val="none" w:sz="0" w:space="0" w:color="auto" w:frame="1"/>
              </w:rPr>
              <w:t>’</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
          <w:p w14:paraId="31C3B381"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else</w:t>
            </w:r>
          </w:p>
          <w:p w14:paraId="3BCA2AD7" w14:textId="77777777" w:rsidR="00BD6108" w:rsidRPr="002B1184"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proofErr w:type="gramStart"/>
            <w:r w:rsidRPr="002B1184">
              <w:rPr>
                <w:rFonts w:ascii="Consolas" w:eastAsia="宋体" w:hAnsi="Consolas" w:cs="宋体"/>
                <w:b/>
                <w:bCs/>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roofErr w:type="gramEnd"/>
            <w:r w:rsidRPr="002B1184">
              <w:rPr>
                <w:rFonts w:ascii="Consolas" w:eastAsia="宋体" w:hAnsi="Consolas" w:cs="宋体"/>
                <w:color w:val="000000"/>
                <w:kern w:val="0"/>
                <w:sz w:val="18"/>
                <w:szCs w:val="18"/>
                <w:bdr w:val="none" w:sz="0" w:space="0" w:color="auto" w:frame="1"/>
              </w:rPr>
              <w:t>   </w:t>
            </w:r>
            <w:proofErr w:type="spellStart"/>
            <w:r w:rsidRPr="002B1184">
              <w:rPr>
                <w:rFonts w:ascii="Consolas" w:eastAsia="宋体" w:hAnsi="Consolas" w:cs="宋体"/>
                <w:color w:val="000000"/>
                <w:kern w:val="0"/>
                <w:sz w:val="18"/>
                <w:szCs w:val="18"/>
                <w:bdr w:val="none" w:sz="0" w:space="0" w:color="auto" w:frame="1"/>
              </w:rPr>
              <w:t>printf</w:t>
            </w:r>
            <w:proofErr w:type="spellEnd"/>
            <w:r w:rsidRP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color w:val="0000FF"/>
                <w:kern w:val="0"/>
                <w:sz w:val="18"/>
                <w:szCs w:val="18"/>
                <w:bdr w:val="none" w:sz="0" w:space="0" w:color="auto" w:frame="1"/>
              </w:rPr>
              <w:t>"syntax error\n"</w:t>
            </w:r>
            <w:r w:rsidRPr="002B1184">
              <w:rPr>
                <w:rFonts w:ascii="Consolas" w:eastAsia="宋体" w:hAnsi="Consolas" w:cs="宋体"/>
                <w:color w:val="000000"/>
                <w:kern w:val="0"/>
                <w:sz w:val="18"/>
                <w:szCs w:val="18"/>
                <w:bdr w:val="none" w:sz="0" w:space="0" w:color="auto" w:frame="1"/>
              </w:rPr>
              <w:t>);  </w:t>
            </w:r>
          </w:p>
          <w:p w14:paraId="55DA3ED0"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w:t>
            </w:r>
          </w:p>
          <w:p w14:paraId="30A8A10F"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
          <w:p w14:paraId="38729618" w14:textId="78301F1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635D56CB" w14:textId="09B27D7E"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003163CF">
              <w:rPr>
                <w:rFonts w:ascii="Consolas" w:eastAsia="宋体" w:hAnsi="Consolas" w:cs="宋体"/>
                <w:color w:val="008200"/>
                <w:kern w:val="0"/>
                <w:sz w:val="18"/>
                <w:szCs w:val="18"/>
                <w:bdr w:val="none" w:sz="0" w:space="0" w:color="auto" w:frame="1"/>
              </w:rPr>
              <w:t>S</w:t>
            </w:r>
            <w:proofErr w:type="gramStart"/>
            <w:r w:rsidR="003163CF">
              <w:rPr>
                <w:rFonts w:ascii="Consolas" w:eastAsia="宋体" w:hAnsi="Consolas" w:cs="宋体"/>
                <w:color w:val="0082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0ED78FE0" w14:textId="24C295B9"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w:t>
            </w:r>
            <w:r w:rsidR="003163CF">
              <w:rPr>
                <w:rFonts w:ascii="Consolas" w:eastAsia="宋体" w:hAnsi="Consolas" w:cs="宋体"/>
                <w:color w:val="000000"/>
                <w:kern w:val="0"/>
                <w:sz w:val="18"/>
                <w:szCs w:val="18"/>
                <w:bdr w:val="none" w:sz="0" w:space="0" w:color="auto" w:frame="1"/>
              </w:rPr>
              <w:t>S</w:t>
            </w:r>
            <w:proofErr w:type="gramStart"/>
            <w:r w:rsidR="003163CF">
              <w:rPr>
                <w:rFonts w:ascii="Consolas" w:eastAsia="宋体" w:hAnsi="Consolas" w:cs="宋体"/>
                <w:color w:val="000000"/>
                <w:kern w:val="0"/>
                <w:sz w:val="18"/>
                <w:szCs w:val="18"/>
                <w:bdr w:val="none" w:sz="0" w:space="0" w:color="auto" w:frame="1"/>
              </w:rPr>
              <w:t>’</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7EB74DF3"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7A8A7690" w14:textId="47113790" w:rsidR="003163CF"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003163CF" w:rsidRPr="00CB1755">
              <w:rPr>
                <w:rFonts w:ascii="Consolas" w:eastAsia="宋体" w:hAnsi="Consolas" w:cs="宋体"/>
                <w:color w:val="000000"/>
                <w:kern w:val="0"/>
                <w:sz w:val="18"/>
                <w:szCs w:val="18"/>
                <w:bdr w:val="none" w:sz="0" w:space="0" w:color="auto" w:frame="1"/>
              </w:rPr>
              <w:t> </w:t>
            </w:r>
            <w:r w:rsidR="003163CF" w:rsidRPr="00CB1755">
              <w:rPr>
                <w:rFonts w:ascii="Consolas" w:eastAsia="宋体" w:hAnsi="Consolas" w:cs="宋体"/>
                <w:b/>
                <w:bCs/>
                <w:color w:val="006699"/>
                <w:kern w:val="0"/>
                <w:sz w:val="18"/>
                <w:szCs w:val="18"/>
                <w:bdr w:val="none" w:sz="0" w:space="0" w:color="auto" w:frame="1"/>
              </w:rPr>
              <w:t>switch</w:t>
            </w:r>
            <w:r w:rsidR="003163CF" w:rsidRPr="00CB1755">
              <w:rPr>
                <w:rFonts w:ascii="Consolas" w:eastAsia="宋体" w:hAnsi="Consolas" w:cs="宋体"/>
                <w:color w:val="000000"/>
                <w:kern w:val="0"/>
                <w:sz w:val="18"/>
                <w:szCs w:val="18"/>
                <w:bdr w:val="none" w:sz="0" w:space="0" w:color="auto" w:frame="1"/>
              </w:rPr>
              <w:t> (lookahead)   </w:t>
            </w:r>
          </w:p>
          <w:p w14:paraId="2DE4261D" w14:textId="1D8674A9" w:rsidR="003163CF"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sidR="003163CF">
              <w:rPr>
                <w:rFonts w:ascii="Consolas" w:eastAsia="宋体" w:hAnsi="Consolas" w:cs="宋体"/>
                <w:color w:val="000000"/>
                <w:kern w:val="0"/>
                <w:sz w:val="18"/>
                <w:szCs w:val="18"/>
                <w:bdr w:val="none" w:sz="0" w:space="0" w:color="auto" w:frame="1"/>
              </w:rPr>
              <w:t>{</w:t>
            </w:r>
            <w:r w:rsidR="003163CF" w:rsidRPr="00CB1755">
              <w:rPr>
                <w:rFonts w:ascii="Consolas" w:eastAsia="宋体" w:hAnsi="Consolas" w:cs="宋体"/>
                <w:color w:val="000000"/>
                <w:kern w:val="0"/>
                <w:sz w:val="18"/>
                <w:szCs w:val="18"/>
                <w:bdr w:val="none" w:sz="0" w:space="0" w:color="auto" w:frame="1"/>
              </w:rPr>
              <w:t>  </w:t>
            </w:r>
          </w:p>
          <w:p w14:paraId="24970360" w14:textId="2A5B1CB7" w:rsidR="003163CF" w:rsidRPr="00CB1755" w:rsidRDefault="003163CF"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b/>
                <w:bCs/>
                <w:color w:val="006699"/>
                <w:kern w:val="0"/>
                <w:sz w:val="18"/>
                <w:szCs w:val="18"/>
                <w:bdr w:val="none" w:sz="0" w:space="0" w:color="auto" w:frame="1"/>
              </w:rPr>
              <w:t>case</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FF"/>
                <w:kern w:val="0"/>
                <w:sz w:val="18"/>
                <w:szCs w:val="18"/>
                <w:bdr w:val="none" w:sz="0" w:space="0" w:color="auto" w:frame="1"/>
              </w:rPr>
              <w:t>'a'</w:t>
            </w:r>
            <w:r w:rsidRPr="002B1184">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roofErr w:type="spellStart"/>
            <w:r w:rsidRPr="002B1184">
              <w:rPr>
                <w:rFonts w:ascii="Consolas" w:eastAsia="宋体" w:hAnsi="Consolas" w:cs="宋体"/>
                <w:color w:val="000000"/>
                <w:kern w:val="0"/>
                <w:sz w:val="18"/>
                <w:szCs w:val="18"/>
                <w:bdr w:val="none" w:sz="0" w:space="0" w:color="auto" w:frame="1"/>
              </w:rPr>
              <w:t>Parse</w:t>
            </w:r>
            <w:r w:rsidR="00F8550C">
              <w:rPr>
                <w:rFonts w:ascii="Consolas" w:eastAsia="宋体" w:hAnsi="Consolas" w:cs="宋体"/>
                <w:color w:val="000000"/>
                <w:kern w:val="0"/>
                <w:sz w:val="18"/>
                <w:szCs w:val="18"/>
                <w:bdr w:val="none" w:sz="0" w:space="0" w:color="auto" w:frame="1"/>
              </w:rPr>
              <w:t>A</w:t>
            </w:r>
            <w:proofErr w:type="spellEnd"/>
            <w:r w:rsidRPr="002B1184">
              <w:rPr>
                <w:rFonts w:ascii="Consolas" w:eastAsia="宋体" w:hAnsi="Consolas" w:cs="宋体"/>
                <w:color w:val="000000"/>
                <w:kern w:val="0"/>
                <w:sz w:val="18"/>
                <w:szCs w:val="18"/>
                <w:bdr w:val="none" w:sz="0" w:space="0" w:color="auto" w:frame="1"/>
              </w:rPr>
              <w:t>(</w:t>
            </w:r>
            <w:proofErr w:type="gramStart"/>
            <w:r w:rsidRPr="002B1184">
              <w:rPr>
                <w:rFonts w:ascii="Consolas" w:eastAsia="宋体" w:hAnsi="Consolas" w:cs="宋体"/>
                <w:color w:val="000000"/>
                <w:kern w:val="0"/>
                <w:sz w:val="18"/>
                <w:szCs w:val="18"/>
                <w:bdr w:val="none" w:sz="0" w:space="0" w:color="auto" w:frame="1"/>
              </w:rPr>
              <w:t>);</w:t>
            </w:r>
            <w:proofErr w:type="spellStart"/>
            <w:r w:rsidR="00F8550C" w:rsidRPr="002B1184">
              <w:rPr>
                <w:rFonts w:ascii="Consolas" w:eastAsia="宋体" w:hAnsi="Consolas" w:cs="宋体"/>
                <w:color w:val="000000"/>
                <w:kern w:val="0"/>
                <w:sz w:val="18"/>
                <w:szCs w:val="18"/>
                <w:bdr w:val="none" w:sz="0" w:space="0" w:color="auto" w:frame="1"/>
              </w:rPr>
              <w:t>Parse</w:t>
            </w:r>
            <w:r w:rsidR="00F8550C">
              <w:rPr>
                <w:rFonts w:ascii="Consolas" w:eastAsia="宋体" w:hAnsi="Consolas" w:cs="宋体"/>
                <w:color w:val="000000"/>
                <w:kern w:val="0"/>
                <w:sz w:val="18"/>
                <w:szCs w:val="18"/>
                <w:bdr w:val="none" w:sz="0" w:space="0" w:color="auto" w:frame="1"/>
              </w:rPr>
              <w:t>S</w:t>
            </w:r>
            <w:proofErr w:type="gramEnd"/>
            <w:r w:rsidR="00F8550C">
              <w:rPr>
                <w:rFonts w:ascii="Consolas" w:eastAsia="宋体" w:hAnsi="Consolas" w:cs="宋体"/>
                <w:color w:val="000000"/>
                <w:kern w:val="0"/>
                <w:sz w:val="18"/>
                <w:szCs w:val="18"/>
                <w:bdr w:val="none" w:sz="0" w:space="0" w:color="auto" w:frame="1"/>
              </w:rPr>
              <w:t>’</w:t>
            </w:r>
            <w:proofErr w:type="spellEnd"/>
            <w:r w:rsidR="00F8550C" w:rsidRP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w:t>
            </w:r>
          </w:p>
          <w:p w14:paraId="6E4B43DF" w14:textId="789B0A55" w:rsidR="003163CF" w:rsidRPr="003163CF" w:rsidRDefault="003163CF"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63CF">
              <w:rPr>
                <w:rFonts w:ascii="Consolas" w:eastAsia="宋体" w:hAnsi="Consolas" w:cs="宋体"/>
                <w:color w:val="000000"/>
                <w:kern w:val="0"/>
                <w:sz w:val="18"/>
                <w:szCs w:val="18"/>
                <w:bdr w:val="none" w:sz="0" w:space="0" w:color="auto" w:frame="1"/>
              </w:rPr>
              <w:t>    </w:t>
            </w:r>
            <w:r w:rsidRPr="003163CF">
              <w:rPr>
                <w:rFonts w:ascii="Consolas" w:eastAsia="宋体" w:hAnsi="Consolas" w:cs="宋体" w:hint="eastAsia"/>
                <w:color w:val="000000"/>
                <w:kern w:val="0"/>
                <w:sz w:val="18"/>
                <w:szCs w:val="18"/>
                <w:bdr w:val="none" w:sz="0" w:space="0" w:color="auto" w:frame="1"/>
              </w:rPr>
              <w:t xml:space="preserve">   </w:t>
            </w:r>
            <w:r w:rsidRPr="003163CF">
              <w:rPr>
                <w:rFonts w:ascii="Consolas" w:eastAsia="宋体" w:hAnsi="Consolas" w:cs="宋体"/>
                <w:b/>
                <w:bCs/>
                <w:color w:val="006699"/>
                <w:kern w:val="0"/>
                <w:sz w:val="18"/>
                <w:szCs w:val="18"/>
                <w:bdr w:val="none" w:sz="0" w:space="0" w:color="auto" w:frame="1"/>
              </w:rPr>
              <w:t>case</w:t>
            </w:r>
            <w:r w:rsidRPr="003163CF">
              <w:rPr>
                <w:rFonts w:ascii="Consolas" w:eastAsia="宋体" w:hAnsi="Consolas" w:cs="宋体"/>
                <w:color w:val="000000"/>
                <w:kern w:val="0"/>
                <w:sz w:val="18"/>
                <w:szCs w:val="18"/>
                <w:bdr w:val="none" w:sz="0" w:space="0" w:color="auto" w:frame="1"/>
              </w:rPr>
              <w:t> </w:t>
            </w:r>
            <w:r w:rsidRPr="003163CF">
              <w:rPr>
                <w:rFonts w:ascii="Consolas" w:eastAsia="宋体" w:hAnsi="Consolas" w:cs="宋体"/>
                <w:color w:val="0000FF"/>
                <w:kern w:val="0"/>
                <w:sz w:val="18"/>
                <w:szCs w:val="18"/>
                <w:bdr w:val="none" w:sz="0" w:space="0" w:color="auto" w:frame="1"/>
              </w:rPr>
              <w:t>'</w:t>
            </w:r>
            <w:r w:rsidR="00F8550C">
              <w:rPr>
                <w:rFonts w:ascii="Consolas" w:eastAsia="宋体" w:hAnsi="Consolas" w:cs="宋体"/>
                <w:color w:val="0000FF"/>
                <w:kern w:val="0"/>
                <w:sz w:val="18"/>
                <w:szCs w:val="18"/>
                <w:bdr w:val="none" w:sz="0" w:space="0" w:color="auto" w:frame="1"/>
              </w:rPr>
              <w:t>#</w:t>
            </w:r>
            <w:r w:rsidRPr="003163CF">
              <w:rPr>
                <w:rFonts w:ascii="Consolas" w:eastAsia="宋体" w:hAnsi="Consolas" w:cs="宋体"/>
                <w:color w:val="0000FF"/>
                <w:kern w:val="0"/>
                <w:sz w:val="18"/>
                <w:szCs w:val="18"/>
                <w:bdr w:val="none" w:sz="0" w:space="0" w:color="auto" w:frame="1"/>
              </w:rPr>
              <w:t>'</w:t>
            </w:r>
            <w:r w:rsidRPr="003163CF">
              <w:rPr>
                <w:rFonts w:ascii="Consolas" w:eastAsia="宋体" w:hAnsi="Consolas" w:cs="宋体"/>
                <w:color w:val="000000"/>
                <w:kern w:val="0"/>
                <w:sz w:val="18"/>
                <w:szCs w:val="18"/>
                <w:bdr w:val="none" w:sz="0" w:space="0" w:color="auto" w:frame="1"/>
              </w:rPr>
              <w:t>:    </w:t>
            </w:r>
            <w:r w:rsidR="00F8550C" w:rsidRPr="003163CF">
              <w:rPr>
                <w:rFonts w:ascii="Consolas" w:eastAsia="宋体" w:hAnsi="Consolas" w:cs="宋体"/>
                <w:b/>
                <w:bCs/>
                <w:color w:val="006699"/>
                <w:kern w:val="0"/>
                <w:sz w:val="18"/>
                <w:szCs w:val="18"/>
                <w:bdr w:val="none" w:sz="0" w:space="0" w:color="auto" w:frame="1"/>
              </w:rPr>
              <w:t xml:space="preserve"> </w:t>
            </w:r>
            <w:r w:rsidRPr="003163CF">
              <w:rPr>
                <w:rFonts w:ascii="Consolas" w:eastAsia="宋体" w:hAnsi="Consolas" w:cs="宋体"/>
                <w:b/>
                <w:bCs/>
                <w:color w:val="006699"/>
                <w:kern w:val="0"/>
                <w:sz w:val="18"/>
                <w:szCs w:val="18"/>
                <w:bdr w:val="none" w:sz="0" w:space="0" w:color="auto" w:frame="1"/>
              </w:rPr>
              <w:t>break</w:t>
            </w:r>
            <w:r w:rsidRPr="003163CF">
              <w:rPr>
                <w:rFonts w:ascii="Consolas" w:eastAsia="宋体" w:hAnsi="Consolas" w:cs="宋体"/>
                <w:color w:val="000000"/>
                <w:kern w:val="0"/>
                <w:sz w:val="18"/>
                <w:szCs w:val="18"/>
                <w:bdr w:val="none" w:sz="0" w:space="0" w:color="auto" w:frame="1"/>
              </w:rPr>
              <w:t>;  </w:t>
            </w:r>
          </w:p>
          <w:p w14:paraId="5877C596" w14:textId="77777777" w:rsidR="003163CF" w:rsidRPr="00CB1755" w:rsidRDefault="003163CF"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05E3E3D6" w14:textId="77777777" w:rsidR="003163CF" w:rsidRPr="00CB1755" w:rsidRDefault="003163CF"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12A84224" w14:textId="77777777" w:rsidR="003163CF" w:rsidRPr="00CB1755" w:rsidRDefault="003163CF"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5BFE17CC" w14:textId="77777777" w:rsidR="003163CF" w:rsidRPr="00CB1755" w:rsidRDefault="003163CF"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6963CBC5" w14:textId="519AD77D" w:rsidR="00BD6108" w:rsidRPr="00CB1755" w:rsidRDefault="003163CF"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lastRenderedPageBreak/>
              <w:t>}</w:t>
            </w:r>
          </w:p>
          <w:p w14:paraId="43E0FF85" w14:textId="222B8B5C" w:rsidR="00BD6108" w:rsidRPr="003163CF"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63CF">
              <w:rPr>
                <w:rFonts w:ascii="Consolas" w:eastAsia="宋体" w:hAnsi="Consolas" w:cs="宋体"/>
                <w:color w:val="000000"/>
                <w:kern w:val="0"/>
                <w:sz w:val="18"/>
                <w:szCs w:val="18"/>
                <w:bdr w:val="none" w:sz="0" w:space="0" w:color="auto" w:frame="1"/>
              </w:rPr>
              <w:t xml:space="preserve"> </w:t>
            </w:r>
            <w:r w:rsidRPr="003163CF">
              <w:rPr>
                <w:rFonts w:ascii="Consolas" w:eastAsia="宋体" w:hAnsi="Consolas" w:cs="宋体"/>
                <w:color w:val="008200"/>
                <w:kern w:val="0"/>
                <w:sz w:val="18"/>
                <w:szCs w:val="18"/>
                <w:bdr w:val="none" w:sz="0" w:space="0" w:color="auto" w:frame="1"/>
              </w:rPr>
              <w:t>// </w:t>
            </w:r>
            <w:r w:rsidRPr="003163CF">
              <w:rPr>
                <w:rFonts w:ascii="Consolas" w:eastAsia="宋体" w:hAnsi="Consolas" w:cs="宋体"/>
                <w:color w:val="008200"/>
                <w:kern w:val="0"/>
                <w:sz w:val="18"/>
                <w:szCs w:val="18"/>
                <w:bdr w:val="none" w:sz="0" w:space="0" w:color="auto" w:frame="1"/>
              </w:rPr>
              <w:t>解析非终结符</w:t>
            </w:r>
            <w:r w:rsidR="00431CB3">
              <w:rPr>
                <w:rFonts w:ascii="Consolas" w:eastAsia="宋体" w:hAnsi="Consolas" w:cs="宋体"/>
                <w:color w:val="008200"/>
                <w:kern w:val="0"/>
                <w:sz w:val="18"/>
                <w:szCs w:val="18"/>
                <w:bdr w:val="none" w:sz="0" w:space="0" w:color="auto" w:frame="1"/>
              </w:rPr>
              <w:t>A</w:t>
            </w:r>
            <w:r w:rsidRPr="003163CF">
              <w:rPr>
                <w:rFonts w:ascii="Consolas" w:eastAsia="宋体" w:hAnsi="Consolas" w:cs="宋体"/>
                <w:color w:val="000000"/>
                <w:kern w:val="0"/>
                <w:sz w:val="18"/>
                <w:szCs w:val="18"/>
                <w:bdr w:val="none" w:sz="0" w:space="0" w:color="auto" w:frame="1"/>
              </w:rPr>
              <w:t>  </w:t>
            </w:r>
          </w:p>
          <w:p w14:paraId="369D2944" w14:textId="68B437D2" w:rsidR="00F8550C" w:rsidRPr="00CB1755" w:rsidRDefault="00F8550C"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A</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4644F098" w14:textId="77777777" w:rsidR="00F8550C" w:rsidRPr="00CB1755" w:rsidRDefault="00F8550C"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5DCEC2D2" w14:textId="77777777" w:rsidR="00F8550C" w:rsidRPr="00CB1755" w:rsidRDefault="00F8550C"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6014D6B1" w14:textId="77777777" w:rsidR="00F8550C" w:rsidRPr="00CB1755" w:rsidRDefault="00F8550C"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70490">
              <w:rPr>
                <w:rFonts w:ascii="Consolas" w:eastAsia="宋体" w:hAnsi="Consolas" w:cs="宋体"/>
                <w:color w:val="000000"/>
                <w:kern w:val="0"/>
                <w:sz w:val="18"/>
                <w:szCs w:val="18"/>
                <w:bdr w:val="none" w:sz="0" w:space="0" w:color="auto" w:frame="1"/>
              </w:rPr>
              <w:t> </w:t>
            </w:r>
            <w:r w:rsidRPr="00BC70F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1A7D2D6E" w14:textId="77777777" w:rsidR="00F8550C" w:rsidRPr="00CB1755" w:rsidRDefault="00F8550C"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b/>
                <w:bCs/>
                <w:color w:val="006699"/>
                <w:kern w:val="0"/>
                <w:sz w:val="18"/>
                <w:szCs w:val="18"/>
                <w:bdr w:val="none" w:sz="0" w:space="0" w:color="auto" w:frame="1"/>
              </w:rPr>
              <w:t>case</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FF"/>
                <w:kern w:val="0"/>
                <w:sz w:val="18"/>
                <w:szCs w:val="18"/>
                <w:bdr w:val="none" w:sz="0" w:space="0" w:color="auto" w:frame="1"/>
              </w:rPr>
              <w:t>'a'</w:t>
            </w:r>
            <w:r w:rsidRPr="002B1184">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hint="eastAsia"/>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a</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roofErr w:type="spellStart"/>
            <w:proofErr w:type="gramStart"/>
            <w:r w:rsidRPr="002B1184">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B</w:t>
            </w:r>
            <w:proofErr w:type="spellEnd"/>
            <w:r w:rsidRPr="002B1184">
              <w:rPr>
                <w:rFonts w:ascii="Consolas" w:eastAsia="宋体" w:hAnsi="Consolas" w:cs="宋体"/>
                <w:color w:val="000000"/>
                <w:kern w:val="0"/>
                <w:sz w:val="18"/>
                <w:szCs w:val="18"/>
                <w:bdr w:val="none" w:sz="0" w:space="0" w:color="auto" w:frame="1"/>
              </w:rPr>
              <w:t>(</w:t>
            </w:r>
            <w:proofErr w:type="gramEnd"/>
            <w:r w:rsidRPr="002B1184">
              <w:rPr>
                <w:rFonts w:ascii="Consolas" w:eastAsia="宋体" w:hAnsi="Consolas" w:cs="宋体"/>
                <w:color w:val="000000"/>
                <w:kern w:val="0"/>
                <w:sz w:val="18"/>
                <w:szCs w:val="18"/>
                <w:bdr w:val="none" w:sz="0" w:space="0" w:color="auto" w:frame="1"/>
              </w:rPr>
              <w:t>);</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w:t>
            </w:r>
          </w:p>
          <w:p w14:paraId="4F44825E" w14:textId="61B74FD8" w:rsidR="00F8550C" w:rsidRPr="003163CF" w:rsidRDefault="00F8550C"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163CF">
              <w:rPr>
                <w:rFonts w:ascii="Consolas" w:eastAsia="宋体" w:hAnsi="Consolas" w:cs="宋体"/>
                <w:color w:val="000000"/>
                <w:kern w:val="0"/>
                <w:sz w:val="18"/>
                <w:szCs w:val="18"/>
                <w:bdr w:val="none" w:sz="0" w:space="0" w:color="auto" w:frame="1"/>
              </w:rPr>
              <w:t>    </w:t>
            </w:r>
            <w:r w:rsidRPr="003163CF">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 xml:space="preserve">  </w:t>
            </w:r>
            <w:r w:rsidRPr="003163CF">
              <w:rPr>
                <w:rFonts w:ascii="Consolas" w:eastAsia="宋体" w:hAnsi="Consolas" w:cs="宋体" w:hint="eastAsia"/>
                <w:color w:val="000000"/>
                <w:kern w:val="0"/>
                <w:sz w:val="18"/>
                <w:szCs w:val="18"/>
                <w:bdr w:val="none" w:sz="0" w:space="0" w:color="auto" w:frame="1"/>
              </w:rPr>
              <w:t xml:space="preserve">  </w:t>
            </w:r>
            <w:r w:rsidRPr="003163CF">
              <w:rPr>
                <w:rFonts w:ascii="Consolas" w:eastAsia="宋体" w:hAnsi="Consolas" w:cs="宋体"/>
                <w:b/>
                <w:bCs/>
                <w:color w:val="006699"/>
                <w:kern w:val="0"/>
                <w:sz w:val="18"/>
                <w:szCs w:val="18"/>
                <w:bdr w:val="none" w:sz="0" w:space="0" w:color="auto" w:frame="1"/>
              </w:rPr>
              <w:t>case</w:t>
            </w:r>
            <w:r w:rsidRPr="003163CF">
              <w:rPr>
                <w:rFonts w:ascii="Consolas" w:eastAsia="宋体" w:hAnsi="Consolas" w:cs="宋体"/>
                <w:color w:val="000000"/>
                <w:kern w:val="0"/>
                <w:sz w:val="18"/>
                <w:szCs w:val="18"/>
                <w:bdr w:val="none" w:sz="0" w:space="0" w:color="auto" w:frame="1"/>
              </w:rPr>
              <w:t> </w:t>
            </w:r>
            <w:r w:rsidRPr="003163CF">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c</w:t>
            </w:r>
            <w:r w:rsidRPr="003163CF">
              <w:rPr>
                <w:rFonts w:ascii="Consolas" w:eastAsia="宋体" w:hAnsi="Consolas" w:cs="宋体"/>
                <w:color w:val="0000FF"/>
                <w:kern w:val="0"/>
                <w:sz w:val="18"/>
                <w:szCs w:val="18"/>
                <w:bdr w:val="none" w:sz="0" w:space="0" w:color="auto" w:frame="1"/>
              </w:rPr>
              <w:t>'</w:t>
            </w:r>
            <w:r w:rsidRPr="003163CF">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MatchToken</w:t>
            </w:r>
            <w:proofErr w:type="spell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w:t>
            </w:r>
            <w:r>
              <w:rPr>
                <w:rFonts w:ascii="Consolas" w:eastAsia="宋体" w:hAnsi="Consolas" w:cs="宋体"/>
                <w:color w:val="0000FF"/>
                <w:kern w:val="0"/>
                <w:sz w:val="18"/>
                <w:szCs w:val="18"/>
                <w:bdr w:val="none" w:sz="0" w:space="0" w:color="auto" w:frame="1"/>
              </w:rPr>
              <w:t>c</w:t>
            </w:r>
            <w:r w:rsidRPr="00CB1755">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r w:rsidRPr="003163CF">
              <w:rPr>
                <w:rFonts w:ascii="Consolas" w:eastAsia="宋体" w:hAnsi="Consolas" w:cs="宋体"/>
                <w:b/>
                <w:bCs/>
                <w:color w:val="006699"/>
                <w:kern w:val="0"/>
                <w:sz w:val="18"/>
                <w:szCs w:val="18"/>
                <w:bdr w:val="none" w:sz="0" w:space="0" w:color="auto" w:frame="1"/>
              </w:rPr>
              <w:t>break</w:t>
            </w:r>
            <w:r w:rsidRPr="003163CF">
              <w:rPr>
                <w:rFonts w:ascii="Consolas" w:eastAsia="宋体" w:hAnsi="Consolas" w:cs="宋体"/>
                <w:color w:val="000000"/>
                <w:kern w:val="0"/>
                <w:sz w:val="18"/>
                <w:szCs w:val="18"/>
                <w:bdr w:val="none" w:sz="0" w:space="0" w:color="auto" w:frame="1"/>
              </w:rPr>
              <w:t>;  </w:t>
            </w:r>
          </w:p>
          <w:p w14:paraId="124A2CD6" w14:textId="77777777" w:rsidR="00F8550C" w:rsidRPr="00CB1755" w:rsidRDefault="00F8550C"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42A6DBAB" w14:textId="77777777" w:rsidR="00F8550C" w:rsidRPr="00CB1755" w:rsidRDefault="00F8550C"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1646055E" w14:textId="77777777" w:rsidR="00F8550C" w:rsidRPr="00CB1755" w:rsidRDefault="00F8550C"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17489D40" w14:textId="77777777" w:rsidR="00F8550C" w:rsidRPr="00CB1755" w:rsidRDefault="00F8550C"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57C55945" w14:textId="77777777" w:rsidR="00F8550C" w:rsidRPr="00CB1755" w:rsidRDefault="00F8550C"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p>
          <w:p w14:paraId="2B2CA953" w14:textId="536B0175"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w:t>
            </w:r>
            <w:r w:rsidR="00F8550C">
              <w:rPr>
                <w:rFonts w:ascii="Consolas" w:eastAsia="宋体" w:hAnsi="Consolas" w:cs="宋体"/>
                <w:color w:val="000000"/>
                <w:kern w:val="0"/>
                <w:sz w:val="18"/>
                <w:szCs w:val="18"/>
                <w:bdr w:val="none" w:sz="0" w:space="0" w:color="auto" w:frame="1"/>
              </w:rPr>
              <w:t>B</w:t>
            </w:r>
            <w:proofErr w:type="spellEnd"/>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sidR="008824D3">
              <w:rPr>
                <w:rFonts w:ascii="Consolas" w:eastAsia="宋体" w:hAnsi="Consolas" w:cs="宋体"/>
                <w:color w:val="008200"/>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p>
          <w:p w14:paraId="6B688D59"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25037204" w14:textId="39C1C29E"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F8550C">
              <w:rPr>
                <w:rFonts w:ascii="Consolas" w:eastAsia="宋体" w:hAnsi="Consolas" w:cs="宋体"/>
                <w:b/>
                <w:bCs/>
                <w:color w:val="006699"/>
                <w:kern w:val="0"/>
                <w:sz w:val="18"/>
                <w:szCs w:val="18"/>
                <w:bdr w:val="none" w:sz="0" w:space="0" w:color="auto" w:frame="1"/>
              </w:rPr>
              <w:t>if</w:t>
            </w:r>
            <w:r w:rsidRPr="00CB1755">
              <w:rPr>
                <w:rFonts w:ascii="Consolas" w:eastAsia="宋体" w:hAnsi="Consolas" w:cs="宋体"/>
                <w:color w:val="000000"/>
                <w:kern w:val="0"/>
                <w:sz w:val="18"/>
                <w:szCs w:val="18"/>
                <w:bdr w:val="none" w:sz="0" w:space="0" w:color="auto" w:frame="1"/>
              </w:rPr>
              <w:t> (lookahead</w:t>
            </w:r>
            <w:r w:rsidR="00F8550C">
              <w:rPr>
                <w:rFonts w:ascii="Consolas" w:eastAsia="宋体" w:hAnsi="Consolas" w:cs="宋体"/>
                <w:color w:val="000000"/>
                <w:kern w:val="0"/>
                <w:sz w:val="18"/>
                <w:szCs w:val="18"/>
                <w:bdr w:val="none" w:sz="0" w:space="0" w:color="auto" w:frame="1"/>
              </w:rPr>
              <w:t>==</w:t>
            </w:r>
            <w:r w:rsidR="00F8550C" w:rsidRPr="002B1184">
              <w:rPr>
                <w:rFonts w:ascii="Consolas" w:eastAsia="宋体" w:hAnsi="Consolas" w:cs="宋体"/>
                <w:color w:val="0000FF"/>
                <w:kern w:val="0"/>
                <w:sz w:val="18"/>
                <w:szCs w:val="18"/>
                <w:bdr w:val="none" w:sz="0" w:space="0" w:color="auto" w:frame="1"/>
              </w:rPr>
              <w:t>'</w:t>
            </w:r>
            <w:r w:rsidR="00F8550C">
              <w:rPr>
                <w:rFonts w:ascii="Consolas" w:eastAsia="宋体" w:hAnsi="Consolas" w:cs="宋体"/>
                <w:color w:val="0000FF"/>
                <w:kern w:val="0"/>
                <w:sz w:val="18"/>
                <w:szCs w:val="18"/>
                <w:bdr w:val="none" w:sz="0" w:space="0" w:color="auto" w:frame="1"/>
              </w:rPr>
              <w:t>d</w:t>
            </w:r>
            <w:r w:rsidR="00F8550C" w:rsidRPr="002B1184">
              <w:rPr>
                <w:rFonts w:ascii="Consolas" w:eastAsia="宋体" w:hAnsi="Consolas" w:cs="宋体"/>
                <w:color w:val="0000FF"/>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  </w:t>
            </w:r>
          </w:p>
          <w:p w14:paraId="1039BF79"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4C96E2BD" w14:textId="77777777" w:rsidR="00F8550C" w:rsidRPr="00F8550C"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550C">
              <w:rPr>
                <w:rFonts w:ascii="Consolas" w:eastAsia="宋体" w:hAnsi="Consolas" w:cs="宋体"/>
                <w:color w:val="000000"/>
                <w:kern w:val="0"/>
                <w:sz w:val="18"/>
                <w:szCs w:val="18"/>
                <w:bdr w:val="none" w:sz="0" w:space="0" w:color="auto" w:frame="1"/>
              </w:rPr>
              <w:t>    </w:t>
            </w:r>
            <w:r w:rsidRPr="00F8550C">
              <w:rPr>
                <w:rFonts w:ascii="Consolas" w:eastAsia="宋体" w:hAnsi="Consolas" w:cs="宋体" w:hint="eastAsia"/>
                <w:color w:val="000000"/>
                <w:kern w:val="0"/>
                <w:sz w:val="18"/>
                <w:szCs w:val="18"/>
                <w:bdr w:val="none" w:sz="0" w:space="0" w:color="auto" w:frame="1"/>
              </w:rPr>
              <w:t xml:space="preserve">    </w:t>
            </w:r>
            <w:proofErr w:type="spellStart"/>
            <w:r w:rsidR="00F8550C" w:rsidRPr="00CB1755">
              <w:rPr>
                <w:rFonts w:ascii="Consolas" w:eastAsia="宋体" w:hAnsi="Consolas" w:cs="宋体"/>
                <w:color w:val="000000"/>
                <w:kern w:val="0"/>
                <w:sz w:val="18"/>
                <w:szCs w:val="18"/>
                <w:bdr w:val="none" w:sz="0" w:space="0" w:color="auto" w:frame="1"/>
              </w:rPr>
              <w:t>MatchToken</w:t>
            </w:r>
            <w:proofErr w:type="spellEnd"/>
            <w:r w:rsidR="00F8550C" w:rsidRPr="00CB1755">
              <w:rPr>
                <w:rFonts w:ascii="Consolas" w:eastAsia="宋体" w:hAnsi="Consolas" w:cs="宋体"/>
                <w:color w:val="000000"/>
                <w:kern w:val="0"/>
                <w:sz w:val="18"/>
                <w:szCs w:val="18"/>
                <w:bdr w:val="none" w:sz="0" w:space="0" w:color="auto" w:frame="1"/>
              </w:rPr>
              <w:t>(</w:t>
            </w:r>
            <w:r w:rsidR="00F8550C" w:rsidRPr="00CB1755">
              <w:rPr>
                <w:rFonts w:ascii="Consolas" w:eastAsia="宋体" w:hAnsi="Consolas" w:cs="宋体"/>
                <w:color w:val="0000FF"/>
                <w:kern w:val="0"/>
                <w:sz w:val="18"/>
                <w:szCs w:val="18"/>
                <w:bdr w:val="none" w:sz="0" w:space="0" w:color="auto" w:frame="1"/>
              </w:rPr>
              <w:t>'</w:t>
            </w:r>
            <w:r w:rsidR="00F8550C">
              <w:rPr>
                <w:rFonts w:ascii="Consolas" w:eastAsia="宋体" w:hAnsi="Consolas" w:cs="宋体"/>
                <w:color w:val="0000FF"/>
                <w:kern w:val="0"/>
                <w:sz w:val="18"/>
                <w:szCs w:val="18"/>
                <w:bdr w:val="none" w:sz="0" w:space="0" w:color="auto" w:frame="1"/>
              </w:rPr>
              <w:t>d</w:t>
            </w:r>
            <w:r w:rsidR="00F8550C" w:rsidRPr="00CB1755">
              <w:rPr>
                <w:rFonts w:ascii="Consolas" w:eastAsia="宋体" w:hAnsi="Consolas" w:cs="宋体"/>
                <w:color w:val="0000FF"/>
                <w:kern w:val="0"/>
                <w:sz w:val="18"/>
                <w:szCs w:val="18"/>
                <w:bdr w:val="none" w:sz="0" w:space="0" w:color="auto" w:frame="1"/>
              </w:rPr>
              <w:t>'</w:t>
            </w:r>
            <w:r w:rsidR="00F8550C" w:rsidRPr="00CB1755">
              <w:rPr>
                <w:rFonts w:ascii="Consolas" w:eastAsia="宋体" w:hAnsi="Consolas" w:cs="宋体"/>
                <w:color w:val="000000"/>
                <w:kern w:val="0"/>
                <w:sz w:val="18"/>
                <w:szCs w:val="18"/>
                <w:bdr w:val="none" w:sz="0" w:space="0" w:color="auto" w:frame="1"/>
              </w:rPr>
              <w:t>);</w:t>
            </w:r>
            <w:r w:rsidRPr="00F8550C">
              <w:rPr>
                <w:rFonts w:ascii="Consolas" w:eastAsia="宋体" w:hAnsi="Consolas" w:cs="宋体"/>
                <w:color w:val="000000"/>
                <w:kern w:val="0"/>
                <w:sz w:val="18"/>
                <w:szCs w:val="18"/>
                <w:bdr w:val="none" w:sz="0" w:space="0" w:color="auto" w:frame="1"/>
              </w:rPr>
              <w:t> </w:t>
            </w:r>
          </w:p>
          <w:p w14:paraId="38156997" w14:textId="68A8791D" w:rsidR="00F8550C"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8550C">
              <w:rPr>
                <w:rFonts w:ascii="Consolas" w:eastAsia="宋体" w:hAnsi="Consolas" w:cs="宋体"/>
                <w:color w:val="000000"/>
                <w:kern w:val="0"/>
                <w:sz w:val="18"/>
                <w:szCs w:val="18"/>
                <w:bdr w:val="none" w:sz="0" w:space="0" w:color="auto" w:frame="1"/>
              </w:rPr>
              <w:t> </w:t>
            </w:r>
            <w:r w:rsidR="00F8550C">
              <w:rPr>
                <w:rFonts w:ascii="Consolas" w:eastAsia="宋体" w:hAnsi="Consolas" w:cs="宋体"/>
                <w:color w:val="000000"/>
                <w:kern w:val="0"/>
                <w:sz w:val="18"/>
                <w:szCs w:val="18"/>
                <w:bdr w:val="none" w:sz="0" w:space="0" w:color="auto" w:frame="1"/>
              </w:rPr>
              <w:t xml:space="preserve">       </w:t>
            </w:r>
            <w:proofErr w:type="spellStart"/>
            <w:proofErr w:type="gramStart"/>
            <w:r w:rsidR="00F8550C" w:rsidRPr="002B1184">
              <w:rPr>
                <w:rFonts w:ascii="Consolas" w:eastAsia="宋体" w:hAnsi="Consolas" w:cs="宋体"/>
                <w:color w:val="000000"/>
                <w:kern w:val="0"/>
                <w:sz w:val="18"/>
                <w:szCs w:val="18"/>
                <w:bdr w:val="none" w:sz="0" w:space="0" w:color="auto" w:frame="1"/>
              </w:rPr>
              <w:t>Parse</w:t>
            </w:r>
            <w:r w:rsidR="00F8550C">
              <w:rPr>
                <w:rFonts w:ascii="Consolas" w:eastAsia="宋体" w:hAnsi="Consolas" w:cs="宋体"/>
                <w:color w:val="000000"/>
                <w:kern w:val="0"/>
                <w:sz w:val="18"/>
                <w:szCs w:val="18"/>
                <w:bdr w:val="none" w:sz="0" w:space="0" w:color="auto" w:frame="1"/>
              </w:rPr>
              <w:t>B</w:t>
            </w:r>
            <w:proofErr w:type="spellEnd"/>
            <w:r w:rsidR="00F8550C" w:rsidRPr="002B1184">
              <w:rPr>
                <w:rFonts w:ascii="Consolas" w:eastAsia="宋体" w:hAnsi="Consolas" w:cs="宋体"/>
                <w:color w:val="000000"/>
                <w:kern w:val="0"/>
                <w:sz w:val="18"/>
                <w:szCs w:val="18"/>
                <w:bdr w:val="none" w:sz="0" w:space="0" w:color="auto" w:frame="1"/>
              </w:rPr>
              <w:t>(</w:t>
            </w:r>
            <w:proofErr w:type="gramEnd"/>
            <w:r w:rsidR="00F8550C" w:rsidRPr="002B1184">
              <w:rPr>
                <w:rFonts w:ascii="Consolas" w:eastAsia="宋体" w:hAnsi="Consolas" w:cs="宋体"/>
                <w:color w:val="000000"/>
                <w:kern w:val="0"/>
                <w:sz w:val="18"/>
                <w:szCs w:val="18"/>
                <w:bdr w:val="none" w:sz="0" w:space="0" w:color="auto" w:frame="1"/>
              </w:rPr>
              <w:t>)</w:t>
            </w:r>
            <w:r w:rsidR="00F8550C">
              <w:rPr>
                <w:rFonts w:ascii="Consolas" w:eastAsia="宋体" w:hAnsi="Consolas" w:cs="宋体"/>
                <w:color w:val="000000"/>
                <w:kern w:val="0"/>
                <w:sz w:val="18"/>
                <w:szCs w:val="18"/>
                <w:bdr w:val="none" w:sz="0" w:space="0" w:color="auto" w:frame="1"/>
              </w:rPr>
              <w:t>;</w:t>
            </w:r>
            <w:r w:rsidR="00F8550C" w:rsidRPr="00CB1755">
              <w:rPr>
                <w:rFonts w:ascii="Consolas" w:eastAsia="宋体" w:hAnsi="Consolas" w:cs="宋体"/>
                <w:color w:val="000000"/>
                <w:kern w:val="0"/>
                <w:sz w:val="18"/>
                <w:szCs w:val="18"/>
                <w:bdr w:val="none" w:sz="0" w:space="0" w:color="auto" w:frame="1"/>
              </w:rPr>
              <w:t>  </w:t>
            </w:r>
          </w:p>
          <w:p w14:paraId="15C7560C" w14:textId="516980CA" w:rsidR="00F8550C" w:rsidRPr="00F8550C" w:rsidRDefault="00F8550C"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8550C">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 xml:space="preserve">  </w:t>
            </w:r>
            <w:r w:rsidRPr="00F8550C">
              <w:rPr>
                <w:rFonts w:ascii="Consolas" w:eastAsia="宋体" w:hAnsi="Consolas" w:cs="宋体" w:hint="eastAsia"/>
                <w:color w:val="000000"/>
                <w:kern w:val="0"/>
                <w:sz w:val="18"/>
                <w:szCs w:val="18"/>
              </w:rPr>
              <w:t xml:space="preserve"> </w:t>
            </w:r>
            <w:r w:rsidRPr="00F8550C">
              <w:rPr>
                <w:rFonts w:ascii="Consolas" w:eastAsia="宋体" w:hAnsi="Consolas" w:cs="宋体"/>
                <w:color w:val="000000"/>
                <w:kern w:val="0"/>
                <w:sz w:val="18"/>
                <w:szCs w:val="18"/>
              </w:rPr>
              <w:t xml:space="preserve">   }</w:t>
            </w:r>
          </w:p>
          <w:p w14:paraId="245D755E" w14:textId="4D91A65E"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F8550C">
              <w:rPr>
                <w:rFonts w:ascii="Consolas" w:eastAsia="宋体" w:hAnsi="Consolas" w:cs="宋体"/>
                <w:b/>
                <w:bCs/>
                <w:color w:val="006699"/>
                <w:kern w:val="0"/>
                <w:sz w:val="18"/>
                <w:szCs w:val="18"/>
                <w:bdr w:val="none" w:sz="0" w:space="0" w:color="auto" w:frame="1"/>
              </w:rPr>
              <w:t>else</w:t>
            </w:r>
            <w:r w:rsidRPr="00CB1755">
              <w:rPr>
                <w:rFonts w:ascii="Consolas" w:eastAsia="宋体" w:hAnsi="Consolas" w:cs="宋体"/>
                <w:color w:val="000000"/>
                <w:kern w:val="0"/>
                <w:sz w:val="18"/>
                <w:szCs w:val="18"/>
                <w:bdr w:val="none" w:sz="0" w:space="0" w:color="auto" w:frame="1"/>
              </w:rPr>
              <w:t>  </w:t>
            </w:r>
          </w:p>
          <w:p w14:paraId="306C5138" w14:textId="3AA9F83D"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00F8550C">
              <w:rPr>
                <w:rFonts w:ascii="Consolas" w:eastAsia="宋体" w:hAnsi="Consolas" w:cs="宋体"/>
                <w:color w:val="000000"/>
                <w:kern w:val="0"/>
                <w:sz w:val="18"/>
                <w:szCs w:val="18"/>
                <w:bdr w:val="none" w:sz="0" w:space="0" w:color="auto" w:frame="1"/>
              </w:rPr>
              <w:t xml:space="preserve">{ </w:t>
            </w:r>
            <w:proofErr w:type="spellStart"/>
            <w:r w:rsidRPr="00CB1755">
              <w:rPr>
                <w:rFonts w:ascii="Consolas" w:eastAsia="宋体" w:hAnsi="Consolas" w:cs="宋体"/>
                <w:color w:val="000000"/>
                <w:kern w:val="0"/>
                <w:sz w:val="18"/>
                <w:szCs w:val="18"/>
                <w:bdr w:val="none" w:sz="0" w:space="0" w:color="auto" w:frame="1"/>
              </w:rPr>
              <w:t>printf</w:t>
            </w:r>
            <w:proofErr w:type="spellEnd"/>
            <w:proofErr w:type="gramEnd"/>
            <w:r w:rsidRPr="00CB1755">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4674A26B" w14:textId="4B1B7AB8"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F8550C">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0387AAE2" w14:textId="783FD528"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00F8550C">
              <w:rPr>
                <w:rFonts w:ascii="Consolas" w:eastAsia="宋体" w:hAnsi="Consolas" w:cs="宋体"/>
                <w:color w:val="000000"/>
                <w:kern w:val="0"/>
                <w:sz w:val="18"/>
                <w:szCs w:val="18"/>
                <w:bdr w:val="none" w:sz="0" w:space="0" w:color="auto" w:frame="1"/>
              </w:rPr>
              <w:t xml:space="preserve"> </w:t>
            </w:r>
            <w:r w:rsidRPr="00CB1755">
              <w:rPr>
                <w:rFonts w:ascii="Consolas" w:eastAsia="宋体" w:hAnsi="Consolas" w:cs="宋体"/>
                <w:color w:val="000000"/>
                <w:kern w:val="0"/>
                <w:sz w:val="18"/>
                <w:szCs w:val="18"/>
                <w:bdr w:val="none" w:sz="0" w:space="0" w:color="auto" w:frame="1"/>
              </w:rPr>
              <w:t> }  </w:t>
            </w:r>
          </w:p>
          <w:p w14:paraId="06B34293"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260DA3CC"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8200"/>
                <w:kern w:val="0"/>
                <w:sz w:val="18"/>
                <w:szCs w:val="18"/>
                <w:bdr w:val="none" w:sz="0" w:space="0" w:color="auto" w:frame="1"/>
              </w:rPr>
              <w:t>// </w:t>
            </w:r>
            <w:r w:rsidRPr="00CB1755">
              <w:rPr>
                <w:rFonts w:ascii="Consolas" w:eastAsia="宋体" w:hAnsi="Consolas" w:cs="宋体"/>
                <w:color w:val="008200"/>
                <w:kern w:val="0"/>
                <w:sz w:val="18"/>
                <w:szCs w:val="18"/>
                <w:bdr w:val="none" w:sz="0" w:space="0" w:color="auto" w:frame="1"/>
              </w:rPr>
              <w:t>解析非终结符</w:t>
            </w:r>
            <w:r>
              <w:rPr>
                <w:rFonts w:ascii="Consolas" w:eastAsia="宋体" w:hAnsi="Consolas" w:cs="宋体"/>
                <w:color w:val="008200"/>
                <w:kern w:val="0"/>
                <w:sz w:val="18"/>
                <w:szCs w:val="18"/>
                <w:bdr w:val="none" w:sz="0" w:space="0" w:color="auto" w:frame="1"/>
              </w:rPr>
              <w:t>B′</w:t>
            </w:r>
            <w:r w:rsidRPr="00CB1755">
              <w:rPr>
                <w:rFonts w:ascii="Consolas" w:eastAsia="宋体" w:hAnsi="Consolas" w:cs="宋体"/>
                <w:color w:val="000000"/>
                <w:kern w:val="0"/>
                <w:sz w:val="18"/>
                <w:szCs w:val="18"/>
                <w:bdr w:val="none" w:sz="0" w:space="0" w:color="auto" w:frame="1"/>
              </w:rPr>
              <w:t>  </w:t>
            </w:r>
          </w:p>
          <w:p w14:paraId="74518AE5"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b/>
                <w:bCs/>
                <w:color w:val="006699"/>
                <w:kern w:val="0"/>
                <w:sz w:val="18"/>
                <w:szCs w:val="18"/>
                <w:bdr w:val="none" w:sz="0" w:space="0" w:color="auto" w:frame="1"/>
              </w:rPr>
              <w:t>void</w:t>
            </w:r>
            <w:r w:rsidRPr="00CB1755">
              <w:rPr>
                <w:rFonts w:ascii="Consolas" w:eastAsia="宋体" w:hAnsi="Consolas" w:cs="宋体"/>
                <w:color w:val="000000"/>
                <w:kern w:val="0"/>
                <w:sz w:val="18"/>
                <w:szCs w:val="18"/>
                <w:bdr w:val="none" w:sz="0" w:space="0" w:color="auto" w:frame="1"/>
              </w:rPr>
              <w:t> </w:t>
            </w:r>
            <w:proofErr w:type="spellStart"/>
            <w:r w:rsidRPr="00CB1755">
              <w:rPr>
                <w:rFonts w:ascii="Consolas" w:eastAsia="宋体" w:hAnsi="Consolas" w:cs="宋体"/>
                <w:color w:val="000000"/>
                <w:kern w:val="0"/>
                <w:sz w:val="18"/>
                <w:szCs w:val="18"/>
                <w:bdr w:val="none" w:sz="0" w:space="0" w:color="auto" w:frame="1"/>
              </w:rPr>
              <w:t>Parse</w:t>
            </w:r>
            <w:r>
              <w:rPr>
                <w:rFonts w:ascii="Consolas" w:eastAsia="宋体" w:hAnsi="Consolas" w:cs="宋体"/>
                <w:color w:val="000000"/>
                <w:kern w:val="0"/>
                <w:sz w:val="18"/>
                <w:szCs w:val="18"/>
                <w:bdr w:val="none" w:sz="0" w:space="0" w:color="auto" w:frame="1"/>
              </w:rPr>
              <w:t>B</w:t>
            </w:r>
            <w:proofErr w:type="spellEnd"/>
            <w:proofErr w:type="gramStart"/>
            <w:r>
              <w:rPr>
                <w:rFonts w:ascii="Consolas" w:eastAsia="宋体" w:hAnsi="Consolas" w:cs="宋体"/>
                <w:color w:val="000000"/>
                <w:kern w:val="0"/>
                <w:sz w:val="18"/>
                <w:szCs w:val="18"/>
                <w:bdr w:val="none" w:sz="0" w:space="0" w:color="auto" w:frame="1"/>
              </w:rPr>
              <w:t>′</w:t>
            </w:r>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00"/>
                <w:kern w:val="0"/>
                <w:sz w:val="18"/>
                <w:szCs w:val="18"/>
                <w:bdr w:val="none" w:sz="0" w:space="0" w:color="auto" w:frame="1"/>
              </w:rPr>
              <w:t>)  </w:t>
            </w:r>
          </w:p>
          <w:p w14:paraId="774A5F76"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p w14:paraId="7B3D1DD6"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switch</w:t>
            </w:r>
            <w:r w:rsidRPr="00CB1755">
              <w:rPr>
                <w:rFonts w:ascii="Consolas" w:eastAsia="宋体" w:hAnsi="Consolas" w:cs="宋体"/>
                <w:color w:val="000000"/>
                <w:kern w:val="0"/>
                <w:sz w:val="18"/>
                <w:szCs w:val="18"/>
                <w:bdr w:val="none" w:sz="0" w:space="0" w:color="auto" w:frame="1"/>
              </w:rPr>
              <w:t> (lookahead)  </w:t>
            </w:r>
          </w:p>
          <w:p w14:paraId="72AE9133"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  </w:t>
            </w:r>
          </w:p>
          <w:p w14:paraId="2E05587A" w14:textId="51307B68"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b/>
                <w:bCs/>
                <w:color w:val="006699"/>
                <w:kern w:val="0"/>
                <w:sz w:val="18"/>
                <w:szCs w:val="18"/>
                <w:bdr w:val="none" w:sz="0" w:space="0" w:color="auto" w:frame="1"/>
              </w:rPr>
              <w:t>case</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FF"/>
                <w:kern w:val="0"/>
                <w:sz w:val="18"/>
                <w:szCs w:val="18"/>
                <w:bdr w:val="none" w:sz="0" w:space="0" w:color="auto" w:frame="1"/>
              </w:rPr>
              <w:t>'</w:t>
            </w:r>
            <w:r w:rsidR="008824D3">
              <w:rPr>
                <w:rFonts w:ascii="Consolas" w:eastAsia="宋体" w:hAnsi="Consolas" w:cs="宋体"/>
                <w:color w:val="0000FF"/>
                <w:kern w:val="0"/>
                <w:sz w:val="18"/>
                <w:szCs w:val="18"/>
                <w:bdr w:val="none" w:sz="0" w:space="0" w:color="auto" w:frame="1"/>
              </w:rPr>
              <w:t>a</w:t>
            </w:r>
            <w:r w:rsidRPr="002B1184">
              <w:rPr>
                <w:rFonts w:ascii="Consolas" w:eastAsia="宋体" w:hAnsi="Consolas" w:cs="宋体"/>
                <w:color w:val="0000FF"/>
                <w:kern w:val="0"/>
                <w:sz w:val="18"/>
                <w:szCs w:val="18"/>
                <w:bdr w:val="none" w:sz="0" w:space="0" w:color="auto" w:frame="1"/>
              </w:rPr>
              <w:t>'</w:t>
            </w:r>
            <w:r w:rsidR="008824D3">
              <w:rPr>
                <w:rFonts w:ascii="Consolas" w:eastAsia="宋体" w:hAnsi="Consolas" w:cs="宋体"/>
                <w:color w:val="0000FF"/>
                <w:kern w:val="0"/>
                <w:sz w:val="18"/>
                <w:szCs w:val="18"/>
                <w:bdr w:val="none" w:sz="0" w:space="0" w:color="auto" w:frame="1"/>
              </w:rPr>
              <w:t>,</w:t>
            </w:r>
            <w:r w:rsidR="008824D3" w:rsidRPr="002B1184">
              <w:rPr>
                <w:rFonts w:ascii="Consolas" w:eastAsia="宋体" w:hAnsi="Consolas" w:cs="宋体"/>
                <w:color w:val="0000FF"/>
                <w:kern w:val="0"/>
                <w:sz w:val="18"/>
                <w:szCs w:val="18"/>
                <w:bdr w:val="none" w:sz="0" w:space="0" w:color="auto" w:frame="1"/>
              </w:rPr>
              <w:t xml:space="preserve"> '</w:t>
            </w:r>
            <w:r w:rsidR="008824D3">
              <w:rPr>
                <w:rFonts w:ascii="Consolas" w:eastAsia="宋体" w:hAnsi="Consolas" w:cs="宋体"/>
                <w:color w:val="0000FF"/>
                <w:kern w:val="0"/>
                <w:sz w:val="18"/>
                <w:szCs w:val="18"/>
                <w:bdr w:val="none" w:sz="0" w:space="0" w:color="auto" w:frame="1"/>
              </w:rPr>
              <w:t>#</w:t>
            </w:r>
            <w:r w:rsidR="008824D3" w:rsidRPr="002B1184">
              <w:rPr>
                <w:rFonts w:ascii="Consolas" w:eastAsia="宋体" w:hAnsi="Consolas" w:cs="宋体"/>
                <w:color w:val="0000FF"/>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r w:rsidR="008824D3">
              <w:rPr>
                <w:rFonts w:ascii="Consolas" w:eastAsia="宋体" w:hAnsi="Consolas" w:cs="宋体"/>
                <w:color w:val="000000"/>
                <w:kern w:val="0"/>
                <w:sz w:val="18"/>
                <w:szCs w:val="18"/>
                <w:bdr w:val="none" w:sz="0" w:space="0" w:color="auto" w:frame="1"/>
              </w:rPr>
              <w:t xml:space="preserve">  </w:t>
            </w:r>
            <w:r w:rsidRPr="002B1184">
              <w:rPr>
                <w:rFonts w:ascii="Consolas" w:eastAsia="宋体" w:hAnsi="Consolas" w:cs="宋体" w:hint="eastAsia"/>
                <w:color w:val="000000"/>
                <w:kern w:val="0"/>
                <w:sz w:val="18"/>
                <w:szCs w:val="18"/>
                <w:bdr w:val="none" w:sz="0" w:space="0" w:color="auto" w:frame="1"/>
              </w:rPr>
              <w:t xml:space="preserve"> </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p>
          <w:p w14:paraId="1E1FF90B" w14:textId="5A42200D"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2B1184">
              <w:rPr>
                <w:rFonts w:ascii="Consolas" w:eastAsia="宋体" w:hAnsi="Consolas" w:cs="宋体"/>
                <w:b/>
                <w:bCs/>
                <w:color w:val="006699"/>
                <w:kern w:val="0"/>
                <w:sz w:val="18"/>
                <w:szCs w:val="18"/>
                <w:bdr w:val="none" w:sz="0" w:space="0" w:color="auto" w:frame="1"/>
              </w:rPr>
              <w:t>case</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FF"/>
                <w:kern w:val="0"/>
                <w:sz w:val="18"/>
                <w:szCs w:val="18"/>
                <w:bdr w:val="none" w:sz="0" w:space="0" w:color="auto" w:frame="1"/>
              </w:rPr>
              <w:t>'</w:t>
            </w:r>
            <w:r w:rsidR="008824D3">
              <w:rPr>
                <w:rFonts w:ascii="Consolas" w:eastAsia="宋体" w:hAnsi="Consolas" w:cs="宋体"/>
                <w:color w:val="0000FF"/>
                <w:kern w:val="0"/>
                <w:sz w:val="18"/>
                <w:szCs w:val="18"/>
                <w:bdr w:val="none" w:sz="0" w:space="0" w:color="auto" w:frame="1"/>
              </w:rPr>
              <w:t>b</w:t>
            </w:r>
            <w:r w:rsidRPr="002B1184">
              <w:rPr>
                <w:rFonts w:ascii="Consolas" w:eastAsia="宋体" w:hAnsi="Consolas" w:cs="宋体"/>
                <w:color w:val="0000FF"/>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roofErr w:type="spellStart"/>
            <w:r w:rsidR="008824D3" w:rsidRPr="00CB1755">
              <w:rPr>
                <w:rFonts w:ascii="Consolas" w:eastAsia="宋体" w:hAnsi="Consolas" w:cs="宋体"/>
                <w:color w:val="000000"/>
                <w:kern w:val="0"/>
                <w:sz w:val="18"/>
                <w:szCs w:val="18"/>
                <w:bdr w:val="none" w:sz="0" w:space="0" w:color="auto" w:frame="1"/>
              </w:rPr>
              <w:t>MatchToken</w:t>
            </w:r>
            <w:proofErr w:type="spellEnd"/>
            <w:r w:rsidR="008824D3" w:rsidRPr="00CB1755">
              <w:rPr>
                <w:rFonts w:ascii="Consolas" w:eastAsia="宋体" w:hAnsi="Consolas" w:cs="宋体"/>
                <w:color w:val="000000"/>
                <w:kern w:val="0"/>
                <w:sz w:val="18"/>
                <w:szCs w:val="18"/>
                <w:bdr w:val="none" w:sz="0" w:space="0" w:color="auto" w:frame="1"/>
              </w:rPr>
              <w:t>(</w:t>
            </w:r>
            <w:r w:rsidR="008824D3" w:rsidRPr="00CB1755">
              <w:rPr>
                <w:rFonts w:ascii="Consolas" w:eastAsia="宋体" w:hAnsi="Consolas" w:cs="宋体"/>
                <w:color w:val="0000FF"/>
                <w:kern w:val="0"/>
                <w:sz w:val="18"/>
                <w:szCs w:val="18"/>
                <w:bdr w:val="none" w:sz="0" w:space="0" w:color="auto" w:frame="1"/>
              </w:rPr>
              <w:t>'</w:t>
            </w:r>
            <w:r w:rsidR="008824D3">
              <w:rPr>
                <w:rFonts w:ascii="Consolas" w:eastAsia="宋体" w:hAnsi="Consolas" w:cs="宋体"/>
                <w:color w:val="0000FF"/>
                <w:kern w:val="0"/>
                <w:sz w:val="18"/>
                <w:szCs w:val="18"/>
                <w:bdr w:val="none" w:sz="0" w:space="0" w:color="auto" w:frame="1"/>
              </w:rPr>
              <w:t>b</w:t>
            </w:r>
            <w:r w:rsidR="008824D3" w:rsidRPr="00CB1755">
              <w:rPr>
                <w:rFonts w:ascii="Consolas" w:eastAsia="宋体" w:hAnsi="Consolas" w:cs="宋体"/>
                <w:color w:val="0000FF"/>
                <w:kern w:val="0"/>
                <w:sz w:val="18"/>
                <w:szCs w:val="18"/>
                <w:bdr w:val="none" w:sz="0" w:space="0" w:color="auto" w:frame="1"/>
              </w:rPr>
              <w:t>'</w:t>
            </w:r>
            <w:r w:rsidR="008824D3" w:rsidRPr="00CB1755">
              <w:rPr>
                <w:rFonts w:ascii="Consolas" w:eastAsia="宋体" w:hAnsi="Consolas" w:cs="宋体"/>
                <w:color w:val="000000"/>
                <w:kern w:val="0"/>
                <w:sz w:val="18"/>
                <w:szCs w:val="18"/>
                <w:bdr w:val="none" w:sz="0" w:space="0" w:color="auto" w:frame="1"/>
              </w:rPr>
              <w:t>); </w:t>
            </w:r>
            <w:proofErr w:type="spellStart"/>
            <w:r w:rsidR="008824D3" w:rsidRPr="002B1184">
              <w:rPr>
                <w:rFonts w:ascii="Consolas" w:eastAsia="宋体" w:hAnsi="Consolas" w:cs="宋体"/>
                <w:color w:val="000000"/>
                <w:kern w:val="0"/>
                <w:sz w:val="18"/>
                <w:szCs w:val="18"/>
                <w:bdr w:val="none" w:sz="0" w:space="0" w:color="auto" w:frame="1"/>
              </w:rPr>
              <w:t>Parse</w:t>
            </w:r>
            <w:r w:rsidR="008824D3">
              <w:rPr>
                <w:rFonts w:ascii="Consolas" w:eastAsia="宋体" w:hAnsi="Consolas" w:cs="宋体"/>
                <w:color w:val="000000"/>
                <w:kern w:val="0"/>
                <w:sz w:val="18"/>
                <w:szCs w:val="18"/>
                <w:bdr w:val="none" w:sz="0" w:space="0" w:color="auto" w:frame="1"/>
              </w:rPr>
              <w:t>B</w:t>
            </w:r>
            <w:proofErr w:type="spellEnd"/>
            <w:proofErr w:type="gramStart"/>
            <w:r w:rsidR="008824D3">
              <w:rPr>
                <w:rFonts w:ascii="Consolas" w:eastAsia="宋体" w:hAnsi="Consolas" w:cs="宋体"/>
                <w:color w:val="000000"/>
                <w:kern w:val="0"/>
                <w:sz w:val="18"/>
                <w:szCs w:val="18"/>
                <w:bdr w:val="none" w:sz="0" w:space="0" w:color="auto" w:frame="1"/>
              </w:rPr>
              <w:t>’</w:t>
            </w:r>
            <w:r w:rsidR="008824D3" w:rsidRPr="002B1184">
              <w:rPr>
                <w:rFonts w:ascii="Consolas" w:eastAsia="宋体" w:hAnsi="Consolas" w:cs="宋体"/>
                <w:color w:val="000000"/>
                <w:kern w:val="0"/>
                <w:sz w:val="18"/>
                <w:szCs w:val="18"/>
                <w:bdr w:val="none" w:sz="0" w:space="0" w:color="auto" w:frame="1"/>
              </w:rPr>
              <w:t>(</w:t>
            </w:r>
            <w:proofErr w:type="gramEnd"/>
            <w:r w:rsidR="008824D3"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color w:val="000000"/>
                <w:kern w:val="0"/>
                <w:sz w:val="18"/>
                <w:szCs w:val="18"/>
                <w:bdr w:val="none" w:sz="0" w:space="0" w:color="auto" w:frame="1"/>
              </w:rPr>
              <w:t> </w:t>
            </w:r>
            <w:r w:rsidRPr="002B1184">
              <w:rPr>
                <w:rFonts w:ascii="Consolas" w:eastAsia="宋体" w:hAnsi="Consolas" w:cs="宋体"/>
                <w:b/>
                <w:bCs/>
                <w:color w:val="006699"/>
                <w:kern w:val="0"/>
                <w:sz w:val="18"/>
                <w:szCs w:val="18"/>
                <w:bdr w:val="none" w:sz="0" w:space="0" w:color="auto" w:frame="1"/>
              </w:rPr>
              <w:t>break</w:t>
            </w:r>
            <w:r w:rsidRPr="002B1184">
              <w:rPr>
                <w:rFonts w:ascii="Consolas" w:eastAsia="宋体" w:hAnsi="Consolas" w:cs="宋体"/>
                <w:color w:val="000000"/>
                <w:kern w:val="0"/>
                <w:sz w:val="18"/>
                <w:szCs w:val="18"/>
                <w:bdr w:val="none" w:sz="0" w:space="0" w:color="auto" w:frame="1"/>
              </w:rPr>
              <w:t>;  </w:t>
            </w:r>
            <w:r w:rsidRPr="00CB1755">
              <w:rPr>
                <w:rFonts w:ascii="Consolas" w:eastAsia="宋体" w:hAnsi="Consolas" w:cs="宋体"/>
                <w:color w:val="000000"/>
                <w:kern w:val="0"/>
                <w:sz w:val="18"/>
                <w:szCs w:val="18"/>
                <w:bdr w:val="none" w:sz="0" w:space="0" w:color="auto" w:frame="1"/>
              </w:rPr>
              <w:t> </w:t>
            </w:r>
          </w:p>
          <w:p w14:paraId="4BA1E1BA" w14:textId="3582F1E0"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r w:rsidRPr="00CB1755">
              <w:rPr>
                <w:rFonts w:ascii="Consolas" w:eastAsia="宋体" w:hAnsi="Consolas" w:cs="宋体"/>
                <w:b/>
                <w:bCs/>
                <w:color w:val="006699"/>
                <w:kern w:val="0"/>
                <w:sz w:val="18"/>
                <w:szCs w:val="18"/>
                <w:bdr w:val="none" w:sz="0" w:space="0" w:color="auto" w:frame="1"/>
              </w:rPr>
              <w:t>default</w:t>
            </w:r>
            <w:r w:rsidRPr="00CB1755">
              <w:rPr>
                <w:rFonts w:ascii="Consolas" w:eastAsia="宋体" w:hAnsi="Consolas" w:cs="宋体"/>
                <w:color w:val="000000"/>
                <w:kern w:val="0"/>
                <w:sz w:val="18"/>
                <w:szCs w:val="18"/>
                <w:bdr w:val="none" w:sz="0" w:space="0" w:color="auto" w:frame="1"/>
              </w:rPr>
              <w:t>:  </w:t>
            </w:r>
          </w:p>
          <w:p w14:paraId="1C5D8865" w14:textId="77777777" w:rsidR="00BD6108" w:rsidRPr="00CB1755"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spellStart"/>
            <w:proofErr w:type="gramStart"/>
            <w:r w:rsidRPr="00CB1755">
              <w:rPr>
                <w:rFonts w:ascii="Consolas" w:eastAsia="宋体" w:hAnsi="Consolas" w:cs="宋体"/>
                <w:color w:val="000000"/>
                <w:kern w:val="0"/>
                <w:sz w:val="18"/>
                <w:szCs w:val="18"/>
                <w:bdr w:val="none" w:sz="0" w:space="0" w:color="auto" w:frame="1"/>
              </w:rPr>
              <w:t>printf</w:t>
            </w:r>
            <w:proofErr w:type="spellEnd"/>
            <w:r w:rsidRPr="00CB1755">
              <w:rPr>
                <w:rFonts w:ascii="Consolas" w:eastAsia="宋体" w:hAnsi="Consolas" w:cs="宋体"/>
                <w:color w:val="000000"/>
                <w:kern w:val="0"/>
                <w:sz w:val="18"/>
                <w:szCs w:val="18"/>
                <w:bdr w:val="none" w:sz="0" w:space="0" w:color="auto" w:frame="1"/>
              </w:rPr>
              <w:t>(</w:t>
            </w:r>
            <w:proofErr w:type="gramEnd"/>
            <w:r w:rsidRPr="00CB1755">
              <w:rPr>
                <w:rFonts w:ascii="Consolas" w:eastAsia="宋体" w:hAnsi="Consolas" w:cs="宋体"/>
                <w:color w:val="0000FF"/>
                <w:kern w:val="0"/>
                <w:sz w:val="18"/>
                <w:szCs w:val="18"/>
                <w:bdr w:val="none" w:sz="0" w:space="0" w:color="auto" w:frame="1"/>
              </w:rPr>
              <w:t>"syntax error\n"</w:t>
            </w:r>
            <w:r w:rsidRPr="00CB1755">
              <w:rPr>
                <w:rFonts w:ascii="Consolas" w:eastAsia="宋体" w:hAnsi="Consolas" w:cs="宋体"/>
                <w:color w:val="000000"/>
                <w:kern w:val="0"/>
                <w:sz w:val="18"/>
                <w:szCs w:val="18"/>
                <w:bdr w:val="none" w:sz="0" w:space="0" w:color="auto" w:frame="1"/>
              </w:rPr>
              <w:t>);    </w:t>
            </w:r>
          </w:p>
          <w:p w14:paraId="4B464CC7"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roofErr w:type="gramStart"/>
            <w:r w:rsidRPr="00CB1755">
              <w:rPr>
                <w:rFonts w:ascii="Consolas" w:eastAsia="宋体" w:hAnsi="Consolas" w:cs="宋体"/>
                <w:color w:val="000000"/>
                <w:kern w:val="0"/>
                <w:sz w:val="18"/>
                <w:szCs w:val="18"/>
                <w:bdr w:val="none" w:sz="0" w:space="0" w:color="auto" w:frame="1"/>
              </w:rPr>
              <w:t>exit(</w:t>
            </w:r>
            <w:proofErr w:type="gramEnd"/>
            <w:r w:rsidRPr="00CB1755">
              <w:rPr>
                <w:rFonts w:ascii="Consolas" w:eastAsia="宋体" w:hAnsi="Consolas" w:cs="宋体"/>
                <w:color w:val="000000"/>
                <w:kern w:val="0"/>
                <w:sz w:val="18"/>
                <w:szCs w:val="18"/>
                <w:bdr w:val="none" w:sz="0" w:space="0" w:color="auto" w:frame="1"/>
              </w:rPr>
              <w:t>0);  </w:t>
            </w:r>
          </w:p>
          <w:p w14:paraId="62FC5013" w14:textId="77777777" w:rsidR="00BD6108" w:rsidRPr="002B1184" w:rsidRDefault="00BD6108" w:rsidP="003E473F">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1184">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w:t>
            </w:r>
            <w:r w:rsidRPr="002B1184">
              <w:rPr>
                <w:rFonts w:ascii="Consolas" w:eastAsia="宋体" w:hAnsi="Consolas" w:cs="宋体"/>
                <w:color w:val="000000"/>
                <w:kern w:val="0"/>
                <w:sz w:val="18"/>
                <w:szCs w:val="18"/>
                <w:bdr w:val="none" w:sz="0" w:space="0" w:color="auto" w:frame="1"/>
              </w:rPr>
              <w:t> </w:t>
            </w:r>
          </w:p>
          <w:p w14:paraId="0498C452" w14:textId="77777777" w:rsidR="00BD6108" w:rsidRPr="00CB1755" w:rsidRDefault="00BD6108" w:rsidP="003E473F">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755">
              <w:rPr>
                <w:rFonts w:ascii="Consolas" w:eastAsia="宋体" w:hAnsi="Consolas" w:cs="宋体"/>
                <w:color w:val="000000"/>
                <w:kern w:val="0"/>
                <w:sz w:val="18"/>
                <w:szCs w:val="18"/>
                <w:bdr w:val="none" w:sz="0" w:space="0" w:color="auto" w:frame="1"/>
              </w:rPr>
              <w:t>}  </w:t>
            </w:r>
          </w:p>
        </w:tc>
      </w:tr>
    </w:tbl>
    <w:p w14:paraId="471469C2" w14:textId="77777777" w:rsidR="00BD6108" w:rsidRDefault="00BD6108" w:rsidP="00BD6108">
      <w:pPr>
        <w:widowControl/>
        <w:shd w:val="clear" w:color="auto" w:fill="FFFFFF"/>
        <w:spacing w:after="240"/>
        <w:ind w:left="357"/>
        <w:jc w:val="left"/>
        <w:rPr>
          <w:rFonts w:ascii="微软雅黑" w:eastAsia="微软雅黑" w:hAnsi="微软雅黑" w:cs="宋体"/>
          <w:color w:val="333333"/>
          <w:kern w:val="0"/>
          <w:sz w:val="24"/>
          <w:szCs w:val="24"/>
        </w:rPr>
      </w:pPr>
    </w:p>
    <w:p w14:paraId="2D5ECAEA" w14:textId="77777777" w:rsidR="002952B3" w:rsidRPr="002952B3" w:rsidRDefault="002952B3" w:rsidP="002952B3">
      <w:pPr>
        <w:rPr>
          <w:rFonts w:ascii="Times New Roman" w:eastAsia="楷体" w:hAnsi="Times New Roman" w:cs="Times New Roman"/>
          <w:b/>
          <w:sz w:val="22"/>
          <w:szCs w:val="24"/>
        </w:rPr>
      </w:pPr>
    </w:p>
    <w:p w14:paraId="12D8EC06" w14:textId="48836333" w:rsidR="00674502" w:rsidRDefault="001F0C13" w:rsidP="001F0C13">
      <w:pPr>
        <w:widowControl/>
        <w:shd w:val="clear" w:color="auto" w:fill="FFFFFF"/>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7</w:t>
      </w:r>
      <w:r w:rsidRPr="001F0C13">
        <w:rPr>
          <w:rFonts w:ascii="楷体" w:eastAsia="楷体" w:hAnsi="楷体" w:cs="宋体"/>
          <w:b/>
          <w:bCs/>
          <w:color w:val="333333"/>
          <w:kern w:val="0"/>
          <w:sz w:val="24"/>
          <w:szCs w:val="24"/>
        </w:rPr>
        <w:t>.</w:t>
      </w:r>
      <w:r w:rsidR="00BC6AE6" w:rsidRPr="001F0C13">
        <w:rPr>
          <w:rFonts w:ascii="楷体" w:eastAsia="楷体" w:hAnsi="楷体" w:cs="宋体" w:hint="eastAsia"/>
          <w:b/>
          <w:bCs/>
          <w:color w:val="333333"/>
          <w:kern w:val="0"/>
          <w:sz w:val="24"/>
          <w:szCs w:val="24"/>
        </w:rPr>
        <w:t>对于一个文法若消除了左递归，提取了左公共因子后是否一定为LL(1)文法？试对下面的文法进行改写，并对改写后的文法进行判断。</w:t>
      </w:r>
    </w:p>
    <w:p w14:paraId="470CDEEB" w14:textId="0A606640" w:rsidR="001F0C13" w:rsidRDefault="001F0C13" w:rsidP="001F0C13">
      <w:pPr>
        <w:widowControl/>
        <w:shd w:val="clear" w:color="auto" w:fill="FFFFFF"/>
        <w:rPr>
          <w:rFonts w:ascii="楷体" w:eastAsia="楷体" w:hAnsi="楷体" w:cs="宋体"/>
          <w:b/>
          <w:bCs/>
          <w:color w:val="333333"/>
          <w:kern w:val="0"/>
          <w:sz w:val="24"/>
          <w:szCs w:val="24"/>
        </w:rPr>
      </w:pPr>
      <w:r w:rsidRPr="00D90FA4">
        <w:rPr>
          <w:rFonts w:ascii="Times New Roman" w:eastAsia="楷体" w:hAnsi="Times New Roman" w:cs="Times New Roman" w:hint="eastAsia"/>
          <w:b/>
          <w:color w:val="FF0000"/>
          <w:sz w:val="22"/>
          <w:szCs w:val="24"/>
        </w:rPr>
        <w:t>答：</w:t>
      </w:r>
      <w:r w:rsidR="005B2BE0">
        <w:rPr>
          <w:rFonts w:ascii="Times New Roman" w:eastAsia="楷体" w:hAnsi="Times New Roman" w:cs="Times New Roman" w:hint="eastAsia"/>
          <w:b/>
          <w:color w:val="FF0000"/>
          <w:sz w:val="22"/>
          <w:szCs w:val="24"/>
        </w:rPr>
        <w:t>不一定</w:t>
      </w:r>
    </w:p>
    <w:p w14:paraId="72F23DA0" w14:textId="77777777" w:rsidR="005F334D" w:rsidRPr="001F0C13" w:rsidRDefault="005F334D" w:rsidP="001F0C13">
      <w:pPr>
        <w:widowControl/>
        <w:shd w:val="clear" w:color="auto" w:fill="FFFFFF"/>
        <w:rPr>
          <w:rFonts w:ascii="楷体" w:eastAsia="楷体" w:hAnsi="楷体" w:cs="宋体"/>
          <w:b/>
          <w:bCs/>
          <w:color w:val="333333"/>
          <w:kern w:val="0"/>
          <w:sz w:val="24"/>
          <w:szCs w:val="24"/>
        </w:rPr>
      </w:pPr>
    </w:p>
    <w:p w14:paraId="13D01BEB" w14:textId="77777777" w:rsidR="001F0C13" w:rsidRDefault="00BC6AE6" w:rsidP="001F0C13">
      <w:pPr>
        <w:widowControl/>
        <w:shd w:val="clear" w:color="auto" w:fill="FFFFFF"/>
        <w:ind w:left="357"/>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 xml:space="preserve">（1）A→ </w:t>
      </w:r>
      <w:proofErr w:type="spellStart"/>
      <w:r w:rsidRPr="001F0C13">
        <w:rPr>
          <w:rFonts w:ascii="楷体" w:eastAsia="楷体" w:hAnsi="楷体" w:cs="宋体" w:hint="eastAsia"/>
          <w:b/>
          <w:bCs/>
          <w:color w:val="333333"/>
          <w:kern w:val="0"/>
          <w:sz w:val="24"/>
          <w:szCs w:val="24"/>
        </w:rPr>
        <w:t>baB</w:t>
      </w:r>
      <w:proofErr w:type="spellEnd"/>
      <w:r w:rsidRPr="001F0C13">
        <w:rPr>
          <w:rFonts w:ascii="楷体" w:eastAsia="楷体" w:hAnsi="楷体" w:cs="宋体" w:hint="eastAsia"/>
          <w:b/>
          <w:bCs/>
          <w:color w:val="333333"/>
          <w:kern w:val="0"/>
          <w:sz w:val="24"/>
          <w:szCs w:val="24"/>
        </w:rPr>
        <w:t xml:space="preserve"> | ε </w:t>
      </w:r>
    </w:p>
    <w:p w14:paraId="7443EB05" w14:textId="6847568C" w:rsidR="00BC6AE6" w:rsidRDefault="00BC6AE6" w:rsidP="001F0C13">
      <w:pPr>
        <w:widowControl/>
        <w:shd w:val="clear" w:color="auto" w:fill="FFFFFF"/>
        <w:ind w:left="357" w:firstLineChars="263" w:firstLine="634"/>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B→ Abb | a</w:t>
      </w:r>
    </w:p>
    <w:p w14:paraId="18A5E76E" w14:textId="1B34564C" w:rsidR="001F0C13" w:rsidRDefault="005F334D" w:rsidP="005F334D">
      <w:pPr>
        <w:widowControl/>
        <w:shd w:val="clear" w:color="auto" w:fill="FFFFFF"/>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该</w:t>
      </w:r>
      <w:proofErr w:type="gramStart"/>
      <w:r>
        <w:rPr>
          <w:rFonts w:ascii="楷体" w:eastAsia="楷体" w:hAnsi="楷体" w:cs="宋体" w:hint="eastAsia"/>
          <w:b/>
          <w:bCs/>
          <w:color w:val="333333"/>
          <w:kern w:val="0"/>
          <w:sz w:val="24"/>
          <w:szCs w:val="24"/>
        </w:rPr>
        <w:t>文法无左递归</w:t>
      </w:r>
      <w:proofErr w:type="gramEnd"/>
      <w:r>
        <w:rPr>
          <w:rFonts w:ascii="楷体" w:eastAsia="楷体" w:hAnsi="楷体" w:cs="宋体" w:hint="eastAsia"/>
          <w:b/>
          <w:bCs/>
          <w:color w:val="333333"/>
          <w:kern w:val="0"/>
          <w:sz w:val="24"/>
          <w:szCs w:val="24"/>
        </w:rPr>
        <w:t>，</w:t>
      </w:r>
      <w:proofErr w:type="gramStart"/>
      <w:r>
        <w:rPr>
          <w:rFonts w:ascii="楷体" w:eastAsia="楷体" w:hAnsi="楷体" w:cs="宋体" w:hint="eastAsia"/>
          <w:b/>
          <w:bCs/>
          <w:color w:val="333333"/>
          <w:kern w:val="0"/>
          <w:sz w:val="24"/>
          <w:szCs w:val="24"/>
        </w:rPr>
        <w:t>无左公</w:t>
      </w:r>
      <w:proofErr w:type="gramEnd"/>
      <w:r>
        <w:rPr>
          <w:rFonts w:ascii="楷体" w:eastAsia="楷体" w:hAnsi="楷体" w:cs="宋体" w:hint="eastAsia"/>
          <w:b/>
          <w:bCs/>
          <w:color w:val="333333"/>
          <w:kern w:val="0"/>
          <w:sz w:val="24"/>
          <w:szCs w:val="24"/>
        </w:rPr>
        <w:t>因子</w:t>
      </w:r>
    </w:p>
    <w:p w14:paraId="06FB255D" w14:textId="77777777" w:rsidR="005B2BE0" w:rsidRPr="005B2BE0" w:rsidRDefault="005B2BE0" w:rsidP="005F334D">
      <w:pPr>
        <w:widowControl/>
        <w:shd w:val="clear" w:color="auto" w:fill="FFFFFF"/>
        <w:rPr>
          <w:rFonts w:ascii="Times New Roman" w:eastAsia="楷体" w:hAnsi="Times New Roman" w:cs="Times New Roman"/>
          <w:b/>
          <w:bCs/>
          <w:color w:val="333333"/>
          <w:kern w:val="0"/>
          <w:sz w:val="24"/>
          <w:szCs w:val="24"/>
        </w:rPr>
      </w:pPr>
      <w:r>
        <w:rPr>
          <w:rFonts w:ascii="楷体" w:eastAsia="楷体" w:hAnsi="楷体" w:cs="宋体" w:hint="eastAsia"/>
          <w:b/>
          <w:bCs/>
          <w:color w:val="333333"/>
          <w:kern w:val="0"/>
          <w:sz w:val="24"/>
          <w:szCs w:val="24"/>
        </w:rPr>
        <w:t xml:space="preserve"> </w:t>
      </w:r>
      <w:r w:rsidRPr="005B2BE0">
        <w:rPr>
          <w:rFonts w:ascii="Times New Roman" w:eastAsia="楷体" w:hAnsi="Times New Roman" w:cs="Times New Roman"/>
          <w:b/>
          <w:bCs/>
          <w:color w:val="333333"/>
          <w:kern w:val="0"/>
          <w:sz w:val="24"/>
          <w:szCs w:val="24"/>
        </w:rPr>
        <w:t xml:space="preserve"> Select</w:t>
      </w:r>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 xml:space="preserve">A→ </w:t>
      </w:r>
      <w:proofErr w:type="spellStart"/>
      <w:r w:rsidRPr="005B2BE0">
        <w:rPr>
          <w:rFonts w:ascii="Times New Roman" w:eastAsia="楷体" w:hAnsi="Times New Roman" w:cs="Times New Roman"/>
          <w:b/>
          <w:bCs/>
          <w:color w:val="333333"/>
          <w:kern w:val="0"/>
          <w:sz w:val="24"/>
          <w:szCs w:val="24"/>
        </w:rPr>
        <w:t>baB</w:t>
      </w:r>
      <w:proofErr w:type="spellEnd"/>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={b}</w:t>
      </w:r>
    </w:p>
    <w:p w14:paraId="66D7567F" w14:textId="44097CDF" w:rsidR="005B2BE0" w:rsidRPr="005B2BE0" w:rsidRDefault="005B2BE0" w:rsidP="005B2BE0">
      <w:pPr>
        <w:widowControl/>
        <w:shd w:val="clear" w:color="auto" w:fill="FFFFFF"/>
        <w:ind w:firstLineChars="100" w:firstLine="241"/>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proofErr w:type="spellStart"/>
      <w:r w:rsidRPr="005B2BE0">
        <w:rPr>
          <w:rFonts w:ascii="Times New Roman" w:eastAsia="楷体" w:hAnsi="Times New Roman" w:cs="Times New Roman"/>
          <w:b/>
          <w:bCs/>
          <w:color w:val="333333"/>
          <w:kern w:val="0"/>
          <w:sz w:val="24"/>
          <w:szCs w:val="24"/>
        </w:rPr>
        <w:t>A→ε</w:t>
      </w:r>
      <w:proofErr w:type="spellEnd"/>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=follow(A)={#,b}</w:t>
      </w:r>
    </w:p>
    <w:p w14:paraId="4B3D53E8" w14:textId="655509A8" w:rsidR="005B2BE0" w:rsidRPr="005B2BE0" w:rsidRDefault="005B2BE0" w:rsidP="005B2BE0">
      <w:pPr>
        <w:widowControl/>
        <w:shd w:val="clear" w:color="auto" w:fill="FFFFFF"/>
        <w:ind w:firstLineChars="100" w:firstLine="241"/>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两者有交集，因此不是LL（1）文法。</w:t>
      </w:r>
    </w:p>
    <w:p w14:paraId="54A09D7F" w14:textId="77777777" w:rsidR="005F334D" w:rsidRDefault="005F334D" w:rsidP="001F0C13">
      <w:pPr>
        <w:widowControl/>
        <w:shd w:val="clear" w:color="auto" w:fill="FFFFFF"/>
        <w:ind w:left="357" w:firstLineChars="263" w:firstLine="634"/>
        <w:rPr>
          <w:rFonts w:ascii="楷体" w:eastAsia="楷体" w:hAnsi="楷体" w:cs="宋体"/>
          <w:b/>
          <w:bCs/>
          <w:color w:val="333333"/>
          <w:kern w:val="0"/>
          <w:sz w:val="24"/>
          <w:szCs w:val="24"/>
        </w:rPr>
      </w:pPr>
    </w:p>
    <w:p w14:paraId="7487BE14" w14:textId="77777777" w:rsidR="001F0C13" w:rsidRDefault="00BC6AE6" w:rsidP="001F0C13">
      <w:pPr>
        <w:widowControl/>
        <w:shd w:val="clear" w:color="auto" w:fill="FFFFFF"/>
        <w:ind w:left="357"/>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 xml:space="preserve">（2）A→ </w:t>
      </w:r>
      <w:proofErr w:type="spellStart"/>
      <w:r w:rsidRPr="001F0C13">
        <w:rPr>
          <w:rFonts w:ascii="楷体" w:eastAsia="楷体" w:hAnsi="楷体" w:cs="宋体" w:hint="eastAsia"/>
          <w:b/>
          <w:bCs/>
          <w:color w:val="333333"/>
          <w:kern w:val="0"/>
          <w:sz w:val="24"/>
          <w:szCs w:val="24"/>
        </w:rPr>
        <w:t>aABe</w:t>
      </w:r>
      <w:proofErr w:type="spellEnd"/>
      <w:r w:rsidRPr="001F0C13">
        <w:rPr>
          <w:rFonts w:ascii="楷体" w:eastAsia="楷体" w:hAnsi="楷体" w:cs="宋体" w:hint="eastAsia"/>
          <w:b/>
          <w:bCs/>
          <w:color w:val="333333"/>
          <w:kern w:val="0"/>
          <w:sz w:val="24"/>
          <w:szCs w:val="24"/>
        </w:rPr>
        <w:t xml:space="preserve"> | a </w:t>
      </w:r>
    </w:p>
    <w:p w14:paraId="6C9C25D6" w14:textId="2BE1124C" w:rsidR="00BC6AE6" w:rsidRDefault="00BC6AE6" w:rsidP="001F0C13">
      <w:pPr>
        <w:widowControl/>
        <w:shd w:val="clear" w:color="auto" w:fill="FFFFFF"/>
        <w:ind w:left="357" w:firstLineChars="263" w:firstLine="634"/>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B→ Bb | d</w:t>
      </w:r>
    </w:p>
    <w:p w14:paraId="2AA65B7B" w14:textId="6575C8AA" w:rsidR="005B2BE0" w:rsidRDefault="005B2BE0" w:rsidP="005B2BE0">
      <w:pPr>
        <w:widowControl/>
        <w:shd w:val="clear" w:color="auto" w:fill="FFFFFF"/>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对该文法消除左递归，提取左公因子：</w:t>
      </w:r>
    </w:p>
    <w:p w14:paraId="282F8365" w14:textId="2688AFE9" w:rsidR="005B2BE0" w:rsidRDefault="005B2BE0"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 xml:space="preserve">A→ </w:t>
      </w:r>
      <w:proofErr w:type="spellStart"/>
      <w:r w:rsidRPr="005B2BE0">
        <w:rPr>
          <w:rFonts w:ascii="Times New Roman" w:eastAsia="楷体" w:hAnsi="Times New Roman" w:cs="Times New Roman"/>
          <w:b/>
          <w:bCs/>
          <w:color w:val="333333"/>
          <w:kern w:val="0"/>
          <w:sz w:val="24"/>
          <w:szCs w:val="24"/>
        </w:rPr>
        <w:t>aA</w:t>
      </w:r>
      <w:proofErr w:type="spellEnd"/>
      <w:r>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 xml:space="preserve"> </w:t>
      </w:r>
    </w:p>
    <w:p w14:paraId="70F50A88" w14:textId="344AA559" w:rsidR="005B2BE0" w:rsidRPr="005B2BE0" w:rsidRDefault="005B2BE0"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A</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 xml:space="preserve">→ </w:t>
      </w:r>
      <w:proofErr w:type="spellStart"/>
      <w:r w:rsidRPr="005B2BE0">
        <w:rPr>
          <w:rFonts w:ascii="Times New Roman" w:eastAsia="楷体" w:hAnsi="Times New Roman" w:cs="Times New Roman"/>
          <w:b/>
          <w:bCs/>
          <w:color w:val="333333"/>
          <w:kern w:val="0"/>
          <w:sz w:val="24"/>
          <w:szCs w:val="24"/>
        </w:rPr>
        <w:t>ABe</w:t>
      </w:r>
      <w:proofErr w:type="spellEnd"/>
      <w:r w:rsidRPr="005B2BE0">
        <w:rPr>
          <w:rFonts w:ascii="Times New Roman" w:eastAsia="楷体" w:hAnsi="Times New Roman" w:cs="Times New Roman"/>
          <w:b/>
          <w:bCs/>
          <w:color w:val="333333"/>
          <w:kern w:val="0"/>
          <w:sz w:val="24"/>
          <w:szCs w:val="24"/>
        </w:rPr>
        <w:t xml:space="preserve"> | </w:t>
      </w:r>
      <w:r w:rsidRPr="001F0C13">
        <w:rPr>
          <w:rFonts w:ascii="楷体" w:eastAsia="楷体" w:hAnsi="楷体" w:cs="宋体" w:hint="eastAsia"/>
          <w:b/>
          <w:bCs/>
          <w:color w:val="333333"/>
          <w:kern w:val="0"/>
          <w:sz w:val="24"/>
          <w:szCs w:val="24"/>
        </w:rPr>
        <w:t>ε</w:t>
      </w:r>
    </w:p>
    <w:p w14:paraId="41D07230" w14:textId="5807179A" w:rsidR="005B2BE0" w:rsidRDefault="005B2BE0"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B→ d</w:t>
      </w:r>
      <w:r>
        <w:rPr>
          <w:rFonts w:ascii="Times New Roman" w:eastAsia="楷体" w:hAnsi="Times New Roman" w:cs="Times New Roman"/>
          <w:b/>
          <w:bCs/>
          <w:color w:val="333333"/>
          <w:kern w:val="0"/>
          <w:sz w:val="24"/>
          <w:szCs w:val="24"/>
        </w:rPr>
        <w:t>B’</w:t>
      </w:r>
    </w:p>
    <w:p w14:paraId="32769555" w14:textId="20047F2D" w:rsidR="005B2BE0" w:rsidRDefault="005B2BE0"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B</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 xml:space="preserve">→ </w:t>
      </w:r>
      <w:proofErr w:type="spellStart"/>
      <w:r w:rsidRPr="005B2BE0">
        <w:rPr>
          <w:rFonts w:ascii="Times New Roman" w:eastAsia="楷体" w:hAnsi="Times New Roman" w:cs="Times New Roman"/>
          <w:b/>
          <w:bCs/>
          <w:color w:val="333333"/>
          <w:kern w:val="0"/>
          <w:sz w:val="24"/>
          <w:szCs w:val="24"/>
        </w:rPr>
        <w:t>b</w:t>
      </w:r>
      <w:r>
        <w:rPr>
          <w:rFonts w:ascii="Times New Roman" w:eastAsia="楷体" w:hAnsi="Times New Roman" w:cs="Times New Roman"/>
          <w:b/>
          <w:bCs/>
          <w:color w:val="333333"/>
          <w:kern w:val="0"/>
          <w:sz w:val="24"/>
          <w:szCs w:val="24"/>
        </w:rPr>
        <w:t>B</w:t>
      </w:r>
      <w:proofErr w:type="spellEnd"/>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 xml:space="preserve"> | </w:t>
      </w:r>
      <w:r w:rsidRPr="001F0C13">
        <w:rPr>
          <w:rFonts w:ascii="楷体" w:eastAsia="楷体" w:hAnsi="楷体" w:cs="宋体" w:hint="eastAsia"/>
          <w:b/>
          <w:bCs/>
          <w:color w:val="333333"/>
          <w:kern w:val="0"/>
          <w:sz w:val="24"/>
          <w:szCs w:val="24"/>
        </w:rPr>
        <w:t>ε</w:t>
      </w:r>
    </w:p>
    <w:p w14:paraId="0BCF941C" w14:textId="77777777" w:rsidR="005B2BE0" w:rsidRDefault="005B2BE0" w:rsidP="005B2BE0">
      <w:pPr>
        <w:widowControl/>
        <w:shd w:val="clear" w:color="auto" w:fill="FFFFFF"/>
        <w:ind w:firstLineChars="58" w:firstLine="140"/>
        <w:rPr>
          <w:rFonts w:ascii="Times New Roman" w:eastAsia="楷体" w:hAnsi="Times New Roman" w:cs="Times New Roman"/>
          <w:b/>
          <w:bCs/>
          <w:color w:val="333333"/>
          <w:kern w:val="0"/>
          <w:sz w:val="24"/>
          <w:szCs w:val="24"/>
        </w:rPr>
      </w:pPr>
    </w:p>
    <w:p w14:paraId="781FAA35" w14:textId="6180231A" w:rsidR="005B2BE0" w:rsidRPr="005B2BE0" w:rsidRDefault="005B2BE0" w:rsidP="005B2BE0">
      <w:pPr>
        <w:widowControl/>
        <w:shd w:val="clear" w:color="auto" w:fill="FFFFFF"/>
        <w:ind w:firstLineChars="58" w:firstLine="140"/>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A</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w:t>
      </w:r>
      <w:proofErr w:type="spellStart"/>
      <w:r w:rsidRPr="005B2BE0">
        <w:rPr>
          <w:rFonts w:ascii="Times New Roman" w:eastAsia="楷体" w:hAnsi="Times New Roman" w:cs="Times New Roman"/>
          <w:b/>
          <w:bCs/>
          <w:color w:val="333333"/>
          <w:kern w:val="0"/>
          <w:sz w:val="24"/>
          <w:szCs w:val="24"/>
        </w:rPr>
        <w:t>ABe</w:t>
      </w:r>
      <w:proofErr w:type="spellEnd"/>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w:t>
      </w:r>
      <w:r>
        <w:rPr>
          <w:rFonts w:ascii="Times New Roman" w:eastAsia="楷体" w:hAnsi="Times New Roman" w:cs="Times New Roman"/>
          <w:b/>
          <w:bCs/>
          <w:color w:val="333333"/>
          <w:kern w:val="0"/>
          <w:sz w:val="24"/>
          <w:szCs w:val="24"/>
        </w:rPr>
        <w:t>a</w:t>
      </w:r>
      <w:r w:rsidRPr="005B2BE0">
        <w:rPr>
          <w:rFonts w:ascii="Times New Roman" w:eastAsia="楷体" w:hAnsi="Times New Roman" w:cs="Times New Roman"/>
          <w:b/>
          <w:bCs/>
          <w:color w:val="333333"/>
          <w:kern w:val="0"/>
          <w:sz w:val="24"/>
          <w:szCs w:val="24"/>
        </w:rPr>
        <w:t>}</w:t>
      </w:r>
    </w:p>
    <w:p w14:paraId="71D19DCD" w14:textId="17C6B275" w:rsidR="005B2BE0" w:rsidRPr="005B2BE0" w:rsidRDefault="005B2BE0" w:rsidP="005B2BE0">
      <w:pPr>
        <w:widowControl/>
        <w:shd w:val="clear" w:color="auto" w:fill="FFFFFF"/>
        <w:ind w:firstLineChars="58" w:firstLine="140"/>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proofErr w:type="spellStart"/>
      <w:r w:rsidRPr="005B2BE0">
        <w:rPr>
          <w:rFonts w:ascii="Times New Roman" w:eastAsia="楷体" w:hAnsi="Times New Roman" w:cs="Times New Roman"/>
          <w:b/>
          <w:bCs/>
          <w:color w:val="333333"/>
          <w:kern w:val="0"/>
          <w:sz w:val="24"/>
          <w:szCs w:val="24"/>
        </w:rPr>
        <w:t>A</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→ε</w:t>
      </w:r>
      <w:proofErr w:type="spellEnd"/>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=follow(A</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w:t>
      </w:r>
    </w:p>
    <w:p w14:paraId="5103BE6E" w14:textId="6DBC322E" w:rsidR="005B2BE0" w:rsidRDefault="005B2BE0" w:rsidP="005B2BE0">
      <w:pPr>
        <w:widowControl/>
        <w:shd w:val="clear" w:color="auto" w:fill="FFFFFF"/>
        <w:ind w:firstLineChars="58" w:firstLine="140"/>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两者交集为空集</w:t>
      </w:r>
    </w:p>
    <w:p w14:paraId="50F8B85C" w14:textId="77777777" w:rsidR="005B2BE0" w:rsidRDefault="005B2BE0" w:rsidP="005B2BE0">
      <w:pPr>
        <w:widowControl/>
        <w:shd w:val="clear" w:color="auto" w:fill="FFFFFF"/>
        <w:rPr>
          <w:rFonts w:ascii="Times New Roman" w:eastAsia="楷体" w:hAnsi="Times New Roman" w:cs="Times New Roman"/>
          <w:b/>
          <w:bCs/>
          <w:color w:val="333333"/>
          <w:kern w:val="0"/>
          <w:sz w:val="24"/>
          <w:szCs w:val="24"/>
        </w:rPr>
      </w:pPr>
    </w:p>
    <w:p w14:paraId="39880DD3" w14:textId="4B45D492" w:rsidR="005B2BE0" w:rsidRPr="005B2BE0" w:rsidRDefault="005B2BE0" w:rsidP="005B2BE0">
      <w:pPr>
        <w:widowControl/>
        <w:shd w:val="clear" w:color="auto" w:fill="FFFFFF"/>
        <w:ind w:firstLineChars="58" w:firstLine="140"/>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B</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 xml:space="preserve">→ </w:t>
      </w:r>
      <w:proofErr w:type="spellStart"/>
      <w:r w:rsidRPr="005B2BE0">
        <w:rPr>
          <w:rFonts w:ascii="Times New Roman" w:eastAsia="楷体" w:hAnsi="Times New Roman" w:cs="Times New Roman"/>
          <w:b/>
          <w:bCs/>
          <w:color w:val="333333"/>
          <w:kern w:val="0"/>
          <w:sz w:val="24"/>
          <w:szCs w:val="24"/>
        </w:rPr>
        <w:t>b</w:t>
      </w:r>
      <w:r>
        <w:rPr>
          <w:rFonts w:ascii="Times New Roman" w:eastAsia="楷体" w:hAnsi="Times New Roman" w:cs="Times New Roman"/>
          <w:b/>
          <w:bCs/>
          <w:color w:val="333333"/>
          <w:kern w:val="0"/>
          <w:sz w:val="24"/>
          <w:szCs w:val="24"/>
        </w:rPr>
        <w:t>B</w:t>
      </w:r>
      <w:proofErr w:type="spellEnd"/>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 xml:space="preserve"> </w:t>
      </w:r>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w:t>
      </w:r>
      <w:r>
        <w:rPr>
          <w:rFonts w:ascii="Times New Roman" w:eastAsia="楷体" w:hAnsi="Times New Roman" w:cs="Times New Roman" w:hint="eastAsia"/>
          <w:b/>
          <w:bCs/>
          <w:color w:val="333333"/>
          <w:kern w:val="0"/>
          <w:sz w:val="24"/>
          <w:szCs w:val="24"/>
        </w:rPr>
        <w:t>b</w:t>
      </w:r>
      <w:r w:rsidRPr="005B2BE0">
        <w:rPr>
          <w:rFonts w:ascii="Times New Roman" w:eastAsia="楷体" w:hAnsi="Times New Roman" w:cs="Times New Roman"/>
          <w:b/>
          <w:bCs/>
          <w:color w:val="333333"/>
          <w:kern w:val="0"/>
          <w:sz w:val="24"/>
          <w:szCs w:val="24"/>
        </w:rPr>
        <w:t>}</w:t>
      </w:r>
    </w:p>
    <w:p w14:paraId="49B31E00" w14:textId="6F46626D" w:rsidR="005B2BE0" w:rsidRDefault="005B2BE0" w:rsidP="005B2BE0">
      <w:pPr>
        <w:widowControl/>
        <w:shd w:val="clear" w:color="auto" w:fill="FFFFFF"/>
        <w:ind w:firstLineChars="58" w:firstLine="140"/>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proofErr w:type="spellStart"/>
      <w:r>
        <w:rPr>
          <w:rFonts w:ascii="Times New Roman" w:eastAsia="楷体" w:hAnsi="Times New Roman" w:cs="Times New Roman"/>
          <w:b/>
          <w:bCs/>
          <w:color w:val="333333"/>
          <w:kern w:val="0"/>
          <w:sz w:val="24"/>
          <w:szCs w:val="24"/>
        </w:rPr>
        <w:t>B</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→ε</w:t>
      </w:r>
      <w:proofErr w:type="spellEnd"/>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=follow(</w:t>
      </w:r>
      <w:r>
        <w:rPr>
          <w:rFonts w:ascii="Times New Roman" w:eastAsia="楷体" w:hAnsi="Times New Roman" w:cs="Times New Roman"/>
          <w:b/>
          <w:bCs/>
          <w:color w:val="333333"/>
          <w:kern w:val="0"/>
          <w:sz w:val="24"/>
          <w:szCs w:val="24"/>
        </w:rPr>
        <w:t>B</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w:t>
      </w:r>
      <w:r>
        <w:rPr>
          <w:rFonts w:ascii="Times New Roman" w:eastAsia="楷体" w:hAnsi="Times New Roman" w:cs="Times New Roman"/>
          <w:b/>
          <w:bCs/>
          <w:color w:val="333333"/>
          <w:kern w:val="0"/>
          <w:sz w:val="24"/>
          <w:szCs w:val="24"/>
        </w:rPr>
        <w:t>e}</w:t>
      </w:r>
    </w:p>
    <w:p w14:paraId="5BF11880" w14:textId="77777777" w:rsidR="005B2BE0" w:rsidRDefault="005B2BE0" w:rsidP="005B2BE0">
      <w:pPr>
        <w:widowControl/>
        <w:shd w:val="clear" w:color="auto" w:fill="FFFFFF"/>
        <w:ind w:firstLineChars="58" w:firstLine="140"/>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两者交集为空集</w:t>
      </w:r>
    </w:p>
    <w:p w14:paraId="3FBB57EA" w14:textId="77777777" w:rsidR="005B2BE0" w:rsidRPr="005B2BE0" w:rsidRDefault="005B2BE0" w:rsidP="005B2BE0">
      <w:pPr>
        <w:widowControl/>
        <w:shd w:val="clear" w:color="auto" w:fill="FFFFFF"/>
        <w:rPr>
          <w:rFonts w:ascii="楷体" w:eastAsia="楷体" w:hAnsi="楷体" w:cs="宋体"/>
          <w:b/>
          <w:bCs/>
          <w:color w:val="333333"/>
          <w:kern w:val="0"/>
          <w:sz w:val="24"/>
          <w:szCs w:val="24"/>
        </w:rPr>
      </w:pPr>
    </w:p>
    <w:p w14:paraId="683253E8" w14:textId="502FB370" w:rsidR="005B2BE0" w:rsidRPr="005B2BE0" w:rsidRDefault="005B2BE0" w:rsidP="005B2BE0">
      <w:pPr>
        <w:widowControl/>
        <w:shd w:val="clear" w:color="auto" w:fill="FFFFFF"/>
        <w:ind w:firstLineChars="100" w:firstLine="241"/>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该文法是LL（1）文法。</w:t>
      </w:r>
    </w:p>
    <w:p w14:paraId="1B2F11A7" w14:textId="77777777" w:rsidR="005B2BE0" w:rsidRPr="005B2BE0" w:rsidRDefault="005B2BE0"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p>
    <w:p w14:paraId="3EB4B56B" w14:textId="77777777" w:rsidR="001F0C13" w:rsidRDefault="00BC6AE6" w:rsidP="001F0C13">
      <w:pPr>
        <w:widowControl/>
        <w:shd w:val="clear" w:color="auto" w:fill="FFFFFF"/>
        <w:ind w:left="357"/>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 xml:space="preserve">（3）S→ Aa | b </w:t>
      </w:r>
    </w:p>
    <w:p w14:paraId="703C3D33" w14:textId="77777777" w:rsidR="001F0C13" w:rsidRDefault="00BC6AE6" w:rsidP="001F0C13">
      <w:pPr>
        <w:widowControl/>
        <w:shd w:val="clear" w:color="auto" w:fill="FFFFFF"/>
        <w:ind w:left="357" w:firstLineChars="263" w:firstLine="634"/>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 xml:space="preserve">A→ SB </w:t>
      </w:r>
    </w:p>
    <w:p w14:paraId="3D6468DF" w14:textId="35A0ADE7" w:rsidR="00BC6AE6" w:rsidRDefault="00BC6AE6" w:rsidP="001F0C13">
      <w:pPr>
        <w:widowControl/>
        <w:shd w:val="clear" w:color="auto" w:fill="FFFFFF"/>
        <w:ind w:left="357" w:firstLineChars="263" w:firstLine="634"/>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B→ ab</w:t>
      </w:r>
    </w:p>
    <w:p w14:paraId="6F900433" w14:textId="77777777" w:rsidR="005B2BE0" w:rsidRDefault="005B2BE0" w:rsidP="002850B4">
      <w:pPr>
        <w:widowControl/>
        <w:shd w:val="clear" w:color="auto" w:fill="FFFFFF"/>
        <w:ind w:firstLineChars="176" w:firstLine="424"/>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对该文法消除左递归，提取左公因子：</w:t>
      </w:r>
    </w:p>
    <w:p w14:paraId="02FE075A" w14:textId="2E2896A7" w:rsidR="005B2BE0" w:rsidRDefault="002850B4"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r>
        <w:rPr>
          <w:rFonts w:ascii="Times New Roman" w:eastAsia="楷体" w:hAnsi="Times New Roman" w:cs="Times New Roman"/>
          <w:b/>
          <w:bCs/>
          <w:color w:val="333333"/>
          <w:kern w:val="0"/>
          <w:sz w:val="24"/>
          <w:szCs w:val="24"/>
        </w:rPr>
        <w:t>S</w:t>
      </w:r>
      <w:r w:rsidR="005B2BE0" w:rsidRPr="005B2BE0">
        <w:rPr>
          <w:rFonts w:ascii="Times New Roman" w:eastAsia="楷体" w:hAnsi="Times New Roman" w:cs="Times New Roman"/>
          <w:b/>
          <w:bCs/>
          <w:color w:val="333333"/>
          <w:kern w:val="0"/>
          <w:sz w:val="24"/>
          <w:szCs w:val="24"/>
        </w:rPr>
        <w:t xml:space="preserve">→ </w:t>
      </w:r>
      <w:proofErr w:type="spellStart"/>
      <w:r>
        <w:rPr>
          <w:rFonts w:ascii="Times New Roman" w:eastAsia="楷体" w:hAnsi="Times New Roman" w:cs="Times New Roman"/>
          <w:b/>
          <w:bCs/>
          <w:color w:val="333333"/>
          <w:kern w:val="0"/>
          <w:sz w:val="24"/>
          <w:szCs w:val="24"/>
        </w:rPr>
        <w:t>bS</w:t>
      </w:r>
      <w:r w:rsidR="005B2BE0">
        <w:rPr>
          <w:rFonts w:ascii="Times New Roman" w:eastAsia="楷体" w:hAnsi="Times New Roman" w:cs="Times New Roman"/>
          <w:b/>
          <w:bCs/>
          <w:color w:val="333333"/>
          <w:kern w:val="0"/>
          <w:sz w:val="24"/>
          <w:szCs w:val="24"/>
        </w:rPr>
        <w:t>’</w:t>
      </w:r>
      <w:proofErr w:type="spellEnd"/>
      <w:r w:rsidR="005B2BE0" w:rsidRPr="005B2BE0">
        <w:rPr>
          <w:rFonts w:ascii="Times New Roman" w:eastAsia="楷体" w:hAnsi="Times New Roman" w:cs="Times New Roman"/>
          <w:b/>
          <w:bCs/>
          <w:color w:val="333333"/>
          <w:kern w:val="0"/>
          <w:sz w:val="24"/>
          <w:szCs w:val="24"/>
        </w:rPr>
        <w:t xml:space="preserve"> </w:t>
      </w:r>
    </w:p>
    <w:p w14:paraId="666CADAF" w14:textId="4C44E75F" w:rsidR="005B2BE0" w:rsidRPr="005B2BE0" w:rsidRDefault="002850B4" w:rsidP="005B2BE0">
      <w:pPr>
        <w:widowControl/>
        <w:shd w:val="clear" w:color="auto" w:fill="FFFFFF"/>
        <w:ind w:left="357" w:firstLineChars="263" w:firstLine="634"/>
        <w:rPr>
          <w:rFonts w:ascii="Times New Roman" w:eastAsia="楷体" w:hAnsi="Times New Roman" w:cs="Times New Roman"/>
          <w:b/>
          <w:bCs/>
          <w:color w:val="333333"/>
          <w:kern w:val="0"/>
          <w:sz w:val="24"/>
          <w:szCs w:val="24"/>
        </w:rPr>
      </w:pPr>
      <w:r>
        <w:rPr>
          <w:rFonts w:ascii="Times New Roman" w:eastAsia="楷体" w:hAnsi="Times New Roman" w:cs="Times New Roman"/>
          <w:b/>
          <w:bCs/>
          <w:color w:val="333333"/>
          <w:kern w:val="0"/>
          <w:sz w:val="24"/>
          <w:szCs w:val="24"/>
        </w:rPr>
        <w:t>S</w:t>
      </w:r>
      <w:proofErr w:type="gramStart"/>
      <w:r w:rsidR="005B2BE0">
        <w:rPr>
          <w:rFonts w:ascii="Times New Roman" w:eastAsia="楷体" w:hAnsi="Times New Roman" w:cs="Times New Roman"/>
          <w:b/>
          <w:bCs/>
          <w:color w:val="333333"/>
          <w:kern w:val="0"/>
          <w:sz w:val="24"/>
          <w:szCs w:val="24"/>
        </w:rPr>
        <w:t>’</w:t>
      </w:r>
      <w:proofErr w:type="gramEnd"/>
      <w:r w:rsidR="005B2BE0" w:rsidRPr="005B2BE0">
        <w:rPr>
          <w:rFonts w:ascii="Times New Roman" w:eastAsia="楷体" w:hAnsi="Times New Roman" w:cs="Times New Roman"/>
          <w:b/>
          <w:bCs/>
          <w:color w:val="333333"/>
          <w:kern w:val="0"/>
          <w:sz w:val="24"/>
          <w:szCs w:val="24"/>
        </w:rPr>
        <w:t>→ B</w:t>
      </w:r>
      <w:r>
        <w:rPr>
          <w:rFonts w:ascii="Times New Roman" w:eastAsia="楷体" w:hAnsi="Times New Roman" w:cs="Times New Roman"/>
          <w:b/>
          <w:bCs/>
          <w:color w:val="333333"/>
          <w:kern w:val="0"/>
          <w:sz w:val="24"/>
          <w:szCs w:val="24"/>
        </w:rPr>
        <w:t>a</w:t>
      </w:r>
      <w:r w:rsidRPr="002850B4">
        <w:rPr>
          <w:rFonts w:ascii="Times New Roman" w:eastAsia="楷体" w:hAnsi="Times New Roman" w:cs="Times New Roman"/>
          <w:b/>
          <w:bCs/>
          <w:color w:val="333333"/>
          <w:kern w:val="0"/>
          <w:sz w:val="24"/>
          <w:szCs w:val="24"/>
        </w:rPr>
        <w:t xml:space="preserve"> </w:t>
      </w:r>
      <w:r>
        <w:rPr>
          <w:rFonts w:ascii="Times New Roman" w:eastAsia="楷体" w:hAnsi="Times New Roman" w:cs="Times New Roman"/>
          <w:b/>
          <w:bCs/>
          <w:color w:val="333333"/>
          <w:kern w:val="0"/>
          <w:sz w:val="24"/>
          <w:szCs w:val="24"/>
        </w:rPr>
        <w:t>S</w:t>
      </w:r>
      <w:proofErr w:type="gramStart"/>
      <w:r>
        <w:rPr>
          <w:rFonts w:ascii="Times New Roman" w:eastAsia="楷体" w:hAnsi="Times New Roman" w:cs="Times New Roman"/>
          <w:b/>
          <w:bCs/>
          <w:color w:val="333333"/>
          <w:kern w:val="0"/>
          <w:sz w:val="24"/>
          <w:szCs w:val="24"/>
        </w:rPr>
        <w:t>’</w:t>
      </w:r>
      <w:proofErr w:type="gramEnd"/>
      <w:r w:rsidR="005B2BE0" w:rsidRPr="005B2BE0">
        <w:rPr>
          <w:rFonts w:ascii="Times New Roman" w:eastAsia="楷体" w:hAnsi="Times New Roman" w:cs="Times New Roman"/>
          <w:b/>
          <w:bCs/>
          <w:color w:val="333333"/>
          <w:kern w:val="0"/>
          <w:sz w:val="24"/>
          <w:szCs w:val="24"/>
        </w:rPr>
        <w:t xml:space="preserve"> | </w:t>
      </w:r>
      <w:r w:rsidR="005B2BE0" w:rsidRPr="001F0C13">
        <w:rPr>
          <w:rFonts w:ascii="楷体" w:eastAsia="楷体" w:hAnsi="楷体" w:cs="宋体" w:hint="eastAsia"/>
          <w:b/>
          <w:bCs/>
          <w:color w:val="333333"/>
          <w:kern w:val="0"/>
          <w:sz w:val="24"/>
          <w:szCs w:val="24"/>
        </w:rPr>
        <w:t>ε</w:t>
      </w:r>
    </w:p>
    <w:p w14:paraId="102B132C" w14:textId="77777777" w:rsidR="002850B4" w:rsidRDefault="002850B4" w:rsidP="002850B4">
      <w:pPr>
        <w:widowControl/>
        <w:shd w:val="clear" w:color="auto" w:fill="FFFFFF"/>
        <w:ind w:left="357" w:firstLineChars="263" w:firstLine="634"/>
        <w:rPr>
          <w:rFonts w:ascii="楷体" w:eastAsia="楷体" w:hAnsi="楷体" w:cs="宋体"/>
          <w:b/>
          <w:bCs/>
          <w:color w:val="333333"/>
          <w:kern w:val="0"/>
          <w:sz w:val="24"/>
          <w:szCs w:val="24"/>
        </w:rPr>
      </w:pPr>
      <w:r w:rsidRPr="001F0C13">
        <w:rPr>
          <w:rFonts w:ascii="楷体" w:eastAsia="楷体" w:hAnsi="楷体" w:cs="宋体" w:hint="eastAsia"/>
          <w:b/>
          <w:bCs/>
          <w:color w:val="333333"/>
          <w:kern w:val="0"/>
          <w:sz w:val="24"/>
          <w:szCs w:val="24"/>
        </w:rPr>
        <w:t>B→ ab</w:t>
      </w:r>
    </w:p>
    <w:p w14:paraId="2DC15A40" w14:textId="30221D45" w:rsidR="002850B4" w:rsidRPr="005B2BE0" w:rsidRDefault="002850B4" w:rsidP="002850B4">
      <w:pPr>
        <w:widowControl/>
        <w:shd w:val="clear" w:color="auto" w:fill="FFFFFF"/>
        <w:ind w:firstLineChars="117" w:firstLine="282"/>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r>
        <w:rPr>
          <w:rFonts w:ascii="Times New Roman" w:eastAsia="楷体" w:hAnsi="Times New Roman" w:cs="Times New Roman"/>
          <w:b/>
          <w:bCs/>
          <w:color w:val="333333"/>
          <w:kern w:val="0"/>
          <w:sz w:val="24"/>
          <w:szCs w:val="24"/>
        </w:rPr>
        <w:t>S</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 xml:space="preserve">→ </w:t>
      </w:r>
      <w:proofErr w:type="spellStart"/>
      <w:r w:rsidRPr="005B2BE0">
        <w:rPr>
          <w:rFonts w:ascii="Times New Roman" w:eastAsia="楷体" w:hAnsi="Times New Roman" w:cs="Times New Roman"/>
          <w:b/>
          <w:bCs/>
          <w:color w:val="333333"/>
          <w:kern w:val="0"/>
          <w:sz w:val="24"/>
          <w:szCs w:val="24"/>
        </w:rPr>
        <w:t>B</w:t>
      </w:r>
      <w:r>
        <w:rPr>
          <w:rFonts w:ascii="Times New Roman" w:eastAsia="楷体" w:hAnsi="Times New Roman" w:cs="Times New Roman"/>
          <w:b/>
          <w:bCs/>
          <w:color w:val="333333"/>
          <w:kern w:val="0"/>
          <w:sz w:val="24"/>
          <w:szCs w:val="24"/>
        </w:rPr>
        <w:t>aS</w:t>
      </w:r>
      <w:proofErr w:type="gramStart"/>
      <w:r>
        <w:rPr>
          <w:rFonts w:ascii="Times New Roman" w:eastAsia="楷体" w:hAnsi="Times New Roman" w:cs="Times New Roman"/>
          <w:b/>
          <w:bCs/>
          <w:color w:val="333333"/>
          <w:kern w:val="0"/>
          <w:sz w:val="24"/>
          <w:szCs w:val="24"/>
        </w:rPr>
        <w:t>’</w:t>
      </w:r>
      <w:proofErr w:type="spellEnd"/>
      <w:proofErr w:type="gramEnd"/>
      <w:r w:rsidRPr="005B2BE0">
        <w:rPr>
          <w:rFonts w:ascii="Times New Roman" w:eastAsia="楷体" w:hAnsi="Times New Roman" w:cs="Times New Roman"/>
          <w:b/>
          <w:bCs/>
          <w:color w:val="333333"/>
          <w:kern w:val="0"/>
          <w:sz w:val="24"/>
          <w:szCs w:val="24"/>
        </w:rPr>
        <w:t xml:space="preserve"> </w:t>
      </w:r>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w:t>
      </w:r>
      <w:r>
        <w:rPr>
          <w:rFonts w:ascii="Times New Roman" w:eastAsia="楷体" w:hAnsi="Times New Roman" w:cs="Times New Roman"/>
          <w:b/>
          <w:bCs/>
          <w:color w:val="333333"/>
          <w:kern w:val="0"/>
          <w:sz w:val="24"/>
          <w:szCs w:val="24"/>
        </w:rPr>
        <w:t>a</w:t>
      </w:r>
      <w:r w:rsidRPr="005B2BE0">
        <w:rPr>
          <w:rFonts w:ascii="Times New Roman" w:eastAsia="楷体" w:hAnsi="Times New Roman" w:cs="Times New Roman"/>
          <w:b/>
          <w:bCs/>
          <w:color w:val="333333"/>
          <w:kern w:val="0"/>
          <w:sz w:val="24"/>
          <w:szCs w:val="24"/>
        </w:rPr>
        <w:t>}</w:t>
      </w:r>
    </w:p>
    <w:p w14:paraId="6DB00F88" w14:textId="62519264" w:rsidR="002850B4" w:rsidRDefault="002850B4" w:rsidP="002850B4">
      <w:pPr>
        <w:widowControl/>
        <w:shd w:val="clear" w:color="auto" w:fill="FFFFFF"/>
        <w:ind w:firstLineChars="117" w:firstLine="282"/>
        <w:rPr>
          <w:rFonts w:ascii="Times New Roman" w:eastAsia="楷体" w:hAnsi="Times New Roman" w:cs="Times New Roman"/>
          <w:b/>
          <w:bCs/>
          <w:color w:val="333333"/>
          <w:kern w:val="0"/>
          <w:sz w:val="24"/>
          <w:szCs w:val="24"/>
        </w:rPr>
      </w:pPr>
      <w:r w:rsidRPr="005B2BE0">
        <w:rPr>
          <w:rFonts w:ascii="Times New Roman" w:eastAsia="楷体" w:hAnsi="Times New Roman" w:cs="Times New Roman"/>
          <w:b/>
          <w:bCs/>
          <w:color w:val="333333"/>
          <w:kern w:val="0"/>
          <w:sz w:val="24"/>
          <w:szCs w:val="24"/>
        </w:rPr>
        <w:t>Select</w:t>
      </w:r>
      <w:r w:rsidRPr="005B2BE0">
        <w:rPr>
          <w:rFonts w:ascii="Times New Roman" w:eastAsia="楷体" w:hAnsi="Times New Roman" w:cs="Times New Roman"/>
          <w:b/>
          <w:bCs/>
          <w:color w:val="333333"/>
          <w:kern w:val="0"/>
          <w:sz w:val="24"/>
          <w:szCs w:val="24"/>
        </w:rPr>
        <w:t>（</w:t>
      </w:r>
      <w:proofErr w:type="spellStart"/>
      <w:r>
        <w:rPr>
          <w:rFonts w:ascii="Times New Roman" w:eastAsia="楷体" w:hAnsi="Times New Roman" w:cs="Times New Roman"/>
          <w:b/>
          <w:bCs/>
          <w:color w:val="333333"/>
          <w:kern w:val="0"/>
          <w:sz w:val="24"/>
          <w:szCs w:val="24"/>
        </w:rPr>
        <w:t>S</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→ε</w:t>
      </w:r>
      <w:proofErr w:type="spellEnd"/>
      <w:r w:rsidRPr="005B2BE0">
        <w:rPr>
          <w:rFonts w:ascii="Times New Roman" w:eastAsia="楷体" w:hAnsi="Times New Roman" w:cs="Times New Roman"/>
          <w:b/>
          <w:bCs/>
          <w:color w:val="333333"/>
          <w:kern w:val="0"/>
          <w:sz w:val="24"/>
          <w:szCs w:val="24"/>
        </w:rPr>
        <w:t>）</w:t>
      </w:r>
      <w:r w:rsidRPr="005B2BE0">
        <w:rPr>
          <w:rFonts w:ascii="Times New Roman" w:eastAsia="楷体" w:hAnsi="Times New Roman" w:cs="Times New Roman"/>
          <w:b/>
          <w:bCs/>
          <w:color w:val="333333"/>
          <w:kern w:val="0"/>
          <w:sz w:val="24"/>
          <w:szCs w:val="24"/>
        </w:rPr>
        <w:t>=follow(</w:t>
      </w:r>
      <w:r>
        <w:rPr>
          <w:rFonts w:ascii="Times New Roman" w:eastAsia="楷体" w:hAnsi="Times New Roman" w:cs="Times New Roman"/>
          <w:b/>
          <w:bCs/>
          <w:color w:val="333333"/>
          <w:kern w:val="0"/>
          <w:sz w:val="24"/>
          <w:szCs w:val="24"/>
        </w:rPr>
        <w:t>S</w:t>
      </w:r>
      <w:proofErr w:type="gramStart"/>
      <w:r>
        <w:rPr>
          <w:rFonts w:ascii="Times New Roman" w:eastAsia="楷体" w:hAnsi="Times New Roman" w:cs="Times New Roman"/>
          <w:b/>
          <w:bCs/>
          <w:color w:val="333333"/>
          <w:kern w:val="0"/>
          <w:sz w:val="24"/>
          <w:szCs w:val="24"/>
        </w:rPr>
        <w:t>’</w:t>
      </w:r>
      <w:proofErr w:type="gramEnd"/>
      <w:r w:rsidRPr="005B2BE0">
        <w:rPr>
          <w:rFonts w:ascii="Times New Roman" w:eastAsia="楷体" w:hAnsi="Times New Roman" w:cs="Times New Roman"/>
          <w:b/>
          <w:bCs/>
          <w:color w:val="333333"/>
          <w:kern w:val="0"/>
          <w:sz w:val="24"/>
          <w:szCs w:val="24"/>
        </w:rPr>
        <w:t>)={</w:t>
      </w:r>
      <w:r>
        <w:rPr>
          <w:rFonts w:ascii="Times New Roman" w:eastAsia="楷体" w:hAnsi="Times New Roman" w:cs="Times New Roman"/>
          <w:b/>
          <w:bCs/>
          <w:color w:val="333333"/>
          <w:kern w:val="0"/>
          <w:sz w:val="24"/>
          <w:szCs w:val="24"/>
        </w:rPr>
        <w:t>#}</w:t>
      </w:r>
    </w:p>
    <w:p w14:paraId="1650BCC9" w14:textId="77777777" w:rsidR="002850B4" w:rsidRDefault="002850B4" w:rsidP="002850B4">
      <w:pPr>
        <w:widowControl/>
        <w:shd w:val="clear" w:color="auto" w:fill="FFFFFF"/>
        <w:ind w:firstLineChars="117" w:firstLine="282"/>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两者交集为空集</w:t>
      </w:r>
    </w:p>
    <w:p w14:paraId="53F3A62B" w14:textId="77777777" w:rsidR="002850B4" w:rsidRPr="005B2BE0" w:rsidRDefault="002850B4" w:rsidP="002850B4">
      <w:pPr>
        <w:widowControl/>
        <w:shd w:val="clear" w:color="auto" w:fill="FFFFFF"/>
        <w:ind w:firstLineChars="100" w:firstLine="241"/>
        <w:rPr>
          <w:rFonts w:ascii="楷体" w:eastAsia="楷体" w:hAnsi="楷体" w:cs="宋体"/>
          <w:b/>
          <w:bCs/>
          <w:color w:val="333333"/>
          <w:kern w:val="0"/>
          <w:sz w:val="24"/>
          <w:szCs w:val="24"/>
        </w:rPr>
      </w:pPr>
      <w:r>
        <w:rPr>
          <w:rFonts w:ascii="楷体" w:eastAsia="楷体" w:hAnsi="楷体" w:cs="宋体" w:hint="eastAsia"/>
          <w:b/>
          <w:bCs/>
          <w:color w:val="333333"/>
          <w:kern w:val="0"/>
          <w:sz w:val="24"/>
          <w:szCs w:val="24"/>
        </w:rPr>
        <w:t>该文法是LL（1）文法。</w:t>
      </w:r>
    </w:p>
    <w:p w14:paraId="649E3262" w14:textId="77777777" w:rsidR="005B2BE0" w:rsidRPr="002850B4" w:rsidRDefault="005B2BE0" w:rsidP="001F0C13">
      <w:pPr>
        <w:widowControl/>
        <w:shd w:val="clear" w:color="auto" w:fill="FFFFFF"/>
        <w:ind w:left="357" w:firstLineChars="263" w:firstLine="634"/>
        <w:rPr>
          <w:rFonts w:ascii="楷体" w:eastAsia="楷体" w:hAnsi="楷体" w:cs="宋体"/>
          <w:b/>
          <w:bCs/>
          <w:color w:val="333333"/>
          <w:kern w:val="0"/>
          <w:sz w:val="24"/>
          <w:szCs w:val="24"/>
        </w:rPr>
      </w:pPr>
    </w:p>
    <w:p w14:paraId="51366BB7" w14:textId="77777777" w:rsidR="007F4D4F" w:rsidRDefault="007F4D4F" w:rsidP="00AE31E0">
      <w:pPr>
        <w:pStyle w:val="1"/>
        <w:jc w:val="center"/>
        <w:sectPr w:rsidR="007F4D4F">
          <w:pgSz w:w="11906" w:h="16838"/>
          <w:pgMar w:top="1440" w:right="1800" w:bottom="1440" w:left="1800" w:header="851" w:footer="992" w:gutter="0"/>
          <w:cols w:space="425"/>
          <w:docGrid w:type="lines" w:linePitch="312"/>
        </w:sectPr>
      </w:pPr>
    </w:p>
    <w:p w14:paraId="16ACAF9D" w14:textId="5EF14E46" w:rsidR="00AE31E0" w:rsidRDefault="00AE31E0" w:rsidP="00AE31E0">
      <w:pPr>
        <w:pStyle w:val="1"/>
        <w:jc w:val="center"/>
      </w:pPr>
      <w:r>
        <w:rPr>
          <w:rFonts w:hint="eastAsia"/>
        </w:rPr>
        <w:lastRenderedPageBreak/>
        <w:t>第五章作业</w:t>
      </w:r>
    </w:p>
    <w:p w14:paraId="71FE44B8" w14:textId="74E0D29B" w:rsidR="00AE31E0" w:rsidRPr="00A52C9F" w:rsidRDefault="00A52C9F" w:rsidP="00A52C9F">
      <w:pPr>
        <w:pStyle w:val="a4"/>
        <w:shd w:val="clear" w:color="auto" w:fill="FFFFFF"/>
        <w:spacing w:before="0" w:beforeAutospacing="0" w:after="0" w:afterAutospacing="0"/>
        <w:rPr>
          <w:rFonts w:ascii="楷体" w:eastAsia="楷体" w:hAnsi="楷体"/>
          <w:b/>
          <w:bCs/>
          <w:color w:val="333333"/>
        </w:rPr>
      </w:pPr>
      <w:r>
        <w:rPr>
          <w:rFonts w:ascii="楷体" w:eastAsia="楷体" w:hAnsi="楷体" w:hint="eastAsia"/>
          <w:b/>
          <w:bCs/>
          <w:color w:val="333333"/>
        </w:rPr>
        <w:t>1</w:t>
      </w:r>
      <w:r>
        <w:rPr>
          <w:rFonts w:ascii="楷体" w:eastAsia="楷体" w:hAnsi="楷体"/>
          <w:b/>
          <w:bCs/>
          <w:color w:val="333333"/>
        </w:rPr>
        <w:t>.</w:t>
      </w:r>
      <w:r w:rsidR="00AE31E0" w:rsidRPr="00A52C9F">
        <w:rPr>
          <w:rFonts w:ascii="楷体" w:eastAsia="楷体" w:hAnsi="楷体" w:hint="eastAsia"/>
          <w:b/>
          <w:bCs/>
          <w:color w:val="333333"/>
        </w:rPr>
        <w:t>已知文法G[S]为： S→a|</w:t>
      </w:r>
      <w:r w:rsidR="00BE09E1">
        <w:rPr>
          <w:rFonts w:ascii="楷体" w:eastAsia="楷体" w:hAnsi="楷体" w:hint="eastAsia"/>
          <w:b/>
          <w:bCs/>
          <w:color w:val="333333"/>
        </w:rPr>
        <w:t>∧</w:t>
      </w:r>
      <w:r w:rsidR="00AE31E0" w:rsidRPr="00A52C9F">
        <w:rPr>
          <w:rFonts w:ascii="楷体" w:eastAsia="楷体" w:hAnsi="楷体" w:hint="eastAsia"/>
          <w:b/>
          <w:bCs/>
          <w:color w:val="333333"/>
        </w:rPr>
        <w:t>|</w:t>
      </w:r>
      <w:r w:rsidR="00AE31E0" w:rsidRPr="008762D6">
        <w:rPr>
          <w:rFonts w:ascii="楷体" w:eastAsia="楷体" w:hAnsi="楷体" w:hint="eastAsia"/>
          <w:b/>
          <w:bCs/>
          <w:color w:val="333333"/>
          <w:highlight w:val="yellow"/>
        </w:rPr>
        <w:t>(T)</w:t>
      </w:r>
      <w:r w:rsidR="00AE31E0" w:rsidRPr="00A52C9F">
        <w:rPr>
          <w:rFonts w:ascii="楷体" w:eastAsia="楷体" w:hAnsi="楷体" w:hint="eastAsia"/>
          <w:b/>
          <w:bCs/>
          <w:color w:val="333333"/>
        </w:rPr>
        <w:t xml:space="preserve"> T→T,S|S </w:t>
      </w:r>
    </w:p>
    <w:p w14:paraId="74839CF2" w14:textId="77777777" w:rsidR="00AE31E0" w:rsidRPr="00A52C9F" w:rsidRDefault="00AE31E0" w:rsidP="00A52C9F">
      <w:pPr>
        <w:pStyle w:val="a4"/>
        <w:shd w:val="clear" w:color="auto" w:fill="FFFFFF"/>
        <w:spacing w:before="0" w:beforeAutospacing="0" w:after="0" w:afterAutospacing="0"/>
        <w:ind w:left="284"/>
        <w:rPr>
          <w:rFonts w:ascii="楷体" w:eastAsia="楷体" w:hAnsi="楷体"/>
          <w:b/>
          <w:bCs/>
          <w:color w:val="333333"/>
        </w:rPr>
      </w:pPr>
      <w:r w:rsidRPr="00A52C9F">
        <w:rPr>
          <w:rFonts w:ascii="楷体" w:eastAsia="楷体" w:hAnsi="楷体" w:hint="eastAsia"/>
          <w:b/>
          <w:bCs/>
          <w:color w:val="333333"/>
        </w:rPr>
        <w:t xml:space="preserve">（1）计算G[S]的FIRSTVT和LASTVT。 </w:t>
      </w:r>
    </w:p>
    <w:p w14:paraId="7555D38E" w14:textId="77777777" w:rsidR="00AE31E0" w:rsidRPr="00A52C9F" w:rsidRDefault="00AE31E0" w:rsidP="00A52C9F">
      <w:pPr>
        <w:pStyle w:val="a4"/>
        <w:shd w:val="clear" w:color="auto" w:fill="FFFFFF"/>
        <w:spacing w:before="0" w:beforeAutospacing="0" w:after="0" w:afterAutospacing="0"/>
        <w:ind w:left="284"/>
        <w:rPr>
          <w:rFonts w:ascii="楷体" w:eastAsia="楷体" w:hAnsi="楷体"/>
          <w:b/>
          <w:bCs/>
          <w:color w:val="333333"/>
        </w:rPr>
      </w:pPr>
      <w:r w:rsidRPr="00A52C9F">
        <w:rPr>
          <w:rFonts w:ascii="楷体" w:eastAsia="楷体" w:hAnsi="楷体" w:hint="eastAsia"/>
          <w:b/>
          <w:bCs/>
          <w:color w:val="333333"/>
        </w:rPr>
        <w:t xml:space="preserve">（2）构造G[S]的算符优先关系表并说明G[S]是否为算符优先文法。 </w:t>
      </w:r>
    </w:p>
    <w:p w14:paraId="55FADBC9" w14:textId="390D6498" w:rsidR="00AE31E0" w:rsidRPr="00A52C9F" w:rsidRDefault="00AE31E0" w:rsidP="00A52C9F">
      <w:pPr>
        <w:pStyle w:val="a4"/>
        <w:shd w:val="clear" w:color="auto" w:fill="FFFFFF"/>
        <w:spacing w:before="0" w:beforeAutospacing="0" w:after="0" w:afterAutospacing="0"/>
        <w:ind w:left="284"/>
        <w:rPr>
          <w:rFonts w:ascii="楷体" w:eastAsia="楷体" w:hAnsi="楷体"/>
          <w:b/>
          <w:bCs/>
          <w:color w:val="333333"/>
        </w:rPr>
      </w:pPr>
      <w:r w:rsidRPr="00A52C9F">
        <w:rPr>
          <w:rFonts w:ascii="楷体" w:eastAsia="楷体" w:hAnsi="楷体" w:hint="eastAsia"/>
          <w:b/>
          <w:bCs/>
          <w:color w:val="333333"/>
        </w:rPr>
        <w:t>（3）计算G[S]的优先函数。</w:t>
      </w:r>
    </w:p>
    <w:p w14:paraId="6070A0BA" w14:textId="7828F2E3" w:rsidR="00AE31E0" w:rsidRDefault="00AE31E0" w:rsidP="00A52C9F">
      <w:pPr>
        <w:pStyle w:val="a4"/>
        <w:shd w:val="clear" w:color="auto" w:fill="FFFFFF"/>
        <w:spacing w:before="0" w:beforeAutospacing="0" w:after="0" w:afterAutospacing="0"/>
        <w:ind w:left="284"/>
        <w:rPr>
          <w:rFonts w:ascii="楷体" w:eastAsia="楷体" w:hAnsi="楷体"/>
          <w:b/>
          <w:bCs/>
          <w:color w:val="333333"/>
        </w:rPr>
      </w:pPr>
      <w:r w:rsidRPr="00A52C9F">
        <w:rPr>
          <w:rFonts w:ascii="楷体" w:eastAsia="楷体" w:hAnsi="楷体" w:hint="eastAsia"/>
          <w:b/>
          <w:bCs/>
          <w:color w:val="333333"/>
        </w:rPr>
        <w:t>（4）给出输入串(</w:t>
      </w:r>
      <w:proofErr w:type="spellStart"/>
      <w:r w:rsidRPr="00A52C9F">
        <w:rPr>
          <w:rFonts w:ascii="楷体" w:eastAsia="楷体" w:hAnsi="楷体" w:hint="eastAsia"/>
          <w:b/>
          <w:bCs/>
          <w:color w:val="333333"/>
        </w:rPr>
        <w:t>a,a</w:t>
      </w:r>
      <w:proofErr w:type="spellEnd"/>
      <w:r w:rsidRPr="00A52C9F">
        <w:rPr>
          <w:rFonts w:ascii="楷体" w:eastAsia="楷体" w:hAnsi="楷体" w:hint="eastAsia"/>
          <w:b/>
          <w:bCs/>
          <w:color w:val="333333"/>
        </w:rPr>
        <w:t>)#和(a,(</w:t>
      </w:r>
      <w:proofErr w:type="spellStart"/>
      <w:r w:rsidRPr="00A52C9F">
        <w:rPr>
          <w:rFonts w:ascii="楷体" w:eastAsia="楷体" w:hAnsi="楷体" w:hint="eastAsia"/>
          <w:b/>
          <w:bCs/>
          <w:color w:val="333333"/>
        </w:rPr>
        <w:t>a,a</w:t>
      </w:r>
      <w:proofErr w:type="spellEnd"/>
      <w:r w:rsidRPr="00A52C9F">
        <w:rPr>
          <w:rFonts w:ascii="楷体" w:eastAsia="楷体" w:hAnsi="楷体" w:hint="eastAsia"/>
          <w:b/>
          <w:bCs/>
          <w:color w:val="333333"/>
        </w:rPr>
        <w:t>))#的算符优先分析过程。</w:t>
      </w:r>
    </w:p>
    <w:p w14:paraId="18929580" w14:textId="77777777" w:rsidR="0078604D" w:rsidRPr="001E45BD" w:rsidRDefault="0078604D" w:rsidP="0078604D">
      <w:pPr>
        <w:pStyle w:val="a4"/>
        <w:shd w:val="clear" w:color="auto" w:fill="FFFFFF"/>
        <w:spacing w:before="0" w:beforeAutospacing="0" w:after="0" w:afterAutospacing="0"/>
        <w:rPr>
          <w:rFonts w:ascii="楷体" w:eastAsia="楷体" w:hAnsi="楷体"/>
          <w:b/>
          <w:bCs/>
          <w:color w:val="FF0000"/>
        </w:rPr>
      </w:pPr>
      <w:r w:rsidRPr="001E45BD">
        <w:rPr>
          <w:rFonts w:ascii="楷体" w:eastAsia="楷体" w:hAnsi="楷体" w:hint="eastAsia"/>
          <w:b/>
          <w:bCs/>
          <w:color w:val="FF0000"/>
        </w:rPr>
        <w:t>答：</w:t>
      </w:r>
    </w:p>
    <w:p w14:paraId="07487387" w14:textId="0ACAFCD5" w:rsidR="00BE09E1" w:rsidRPr="008E2D51" w:rsidRDefault="00BE09E1" w:rsidP="00BE09E1">
      <w:pPr>
        <w:rPr>
          <w:rFonts w:ascii="仿宋" w:eastAsia="仿宋" w:hAnsi="仿宋"/>
          <w:b/>
          <w:bCs/>
          <w:sz w:val="24"/>
          <w:szCs w:val="24"/>
        </w:rPr>
      </w:pPr>
    </w:p>
    <w:p w14:paraId="4C47A932" w14:textId="77777777" w:rsidR="00BB7136" w:rsidRPr="00A52C9F" w:rsidRDefault="00BB7136" w:rsidP="00BB7136">
      <w:pPr>
        <w:pStyle w:val="a4"/>
        <w:shd w:val="clear" w:color="auto" w:fill="FFFFFF"/>
        <w:spacing w:before="0" w:beforeAutospacing="0" w:after="0" w:afterAutospacing="0"/>
        <w:rPr>
          <w:rFonts w:ascii="楷体" w:eastAsia="楷体" w:hAnsi="楷体"/>
          <w:b/>
          <w:bCs/>
          <w:color w:val="333333"/>
        </w:rPr>
      </w:pPr>
      <w:r w:rsidRPr="00A52C9F">
        <w:rPr>
          <w:rFonts w:ascii="楷体" w:eastAsia="楷体" w:hAnsi="楷体" w:hint="eastAsia"/>
          <w:b/>
          <w:bCs/>
          <w:color w:val="333333"/>
        </w:rPr>
        <w:t xml:space="preserve">（1）计算G[S]的FIRSTVT和LASTVT。 </w:t>
      </w:r>
    </w:p>
    <w:p w14:paraId="0184B419" w14:textId="380C55E3" w:rsidR="00BE09E1" w:rsidRPr="008E2D51" w:rsidRDefault="00BE09E1" w:rsidP="00BE09E1">
      <w:pPr>
        <w:ind w:firstLineChars="100" w:firstLine="241"/>
        <w:rPr>
          <w:rFonts w:ascii="仿宋" w:eastAsia="仿宋" w:hAnsi="仿宋"/>
          <w:b/>
          <w:bCs/>
          <w:sz w:val="24"/>
          <w:szCs w:val="24"/>
        </w:rPr>
      </w:pPr>
      <w:r w:rsidRPr="008E2D51">
        <w:rPr>
          <w:rFonts w:ascii="仿宋" w:eastAsia="仿宋" w:hAnsi="仿宋"/>
          <w:b/>
          <w:bCs/>
          <w:sz w:val="24"/>
          <w:szCs w:val="24"/>
        </w:rPr>
        <w:t xml:space="preserve">  </w:t>
      </w:r>
    </w:p>
    <w:tbl>
      <w:tblPr>
        <w:tblStyle w:val="a7"/>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2765"/>
        <w:gridCol w:w="2766"/>
      </w:tblGrid>
      <w:tr w:rsidR="00BE09E1" w:rsidRPr="008E2D51" w14:paraId="319CD37C" w14:textId="77777777" w:rsidTr="00F64BA1">
        <w:tc>
          <w:tcPr>
            <w:tcW w:w="1276" w:type="dxa"/>
          </w:tcPr>
          <w:p w14:paraId="5AFDE372" w14:textId="77777777" w:rsidR="00BE09E1" w:rsidRPr="008E2D51" w:rsidRDefault="00BE09E1" w:rsidP="00F64BA1">
            <w:pPr>
              <w:rPr>
                <w:rFonts w:ascii="仿宋" w:eastAsia="仿宋" w:hAnsi="仿宋"/>
                <w:b/>
                <w:bCs/>
                <w:sz w:val="24"/>
                <w:szCs w:val="24"/>
              </w:rPr>
            </w:pPr>
          </w:p>
        </w:tc>
        <w:tc>
          <w:tcPr>
            <w:tcW w:w="2765" w:type="dxa"/>
          </w:tcPr>
          <w:p w14:paraId="590B6761" w14:textId="77777777" w:rsidR="00BE09E1" w:rsidRPr="008E2D51" w:rsidRDefault="00BE09E1" w:rsidP="00F64BA1">
            <w:pPr>
              <w:rPr>
                <w:rFonts w:ascii="仿宋" w:eastAsia="仿宋" w:hAnsi="仿宋"/>
                <w:b/>
                <w:bCs/>
                <w:sz w:val="24"/>
                <w:szCs w:val="24"/>
              </w:rPr>
            </w:pPr>
            <w:proofErr w:type="spellStart"/>
            <w:r w:rsidRPr="008E2D51">
              <w:rPr>
                <w:rFonts w:ascii="仿宋" w:eastAsia="仿宋" w:hAnsi="仿宋" w:hint="eastAsia"/>
                <w:b/>
                <w:bCs/>
                <w:sz w:val="24"/>
                <w:szCs w:val="24"/>
              </w:rPr>
              <w:t>F</w:t>
            </w:r>
            <w:r w:rsidRPr="008E2D51">
              <w:rPr>
                <w:rFonts w:ascii="仿宋" w:eastAsia="仿宋" w:hAnsi="仿宋"/>
                <w:b/>
                <w:bCs/>
                <w:sz w:val="24"/>
                <w:szCs w:val="24"/>
              </w:rPr>
              <w:t>irstVT</w:t>
            </w:r>
            <w:proofErr w:type="spellEnd"/>
          </w:p>
        </w:tc>
        <w:tc>
          <w:tcPr>
            <w:tcW w:w="2766" w:type="dxa"/>
          </w:tcPr>
          <w:p w14:paraId="2589C6D0" w14:textId="77777777" w:rsidR="00BE09E1" w:rsidRPr="008E2D51" w:rsidRDefault="00BE09E1" w:rsidP="00F64BA1">
            <w:pPr>
              <w:rPr>
                <w:rFonts w:ascii="仿宋" w:eastAsia="仿宋" w:hAnsi="仿宋"/>
                <w:b/>
                <w:bCs/>
                <w:sz w:val="24"/>
                <w:szCs w:val="24"/>
              </w:rPr>
            </w:pPr>
            <w:proofErr w:type="spellStart"/>
            <w:r w:rsidRPr="008E2D51">
              <w:rPr>
                <w:rFonts w:ascii="仿宋" w:eastAsia="仿宋" w:hAnsi="仿宋" w:hint="eastAsia"/>
                <w:b/>
                <w:bCs/>
                <w:sz w:val="24"/>
                <w:szCs w:val="24"/>
              </w:rPr>
              <w:t>L</w:t>
            </w:r>
            <w:r w:rsidRPr="008E2D51">
              <w:rPr>
                <w:rFonts w:ascii="仿宋" w:eastAsia="仿宋" w:hAnsi="仿宋"/>
                <w:b/>
                <w:bCs/>
                <w:sz w:val="24"/>
                <w:szCs w:val="24"/>
              </w:rPr>
              <w:t>astVT</w:t>
            </w:r>
            <w:proofErr w:type="spellEnd"/>
          </w:p>
        </w:tc>
      </w:tr>
      <w:tr w:rsidR="00BE09E1" w:rsidRPr="008E2D51" w14:paraId="081F1399" w14:textId="77777777" w:rsidTr="00F64BA1">
        <w:tc>
          <w:tcPr>
            <w:tcW w:w="1276" w:type="dxa"/>
          </w:tcPr>
          <w:p w14:paraId="6869FF2E" w14:textId="77777777" w:rsidR="00BE09E1" w:rsidRPr="008E2D51" w:rsidRDefault="00BE09E1" w:rsidP="00F64BA1">
            <w:pPr>
              <w:rPr>
                <w:rFonts w:ascii="仿宋" w:eastAsia="仿宋" w:hAnsi="仿宋"/>
                <w:b/>
                <w:bCs/>
                <w:sz w:val="24"/>
                <w:szCs w:val="24"/>
              </w:rPr>
            </w:pPr>
            <w:r w:rsidRPr="008E2D51">
              <w:rPr>
                <w:rFonts w:ascii="仿宋" w:eastAsia="仿宋" w:hAnsi="仿宋" w:hint="eastAsia"/>
                <w:b/>
                <w:bCs/>
                <w:sz w:val="24"/>
                <w:szCs w:val="24"/>
              </w:rPr>
              <w:t>S</w:t>
            </w:r>
          </w:p>
        </w:tc>
        <w:tc>
          <w:tcPr>
            <w:tcW w:w="2765" w:type="dxa"/>
          </w:tcPr>
          <w:p w14:paraId="456F7E53" w14:textId="26DFFDFE" w:rsidR="00BE09E1" w:rsidRPr="008E2D51" w:rsidRDefault="00BE09E1" w:rsidP="00F64BA1">
            <w:pPr>
              <w:ind w:firstLineChars="100" w:firstLine="241"/>
              <w:rPr>
                <w:rFonts w:ascii="仿宋" w:eastAsia="仿宋" w:hAnsi="仿宋"/>
                <w:b/>
                <w:bCs/>
                <w:sz w:val="24"/>
                <w:szCs w:val="24"/>
              </w:rPr>
            </w:pPr>
            <w:r w:rsidRPr="008E2D51">
              <w:rPr>
                <w:rFonts w:ascii="仿宋" w:eastAsia="仿宋" w:hAnsi="仿宋"/>
                <w:b/>
                <w:bCs/>
                <w:sz w:val="24"/>
                <w:szCs w:val="24"/>
              </w:rPr>
              <w:t>a</w:t>
            </w:r>
            <w:r>
              <w:rPr>
                <w:rFonts w:ascii="仿宋" w:eastAsia="仿宋" w:hAnsi="仿宋"/>
                <w:b/>
                <w:bCs/>
                <w:sz w:val="24"/>
                <w:szCs w:val="24"/>
              </w:rPr>
              <w:t xml:space="preserve">  </w:t>
            </w:r>
            <w:r>
              <w:rPr>
                <w:rFonts w:ascii="仿宋" w:eastAsia="仿宋" w:hAnsi="仿宋" w:hint="eastAsia"/>
                <w:b/>
                <w:bCs/>
                <w:sz w:val="24"/>
                <w:szCs w:val="24"/>
              </w:rPr>
              <w:t>∧</w:t>
            </w:r>
            <w:r w:rsidRPr="008E2D51">
              <w:rPr>
                <w:rFonts w:ascii="仿宋" w:eastAsia="仿宋" w:hAnsi="仿宋"/>
                <w:b/>
                <w:bCs/>
                <w:sz w:val="24"/>
                <w:szCs w:val="24"/>
              </w:rPr>
              <w:t xml:space="preserve">  (   </w:t>
            </w:r>
          </w:p>
        </w:tc>
        <w:tc>
          <w:tcPr>
            <w:tcW w:w="2766" w:type="dxa"/>
          </w:tcPr>
          <w:p w14:paraId="614DFE3B" w14:textId="798CC1C2" w:rsidR="00BE09E1" w:rsidRPr="008E2D51" w:rsidRDefault="00BE09E1" w:rsidP="00F64BA1">
            <w:pPr>
              <w:rPr>
                <w:rFonts w:ascii="仿宋" w:eastAsia="仿宋" w:hAnsi="仿宋"/>
                <w:b/>
                <w:bCs/>
                <w:sz w:val="24"/>
                <w:szCs w:val="24"/>
              </w:rPr>
            </w:pPr>
            <w:r w:rsidRPr="008E2D51">
              <w:rPr>
                <w:rFonts w:ascii="仿宋" w:eastAsia="仿宋" w:hAnsi="仿宋"/>
                <w:b/>
                <w:bCs/>
                <w:sz w:val="24"/>
                <w:szCs w:val="24"/>
              </w:rPr>
              <w:t>a</w:t>
            </w:r>
            <w:r>
              <w:rPr>
                <w:rFonts w:ascii="仿宋" w:eastAsia="仿宋" w:hAnsi="仿宋"/>
                <w:b/>
                <w:bCs/>
                <w:sz w:val="24"/>
                <w:szCs w:val="24"/>
              </w:rPr>
              <w:t xml:space="preserve">  </w:t>
            </w:r>
            <w:r>
              <w:rPr>
                <w:rFonts w:ascii="仿宋" w:eastAsia="仿宋" w:hAnsi="仿宋" w:hint="eastAsia"/>
                <w:b/>
                <w:bCs/>
                <w:sz w:val="24"/>
                <w:szCs w:val="24"/>
              </w:rPr>
              <w:t>∧</w:t>
            </w:r>
            <w:r w:rsidRPr="008E2D51">
              <w:rPr>
                <w:rFonts w:ascii="仿宋" w:eastAsia="仿宋" w:hAnsi="仿宋"/>
                <w:b/>
                <w:bCs/>
                <w:sz w:val="24"/>
                <w:szCs w:val="24"/>
              </w:rPr>
              <w:t xml:space="preserve">  )  </w:t>
            </w:r>
          </w:p>
        </w:tc>
      </w:tr>
      <w:tr w:rsidR="00BE09E1" w:rsidRPr="008E2D51" w14:paraId="1C575A54" w14:textId="77777777" w:rsidTr="00F64BA1">
        <w:tc>
          <w:tcPr>
            <w:tcW w:w="1276" w:type="dxa"/>
          </w:tcPr>
          <w:p w14:paraId="2B3F9938" w14:textId="0E673734" w:rsidR="00BE09E1" w:rsidRPr="008E2D51" w:rsidRDefault="00BE09E1" w:rsidP="00F64BA1">
            <w:pPr>
              <w:rPr>
                <w:rFonts w:ascii="仿宋" w:eastAsia="仿宋" w:hAnsi="仿宋"/>
                <w:b/>
                <w:bCs/>
                <w:sz w:val="24"/>
                <w:szCs w:val="24"/>
              </w:rPr>
            </w:pPr>
            <w:r>
              <w:rPr>
                <w:rFonts w:ascii="仿宋" w:eastAsia="仿宋" w:hAnsi="仿宋"/>
                <w:b/>
                <w:bCs/>
                <w:sz w:val="24"/>
                <w:szCs w:val="24"/>
              </w:rPr>
              <w:t>T</w:t>
            </w:r>
          </w:p>
        </w:tc>
        <w:tc>
          <w:tcPr>
            <w:tcW w:w="2765" w:type="dxa"/>
          </w:tcPr>
          <w:p w14:paraId="41E5BB81" w14:textId="31BE9580" w:rsidR="00BE09E1" w:rsidRPr="008E2D51" w:rsidRDefault="00BE09E1" w:rsidP="00BE09E1">
            <w:pPr>
              <w:ind w:firstLineChars="100" w:firstLine="241"/>
              <w:rPr>
                <w:rFonts w:ascii="仿宋" w:eastAsia="仿宋" w:hAnsi="仿宋"/>
                <w:b/>
                <w:bCs/>
                <w:sz w:val="24"/>
                <w:szCs w:val="24"/>
              </w:rPr>
            </w:pPr>
            <w:r>
              <w:rPr>
                <w:rFonts w:ascii="仿宋" w:eastAsia="仿宋" w:hAnsi="仿宋"/>
                <w:b/>
                <w:bCs/>
                <w:sz w:val="24"/>
                <w:szCs w:val="24"/>
              </w:rPr>
              <w:t xml:space="preserve">,  </w:t>
            </w:r>
            <w:r w:rsidRPr="008E2D51">
              <w:rPr>
                <w:rFonts w:ascii="仿宋" w:eastAsia="仿宋" w:hAnsi="仿宋"/>
                <w:b/>
                <w:bCs/>
                <w:sz w:val="24"/>
                <w:szCs w:val="24"/>
              </w:rPr>
              <w:t>a</w:t>
            </w:r>
            <w:r>
              <w:rPr>
                <w:rFonts w:ascii="仿宋" w:eastAsia="仿宋" w:hAnsi="仿宋"/>
                <w:b/>
                <w:bCs/>
                <w:sz w:val="24"/>
                <w:szCs w:val="24"/>
              </w:rPr>
              <w:t xml:space="preserve">  </w:t>
            </w:r>
            <w:r>
              <w:rPr>
                <w:rFonts w:ascii="仿宋" w:eastAsia="仿宋" w:hAnsi="仿宋" w:hint="eastAsia"/>
                <w:b/>
                <w:bCs/>
                <w:sz w:val="24"/>
                <w:szCs w:val="24"/>
              </w:rPr>
              <w:t>∧</w:t>
            </w:r>
            <w:r w:rsidRPr="008E2D51">
              <w:rPr>
                <w:rFonts w:ascii="仿宋" w:eastAsia="仿宋" w:hAnsi="仿宋"/>
                <w:b/>
                <w:bCs/>
                <w:sz w:val="24"/>
                <w:szCs w:val="24"/>
              </w:rPr>
              <w:t xml:space="preserve">  (</w:t>
            </w:r>
          </w:p>
        </w:tc>
        <w:tc>
          <w:tcPr>
            <w:tcW w:w="2766" w:type="dxa"/>
          </w:tcPr>
          <w:p w14:paraId="25572C9D" w14:textId="654AC714" w:rsidR="00BE09E1" w:rsidRPr="008E2D51" w:rsidRDefault="00BE09E1" w:rsidP="00F64BA1">
            <w:pPr>
              <w:rPr>
                <w:rFonts w:ascii="仿宋" w:eastAsia="仿宋" w:hAnsi="仿宋"/>
                <w:b/>
                <w:bCs/>
                <w:sz w:val="24"/>
                <w:szCs w:val="24"/>
              </w:rPr>
            </w:pPr>
            <w:r>
              <w:rPr>
                <w:rFonts w:ascii="仿宋" w:eastAsia="仿宋" w:hAnsi="仿宋"/>
                <w:b/>
                <w:bCs/>
                <w:sz w:val="24"/>
                <w:szCs w:val="24"/>
              </w:rPr>
              <w:t xml:space="preserve">,   </w:t>
            </w:r>
            <w:r w:rsidRPr="008E2D51">
              <w:rPr>
                <w:rFonts w:ascii="仿宋" w:eastAsia="仿宋" w:hAnsi="仿宋"/>
                <w:b/>
                <w:bCs/>
                <w:sz w:val="24"/>
                <w:szCs w:val="24"/>
              </w:rPr>
              <w:t>a</w:t>
            </w:r>
            <w:r>
              <w:rPr>
                <w:rFonts w:ascii="仿宋" w:eastAsia="仿宋" w:hAnsi="仿宋"/>
                <w:b/>
                <w:bCs/>
                <w:sz w:val="24"/>
                <w:szCs w:val="24"/>
              </w:rPr>
              <w:t xml:space="preserve">  </w:t>
            </w:r>
            <w:r>
              <w:rPr>
                <w:rFonts w:ascii="仿宋" w:eastAsia="仿宋" w:hAnsi="仿宋" w:hint="eastAsia"/>
                <w:b/>
                <w:bCs/>
                <w:sz w:val="24"/>
                <w:szCs w:val="24"/>
              </w:rPr>
              <w:t>∧</w:t>
            </w:r>
            <w:r w:rsidRPr="008E2D51">
              <w:rPr>
                <w:rFonts w:ascii="仿宋" w:eastAsia="仿宋" w:hAnsi="仿宋"/>
                <w:b/>
                <w:bCs/>
                <w:sz w:val="24"/>
                <w:szCs w:val="24"/>
              </w:rPr>
              <w:t xml:space="preserve">  )</w:t>
            </w:r>
          </w:p>
        </w:tc>
      </w:tr>
    </w:tbl>
    <w:p w14:paraId="20A645E0" w14:textId="77777777" w:rsidR="00BB7136" w:rsidRDefault="00BB7136" w:rsidP="00BB7136">
      <w:pPr>
        <w:pStyle w:val="a4"/>
        <w:shd w:val="clear" w:color="auto" w:fill="FFFFFF"/>
        <w:spacing w:before="0" w:beforeAutospacing="0" w:after="0" w:afterAutospacing="0"/>
        <w:rPr>
          <w:rFonts w:ascii="楷体" w:eastAsia="楷体" w:hAnsi="楷体"/>
          <w:b/>
          <w:bCs/>
          <w:color w:val="333333"/>
        </w:rPr>
      </w:pPr>
    </w:p>
    <w:p w14:paraId="57D79490" w14:textId="046B3A3F" w:rsidR="00BB7136" w:rsidRPr="00A52C9F" w:rsidRDefault="00BB7136" w:rsidP="00BB7136">
      <w:pPr>
        <w:pStyle w:val="a4"/>
        <w:shd w:val="clear" w:color="auto" w:fill="FFFFFF"/>
        <w:spacing w:before="0" w:beforeAutospacing="0" w:after="0" w:afterAutospacing="0"/>
        <w:rPr>
          <w:rFonts w:ascii="楷体" w:eastAsia="楷体" w:hAnsi="楷体"/>
          <w:b/>
          <w:bCs/>
          <w:color w:val="333333"/>
        </w:rPr>
      </w:pPr>
      <w:r w:rsidRPr="00A52C9F">
        <w:rPr>
          <w:rFonts w:ascii="楷体" w:eastAsia="楷体" w:hAnsi="楷体" w:hint="eastAsia"/>
          <w:b/>
          <w:bCs/>
          <w:color w:val="333333"/>
        </w:rPr>
        <w:t xml:space="preserve">（2）构造G[S]的算符优先关系表并说明G[S]是否为算符优先文法。 </w:t>
      </w:r>
    </w:p>
    <w:p w14:paraId="7F7EFAA2" w14:textId="77777777" w:rsidR="00BE09E1" w:rsidRDefault="00BE09E1" w:rsidP="00BE09E1">
      <w:pPr>
        <w:rPr>
          <w:rFonts w:ascii="仿宋" w:eastAsia="仿宋" w:hAnsi="仿宋" w:cs="Times New Roman"/>
          <w:b/>
          <w:bCs/>
          <w:sz w:val="24"/>
          <w:szCs w:val="24"/>
        </w:rPr>
      </w:pPr>
      <w:r w:rsidRPr="008E2D51">
        <w:rPr>
          <w:rFonts w:ascii="仿宋" w:eastAsia="仿宋" w:hAnsi="仿宋" w:cs="Times New Roman" w:hint="eastAsia"/>
          <w:b/>
          <w:bCs/>
          <w:sz w:val="24"/>
          <w:szCs w:val="24"/>
        </w:rPr>
        <w:t>求文法中的各个优先关系：</w:t>
      </w:r>
    </w:p>
    <w:p w14:paraId="45621169" w14:textId="3973F189" w:rsidR="00BE09E1" w:rsidRPr="008E2D51" w:rsidRDefault="00BE09E1" w:rsidP="00BE09E1">
      <w:pPr>
        <w:rPr>
          <w:rFonts w:ascii="仿宋" w:eastAsia="仿宋" w:hAnsi="仿宋" w:cs="Times New Roman"/>
          <w:b/>
          <w:bCs/>
          <w:sz w:val="24"/>
          <w:szCs w:val="24"/>
        </w:rPr>
      </w:pPr>
      <w:r w:rsidRPr="00BE09E1">
        <w:rPr>
          <w:rFonts w:ascii="仿宋" w:eastAsia="仿宋" w:hAnsi="仿宋" w:cs="Times New Roman"/>
          <w:b/>
          <w:bCs/>
          <w:position w:val="-4"/>
          <w:sz w:val="24"/>
          <w:szCs w:val="24"/>
        </w:rPr>
        <w:object w:dxaOrig="180" w:dyaOrig="279" w14:anchorId="02C4C28A">
          <v:shape id="_x0000_i1042" type="#_x0000_t75" style="width:9.4pt;height:14.25pt" o:ole="">
            <v:imagedata r:id="rId57" o:title=""/>
          </v:shape>
          <o:OLEObject Type="Embed" ProgID="Equation.DSMT4" ShapeID="_x0000_i1042" DrawAspect="Content" ObjectID="_1745303144" r:id="rId58"/>
        </w:object>
      </w:r>
      <w:r>
        <w:rPr>
          <w:rFonts w:ascii="Times New Roman" w:eastAsia="仿宋" w:hAnsi="Times New Roman" w:cs="Times New Roman"/>
          <w:b/>
          <w:bCs/>
          <w:sz w:val="24"/>
          <w:szCs w:val="24"/>
        </w:rPr>
        <w:fldChar w:fldCharType="begin"/>
      </w:r>
      <w:r>
        <w:rPr>
          <w:rFonts w:ascii="Times New Roman" w:eastAsia="仿宋" w:hAnsi="Times New Roman" w:cs="Times New Roman"/>
          <w:b/>
          <w:bCs/>
          <w:sz w:val="24"/>
          <w:szCs w:val="24"/>
        </w:rPr>
        <w:instrText xml:space="preserve"> </w:instrText>
      </w:r>
      <w:r>
        <w:rPr>
          <w:rFonts w:ascii="Times New Roman" w:eastAsia="仿宋" w:hAnsi="Times New Roman" w:cs="Times New Roman" w:hint="eastAsia"/>
          <w:b/>
          <w:bCs/>
          <w:sz w:val="24"/>
          <w:szCs w:val="24"/>
        </w:rPr>
        <w:instrText>eq \o\ac(</w:instrText>
      </w:r>
      <w:r w:rsidRPr="00BE09E1">
        <w:rPr>
          <w:rFonts w:ascii="仿宋" w:eastAsia="仿宋" w:hAnsi="Times New Roman" w:cs="Times New Roman" w:hint="eastAsia"/>
          <w:b/>
          <w:bCs/>
          <w:position w:val="-4"/>
          <w:sz w:val="36"/>
          <w:szCs w:val="24"/>
        </w:rPr>
        <w:instrText>○</w:instrText>
      </w:r>
      <w:r>
        <w:rPr>
          <w:rFonts w:ascii="Times New Roman" w:eastAsia="仿宋" w:hAnsi="Times New Roman" w:cs="Times New Roman" w:hint="eastAsia"/>
          <w:b/>
          <w:bCs/>
          <w:sz w:val="24"/>
          <w:szCs w:val="24"/>
        </w:rPr>
        <w:instrText>,=)</w:instrText>
      </w:r>
      <w:r>
        <w:rPr>
          <w:rFonts w:ascii="Times New Roman" w:eastAsia="仿宋" w:hAnsi="Times New Roman" w:cs="Times New Roman"/>
          <w:b/>
          <w:bCs/>
          <w:sz w:val="24"/>
          <w:szCs w:val="24"/>
        </w:rPr>
        <w:fldChar w:fldCharType="end"/>
      </w:r>
      <w:r>
        <w:rPr>
          <w:rFonts w:ascii="Times New Roman" w:eastAsia="仿宋" w:hAnsi="Times New Roman" w:cs="Times New Roman"/>
          <w:b/>
          <w:bCs/>
          <w:sz w:val="24"/>
          <w:szCs w:val="24"/>
        </w:rPr>
        <w:t xml:space="preserve">:  </w:t>
      </w:r>
      <w:r w:rsidRPr="00A52C9F">
        <w:rPr>
          <w:rFonts w:ascii="楷体" w:eastAsia="楷体" w:hAnsi="楷体" w:hint="eastAsia"/>
          <w:b/>
          <w:bCs/>
          <w:color w:val="333333"/>
        </w:rPr>
        <w:t>(</w:t>
      </w:r>
      <w:r>
        <w:rPr>
          <w:rFonts w:ascii="Times New Roman" w:eastAsia="仿宋" w:hAnsi="Times New Roman" w:cs="Times New Roman"/>
          <w:b/>
          <w:bCs/>
          <w:sz w:val="24"/>
          <w:szCs w:val="24"/>
        </w:rPr>
        <w:fldChar w:fldCharType="begin"/>
      </w:r>
      <w:r>
        <w:rPr>
          <w:rFonts w:ascii="Times New Roman" w:eastAsia="仿宋" w:hAnsi="Times New Roman" w:cs="Times New Roman"/>
          <w:b/>
          <w:bCs/>
          <w:sz w:val="24"/>
          <w:szCs w:val="24"/>
        </w:rPr>
        <w:instrText xml:space="preserve"> </w:instrText>
      </w:r>
      <w:r>
        <w:rPr>
          <w:rFonts w:ascii="Times New Roman" w:eastAsia="仿宋" w:hAnsi="Times New Roman" w:cs="Times New Roman" w:hint="eastAsia"/>
          <w:b/>
          <w:bCs/>
          <w:sz w:val="24"/>
          <w:szCs w:val="24"/>
        </w:rPr>
        <w:instrText>eq \o\ac(</w:instrText>
      </w:r>
      <w:r w:rsidRPr="00BE09E1">
        <w:rPr>
          <w:rFonts w:ascii="仿宋" w:eastAsia="仿宋" w:hAnsi="Times New Roman" w:cs="Times New Roman" w:hint="eastAsia"/>
          <w:b/>
          <w:bCs/>
          <w:position w:val="-4"/>
          <w:sz w:val="36"/>
          <w:szCs w:val="24"/>
        </w:rPr>
        <w:instrText>○</w:instrText>
      </w:r>
      <w:r>
        <w:rPr>
          <w:rFonts w:ascii="Times New Roman" w:eastAsia="仿宋" w:hAnsi="Times New Roman" w:cs="Times New Roman" w:hint="eastAsia"/>
          <w:b/>
          <w:bCs/>
          <w:sz w:val="24"/>
          <w:szCs w:val="24"/>
        </w:rPr>
        <w:instrText>,=)</w:instrText>
      </w:r>
      <w:r>
        <w:rPr>
          <w:rFonts w:ascii="Times New Roman" w:eastAsia="仿宋" w:hAnsi="Times New Roman" w:cs="Times New Roman"/>
          <w:b/>
          <w:bCs/>
          <w:sz w:val="24"/>
          <w:szCs w:val="24"/>
        </w:rPr>
        <w:fldChar w:fldCharType="end"/>
      </w:r>
      <w:r w:rsidRPr="00A52C9F">
        <w:rPr>
          <w:rFonts w:ascii="楷体" w:eastAsia="楷体" w:hAnsi="楷体" w:hint="eastAsia"/>
          <w:b/>
          <w:bCs/>
          <w:color w:val="333333"/>
        </w:rPr>
        <w:t>)</w:t>
      </w:r>
    </w:p>
    <w:p w14:paraId="5E42CD06" w14:textId="45B02AF7" w:rsidR="00BE09E1" w:rsidRPr="008E2D51" w:rsidRDefault="00BE09E1" w:rsidP="00BE09E1">
      <w:pPr>
        <w:ind w:firstLineChars="58" w:firstLine="140"/>
        <w:rPr>
          <w:rFonts w:ascii="仿宋" w:eastAsia="仿宋" w:hAnsi="仿宋"/>
          <w:b/>
          <w:bCs/>
          <w:sz w:val="24"/>
          <w:szCs w:val="24"/>
        </w:rPr>
      </w:pPr>
      <w:r>
        <w:rPr>
          <w:rFonts w:ascii="Times New Roman" w:eastAsia="仿宋" w:hAnsi="Times New Roman" w:cs="Times New Roman"/>
          <w:b/>
          <w:bCs/>
          <w:sz w:val="24"/>
          <w:szCs w:val="24"/>
        </w:rPr>
        <w:fldChar w:fldCharType="begin"/>
      </w:r>
      <w:r>
        <w:rPr>
          <w:rFonts w:ascii="Times New Roman" w:eastAsia="仿宋" w:hAnsi="Times New Roman" w:cs="Times New Roman"/>
          <w:b/>
          <w:bCs/>
          <w:sz w:val="24"/>
          <w:szCs w:val="24"/>
        </w:rPr>
        <w:instrText xml:space="preserve"> </w:instrText>
      </w:r>
      <w:r>
        <w:rPr>
          <w:rFonts w:ascii="Times New Roman" w:eastAsia="仿宋" w:hAnsi="Times New Roman" w:cs="Times New Roman" w:hint="eastAsia"/>
          <w:b/>
          <w:bCs/>
          <w:sz w:val="24"/>
          <w:szCs w:val="24"/>
        </w:rPr>
        <w:instrText>eq \o\ac(</w:instrText>
      </w:r>
      <w:r w:rsidRPr="00BE09E1">
        <w:rPr>
          <w:rFonts w:ascii="仿宋" w:eastAsia="仿宋" w:hAnsi="Times New Roman" w:cs="Times New Roman" w:hint="eastAsia"/>
          <w:b/>
          <w:bCs/>
          <w:position w:val="-4"/>
          <w:sz w:val="36"/>
          <w:szCs w:val="24"/>
        </w:rPr>
        <w:instrText>○</w:instrText>
      </w:r>
      <w:r>
        <w:rPr>
          <w:rFonts w:ascii="Times New Roman" w:eastAsia="仿宋" w:hAnsi="Times New Roman" w:cs="Times New Roman" w:hint="eastAsia"/>
          <w:b/>
          <w:bCs/>
          <w:sz w:val="24"/>
          <w:szCs w:val="24"/>
        </w:rPr>
        <w:instrText>,&gt;)</w:instrText>
      </w:r>
      <w:r>
        <w:rPr>
          <w:rFonts w:ascii="Times New Roman" w:eastAsia="仿宋" w:hAnsi="Times New Roman" w:cs="Times New Roman"/>
          <w:b/>
          <w:bCs/>
          <w:sz w:val="24"/>
          <w:szCs w:val="24"/>
        </w:rPr>
        <w:fldChar w:fldCharType="end"/>
      </w:r>
      <w:r w:rsidRPr="008E2D51">
        <w:rPr>
          <w:rFonts w:ascii="仿宋" w:eastAsia="仿宋" w:hAnsi="仿宋" w:cs="Times New Roman"/>
          <w:b/>
          <w:bCs/>
          <w:sz w:val="24"/>
          <w:szCs w:val="24"/>
        </w:rPr>
        <w:t xml:space="preserve">: </w:t>
      </w:r>
      <w:r w:rsidRPr="008E2D51">
        <w:rPr>
          <w:rFonts w:ascii="仿宋" w:eastAsia="仿宋" w:hAnsi="仿宋"/>
          <w:b/>
          <w:bCs/>
          <w:sz w:val="24"/>
          <w:szCs w:val="24"/>
        </w:rPr>
        <w:t xml:space="preserve"> </w:t>
      </w:r>
      <w:r>
        <w:rPr>
          <w:rFonts w:ascii="仿宋" w:eastAsia="仿宋" w:hAnsi="仿宋" w:cs="Times New Roman"/>
          <w:b/>
          <w:bCs/>
          <w:sz w:val="24"/>
          <w:szCs w:val="24"/>
        </w:rPr>
        <w:t>T,</w:t>
      </w:r>
      <w:r w:rsidRPr="008E2D51">
        <w:rPr>
          <w:rFonts w:ascii="仿宋" w:eastAsia="仿宋" w:hAnsi="仿宋" w:cs="Times New Roman"/>
          <w:b/>
          <w:bCs/>
          <w:sz w:val="24"/>
          <w:szCs w:val="24"/>
        </w:rPr>
        <w:t xml:space="preserve">   T)  </w:t>
      </w:r>
      <w:r w:rsidRPr="008762D6">
        <w:rPr>
          <w:rFonts w:ascii="仿宋" w:eastAsia="仿宋" w:hAnsi="仿宋" w:cs="Times New Roman"/>
          <w:b/>
          <w:bCs/>
          <w:sz w:val="24"/>
          <w:szCs w:val="24"/>
          <w:highlight w:val="yellow"/>
        </w:rPr>
        <w:t>S#</w:t>
      </w:r>
      <w:r w:rsidR="004C153D">
        <w:rPr>
          <w:rFonts w:ascii="仿宋" w:eastAsia="仿宋" w:hAnsi="仿宋" w:cs="Times New Roman"/>
          <w:b/>
          <w:bCs/>
          <w:sz w:val="24"/>
          <w:szCs w:val="24"/>
        </w:rPr>
        <w:t xml:space="preserve">  </w:t>
      </w:r>
      <w:r w:rsidR="004C153D">
        <w:rPr>
          <w:rFonts w:ascii="仿宋" w:eastAsia="仿宋" w:hAnsi="仿宋" w:cs="Times New Roman" w:hint="eastAsia"/>
          <w:b/>
          <w:bCs/>
          <w:sz w:val="24"/>
          <w:szCs w:val="24"/>
        </w:rPr>
        <w:t>（LAST</w:t>
      </w:r>
      <w:r w:rsidR="004C153D">
        <w:rPr>
          <w:rFonts w:ascii="仿宋" w:eastAsia="仿宋" w:hAnsi="仿宋" w:cs="Times New Roman"/>
          <w:b/>
          <w:bCs/>
          <w:sz w:val="24"/>
          <w:szCs w:val="24"/>
        </w:rPr>
        <w:t>VT</w:t>
      </w:r>
      <w:r w:rsidR="004C153D">
        <w:rPr>
          <w:rFonts w:ascii="仿宋" w:eastAsia="仿宋" w:hAnsi="仿宋" w:cs="Times New Roman" w:hint="eastAsia"/>
          <w:b/>
          <w:bCs/>
          <w:sz w:val="24"/>
          <w:szCs w:val="24"/>
        </w:rPr>
        <w:t>）</w:t>
      </w:r>
    </w:p>
    <w:p w14:paraId="4BD13816" w14:textId="489B6F35" w:rsidR="004C153D" w:rsidRPr="008E2D51" w:rsidRDefault="00BE09E1" w:rsidP="004C153D">
      <w:pPr>
        <w:ind w:firstLineChars="58" w:firstLine="140"/>
        <w:rPr>
          <w:rFonts w:ascii="仿宋" w:eastAsia="仿宋" w:hAnsi="仿宋"/>
          <w:b/>
          <w:bCs/>
          <w:sz w:val="24"/>
          <w:szCs w:val="24"/>
        </w:rPr>
      </w:pPr>
      <w:r>
        <w:rPr>
          <w:rFonts w:ascii="Times New Roman" w:eastAsia="仿宋" w:hAnsi="Times New Roman" w:cs="Times New Roman"/>
          <w:b/>
          <w:bCs/>
          <w:sz w:val="24"/>
          <w:szCs w:val="24"/>
        </w:rPr>
        <w:fldChar w:fldCharType="begin"/>
      </w:r>
      <w:r>
        <w:rPr>
          <w:rFonts w:ascii="Times New Roman" w:eastAsia="仿宋" w:hAnsi="Times New Roman" w:cs="Times New Roman"/>
          <w:b/>
          <w:bCs/>
          <w:sz w:val="24"/>
          <w:szCs w:val="24"/>
        </w:rPr>
        <w:instrText xml:space="preserve"> </w:instrText>
      </w:r>
      <w:r>
        <w:rPr>
          <w:rFonts w:ascii="Times New Roman" w:eastAsia="仿宋" w:hAnsi="Times New Roman" w:cs="Times New Roman" w:hint="eastAsia"/>
          <w:b/>
          <w:bCs/>
          <w:sz w:val="24"/>
          <w:szCs w:val="24"/>
        </w:rPr>
        <w:instrText>eq \o\ac(</w:instrText>
      </w:r>
      <w:r w:rsidRPr="00BE09E1">
        <w:rPr>
          <w:rFonts w:ascii="仿宋" w:eastAsia="仿宋" w:hAnsi="Times New Roman" w:cs="Times New Roman" w:hint="eastAsia"/>
          <w:b/>
          <w:bCs/>
          <w:position w:val="-4"/>
          <w:sz w:val="36"/>
          <w:szCs w:val="24"/>
        </w:rPr>
        <w:instrText>○</w:instrText>
      </w:r>
      <w:r>
        <w:rPr>
          <w:rFonts w:ascii="Times New Roman" w:eastAsia="仿宋" w:hAnsi="Times New Roman" w:cs="Times New Roman" w:hint="eastAsia"/>
          <w:b/>
          <w:bCs/>
          <w:sz w:val="24"/>
          <w:szCs w:val="24"/>
        </w:rPr>
        <w:instrText>,&lt;)</w:instrText>
      </w:r>
      <w:r>
        <w:rPr>
          <w:rFonts w:ascii="Times New Roman" w:eastAsia="仿宋" w:hAnsi="Times New Roman" w:cs="Times New Roman"/>
          <w:b/>
          <w:bCs/>
          <w:sz w:val="24"/>
          <w:szCs w:val="24"/>
        </w:rPr>
        <w:fldChar w:fldCharType="end"/>
      </w:r>
      <w:r w:rsidRPr="008E2D51">
        <w:rPr>
          <w:rFonts w:ascii="仿宋" w:eastAsia="仿宋" w:hAnsi="仿宋"/>
          <w:b/>
          <w:bCs/>
          <w:sz w:val="24"/>
          <w:szCs w:val="24"/>
        </w:rPr>
        <w:t xml:space="preserve">:  </w:t>
      </w:r>
      <w:r w:rsidRPr="00BE09E1">
        <w:rPr>
          <w:rFonts w:ascii="仿宋" w:eastAsia="仿宋" w:hAnsi="仿宋"/>
          <w:b/>
          <w:bCs/>
          <w:sz w:val="24"/>
          <w:szCs w:val="24"/>
        </w:rPr>
        <w:t xml:space="preserve">(T  </w:t>
      </w:r>
      <w:r>
        <w:rPr>
          <w:rFonts w:ascii="仿宋" w:eastAsia="仿宋" w:hAnsi="仿宋"/>
          <w:b/>
          <w:bCs/>
          <w:sz w:val="24"/>
          <w:szCs w:val="24"/>
        </w:rPr>
        <w:t>,</w:t>
      </w:r>
      <w:r w:rsidRPr="00BE09E1">
        <w:rPr>
          <w:rFonts w:ascii="仿宋" w:eastAsia="仿宋" w:hAnsi="仿宋"/>
          <w:b/>
          <w:bCs/>
          <w:sz w:val="24"/>
          <w:szCs w:val="24"/>
        </w:rPr>
        <w:t xml:space="preserve">S </w:t>
      </w:r>
      <w:r>
        <w:rPr>
          <w:rFonts w:ascii="仿宋" w:eastAsia="仿宋" w:hAnsi="仿宋"/>
          <w:b/>
          <w:bCs/>
          <w:sz w:val="24"/>
          <w:szCs w:val="24"/>
        </w:rPr>
        <w:t xml:space="preserve">   </w:t>
      </w:r>
      <w:r w:rsidRPr="008762D6">
        <w:rPr>
          <w:rFonts w:ascii="仿宋" w:eastAsia="仿宋" w:hAnsi="仿宋"/>
          <w:b/>
          <w:bCs/>
          <w:sz w:val="24"/>
          <w:szCs w:val="24"/>
          <w:highlight w:val="yellow"/>
        </w:rPr>
        <w:t>#S</w:t>
      </w:r>
      <w:r w:rsidR="004C153D">
        <w:rPr>
          <w:rFonts w:ascii="仿宋" w:eastAsia="仿宋" w:hAnsi="仿宋"/>
          <w:b/>
          <w:bCs/>
          <w:sz w:val="24"/>
          <w:szCs w:val="24"/>
        </w:rPr>
        <w:t xml:space="preserve">   </w:t>
      </w:r>
      <w:r w:rsidR="004C153D">
        <w:rPr>
          <w:rFonts w:ascii="仿宋" w:eastAsia="仿宋" w:hAnsi="仿宋" w:cs="Times New Roman" w:hint="eastAsia"/>
          <w:b/>
          <w:bCs/>
          <w:sz w:val="24"/>
          <w:szCs w:val="24"/>
        </w:rPr>
        <w:t>（</w:t>
      </w:r>
      <w:r w:rsidR="004C153D">
        <w:rPr>
          <w:rFonts w:ascii="仿宋" w:eastAsia="仿宋" w:hAnsi="仿宋" w:cs="Times New Roman"/>
          <w:b/>
          <w:bCs/>
          <w:sz w:val="24"/>
          <w:szCs w:val="24"/>
        </w:rPr>
        <w:t>FIR</w:t>
      </w:r>
      <w:r w:rsidR="004C153D">
        <w:rPr>
          <w:rFonts w:ascii="仿宋" w:eastAsia="仿宋" w:hAnsi="仿宋" w:cs="Times New Roman" w:hint="eastAsia"/>
          <w:b/>
          <w:bCs/>
          <w:sz w:val="24"/>
          <w:szCs w:val="24"/>
        </w:rPr>
        <w:t>ST</w:t>
      </w:r>
      <w:r w:rsidR="004C153D">
        <w:rPr>
          <w:rFonts w:ascii="仿宋" w:eastAsia="仿宋" w:hAnsi="仿宋" w:cs="Times New Roman"/>
          <w:b/>
          <w:bCs/>
          <w:sz w:val="24"/>
          <w:szCs w:val="24"/>
        </w:rPr>
        <w:t>VT</w:t>
      </w:r>
      <w:r w:rsidR="004C153D">
        <w:rPr>
          <w:rFonts w:ascii="仿宋" w:eastAsia="仿宋" w:hAnsi="仿宋" w:cs="Times New Roman" w:hint="eastAsia"/>
          <w:b/>
          <w:bCs/>
          <w:sz w:val="24"/>
          <w:szCs w:val="24"/>
        </w:rPr>
        <w:t>）</w:t>
      </w:r>
    </w:p>
    <w:p w14:paraId="43C03DE4" w14:textId="346183D4" w:rsidR="00BE09E1" w:rsidRPr="004C153D" w:rsidRDefault="00BE09E1" w:rsidP="00BE09E1">
      <w:pPr>
        <w:ind w:firstLineChars="58" w:firstLine="140"/>
        <w:rPr>
          <w:rFonts w:ascii="仿宋" w:eastAsia="仿宋" w:hAnsi="仿宋"/>
          <w:b/>
          <w:bCs/>
          <w:sz w:val="24"/>
          <w:szCs w:val="24"/>
        </w:rPr>
      </w:pPr>
    </w:p>
    <w:p w14:paraId="667753FF" w14:textId="663718DE" w:rsidR="00BE09E1" w:rsidRDefault="00C03A58" w:rsidP="00A52C9F">
      <w:pPr>
        <w:pStyle w:val="a4"/>
        <w:shd w:val="clear" w:color="auto" w:fill="FFFFFF"/>
        <w:spacing w:before="0" w:beforeAutospacing="0" w:after="0" w:afterAutospacing="0"/>
        <w:ind w:left="284"/>
        <w:rPr>
          <w:rFonts w:ascii="楷体" w:eastAsia="楷体" w:hAnsi="楷体"/>
          <w:b/>
          <w:bCs/>
          <w:color w:val="333333"/>
        </w:rPr>
      </w:pPr>
      <w:r w:rsidRPr="00A52C9F">
        <w:rPr>
          <w:rFonts w:ascii="楷体" w:eastAsia="楷体" w:hAnsi="楷体" w:hint="eastAsia"/>
          <w:b/>
          <w:bCs/>
          <w:color w:val="333333"/>
        </w:rPr>
        <w:t>算符优先关系表</w:t>
      </w:r>
      <w:r>
        <w:rPr>
          <w:rFonts w:ascii="楷体" w:eastAsia="楷体" w:hAnsi="楷体" w:hint="eastAsia"/>
          <w:b/>
          <w:bCs/>
          <w:color w:val="333333"/>
        </w:rPr>
        <w:t>:</w:t>
      </w:r>
    </w:p>
    <w:tbl>
      <w:tblPr>
        <w:tblStyle w:val="a7"/>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9"/>
        <w:gridCol w:w="809"/>
        <w:gridCol w:w="809"/>
        <w:gridCol w:w="809"/>
        <w:gridCol w:w="809"/>
        <w:gridCol w:w="809"/>
        <w:gridCol w:w="809"/>
      </w:tblGrid>
      <w:tr w:rsidR="00C03A58" w:rsidRPr="008E2D51" w14:paraId="171EF038" w14:textId="77777777" w:rsidTr="00F64BA1">
        <w:trPr>
          <w:trHeight w:val="175"/>
          <w:jc w:val="center"/>
        </w:trPr>
        <w:tc>
          <w:tcPr>
            <w:tcW w:w="809" w:type="dxa"/>
          </w:tcPr>
          <w:p w14:paraId="79E5071B" w14:textId="77777777" w:rsidR="00C03A58" w:rsidRPr="008E2D51" w:rsidRDefault="00C03A58" w:rsidP="00F64BA1">
            <w:pPr>
              <w:jc w:val="center"/>
              <w:rPr>
                <w:rFonts w:ascii="仿宋" w:eastAsia="仿宋" w:hAnsi="仿宋"/>
                <w:b/>
                <w:bCs/>
                <w:sz w:val="24"/>
                <w:szCs w:val="24"/>
              </w:rPr>
            </w:pPr>
          </w:p>
        </w:tc>
        <w:tc>
          <w:tcPr>
            <w:tcW w:w="809" w:type="dxa"/>
          </w:tcPr>
          <w:p w14:paraId="624EA180" w14:textId="4D7F7FDB"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t>,</w:t>
            </w:r>
          </w:p>
        </w:tc>
        <w:tc>
          <w:tcPr>
            <w:tcW w:w="809" w:type="dxa"/>
          </w:tcPr>
          <w:p w14:paraId="7D968DBA"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13C81DCC"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7F2BCD15"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a</w:t>
            </w:r>
          </w:p>
        </w:tc>
        <w:tc>
          <w:tcPr>
            <w:tcW w:w="809" w:type="dxa"/>
          </w:tcPr>
          <w:p w14:paraId="4E67A4C0" w14:textId="24B0AF00" w:rsidR="00C03A58" w:rsidRPr="008E2D51" w:rsidRDefault="00C03A58" w:rsidP="00F64BA1">
            <w:pPr>
              <w:jc w:val="center"/>
              <w:rPr>
                <w:rFonts w:ascii="仿宋" w:eastAsia="仿宋" w:hAnsi="仿宋"/>
                <w:b/>
                <w:bCs/>
                <w:sz w:val="24"/>
                <w:szCs w:val="24"/>
              </w:rPr>
            </w:pPr>
            <w:r>
              <w:rPr>
                <w:rFonts w:ascii="仿宋" w:eastAsia="仿宋" w:hAnsi="仿宋" w:hint="eastAsia"/>
                <w:b/>
                <w:bCs/>
                <w:sz w:val="24"/>
                <w:szCs w:val="24"/>
              </w:rPr>
              <w:t>∧</w:t>
            </w:r>
          </w:p>
        </w:tc>
        <w:tc>
          <w:tcPr>
            <w:tcW w:w="809" w:type="dxa"/>
          </w:tcPr>
          <w:p w14:paraId="792838FB"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w:t>
            </w:r>
          </w:p>
        </w:tc>
      </w:tr>
      <w:tr w:rsidR="00C03A58" w:rsidRPr="008E2D51" w14:paraId="6914C939" w14:textId="77777777" w:rsidTr="00F64BA1">
        <w:trPr>
          <w:trHeight w:val="352"/>
          <w:jc w:val="center"/>
        </w:trPr>
        <w:tc>
          <w:tcPr>
            <w:tcW w:w="809" w:type="dxa"/>
          </w:tcPr>
          <w:p w14:paraId="18F251B6" w14:textId="2C9E44EF"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t>,</w:t>
            </w:r>
          </w:p>
        </w:tc>
        <w:tc>
          <w:tcPr>
            <w:tcW w:w="809" w:type="dxa"/>
          </w:tcPr>
          <w:p w14:paraId="233583E4" w14:textId="4868DD0A"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57119453" w14:textId="4A03672C"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58740D77" w14:textId="77913E80"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77357BD9" w14:textId="3FA424B6"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59DD2A11" w14:textId="6E07245E"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14A3C04B" w14:textId="230B0ABC" w:rsidR="00C03A58" w:rsidRPr="008E2D51" w:rsidRDefault="00C03A58" w:rsidP="00F64BA1">
            <w:pPr>
              <w:jc w:val="center"/>
              <w:rPr>
                <w:rFonts w:ascii="仿宋" w:eastAsia="仿宋" w:hAnsi="仿宋"/>
                <w:b/>
                <w:bCs/>
                <w:sz w:val="24"/>
                <w:szCs w:val="24"/>
              </w:rPr>
            </w:pPr>
          </w:p>
        </w:tc>
      </w:tr>
      <w:tr w:rsidR="00C03A58" w:rsidRPr="008E2D51" w14:paraId="77ED4732" w14:textId="77777777" w:rsidTr="00F64BA1">
        <w:trPr>
          <w:trHeight w:val="347"/>
          <w:jc w:val="center"/>
        </w:trPr>
        <w:tc>
          <w:tcPr>
            <w:tcW w:w="809" w:type="dxa"/>
          </w:tcPr>
          <w:p w14:paraId="5D787096"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7084255F" w14:textId="3218B105"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189AA985" w14:textId="1335A8B2"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00661E79" w14:textId="5E2246C8"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w:instrText>
            </w:r>
            <w:r>
              <w:rPr>
                <w:rFonts w:ascii="仿宋" w:eastAsia="仿宋" w:hAnsi="仿宋" w:cs="Times New Roman"/>
                <w:b/>
                <w:bCs/>
                <w:sz w:val="24"/>
                <w:szCs w:val="24"/>
              </w:rPr>
              <w:fldChar w:fldCharType="end"/>
            </w:r>
          </w:p>
        </w:tc>
        <w:tc>
          <w:tcPr>
            <w:tcW w:w="809" w:type="dxa"/>
          </w:tcPr>
          <w:p w14:paraId="68ABC28C" w14:textId="5E949309"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205376B7" w14:textId="2EE248D7"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3CFE0407" w14:textId="77777777" w:rsidR="00C03A58" w:rsidRPr="008E2D51" w:rsidRDefault="00C03A58" w:rsidP="00F64BA1">
            <w:pPr>
              <w:jc w:val="center"/>
              <w:rPr>
                <w:rFonts w:ascii="仿宋" w:eastAsia="仿宋" w:hAnsi="仿宋"/>
                <w:b/>
                <w:bCs/>
                <w:sz w:val="24"/>
                <w:szCs w:val="24"/>
              </w:rPr>
            </w:pPr>
          </w:p>
        </w:tc>
      </w:tr>
      <w:tr w:rsidR="00C03A58" w:rsidRPr="008E2D51" w14:paraId="01E90020" w14:textId="77777777" w:rsidTr="00F64BA1">
        <w:trPr>
          <w:trHeight w:val="352"/>
          <w:jc w:val="center"/>
        </w:trPr>
        <w:tc>
          <w:tcPr>
            <w:tcW w:w="809" w:type="dxa"/>
          </w:tcPr>
          <w:p w14:paraId="64D15461"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4D9EF9F5" w14:textId="67C42C81"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66E81B58" w14:textId="704005FA" w:rsidR="00C03A58" w:rsidRPr="008E2D51" w:rsidRDefault="00C03A58" w:rsidP="00F64BA1">
            <w:pPr>
              <w:jc w:val="center"/>
              <w:rPr>
                <w:rFonts w:ascii="仿宋" w:eastAsia="仿宋" w:hAnsi="仿宋"/>
                <w:b/>
                <w:bCs/>
                <w:sz w:val="24"/>
                <w:szCs w:val="24"/>
              </w:rPr>
            </w:pPr>
          </w:p>
        </w:tc>
        <w:tc>
          <w:tcPr>
            <w:tcW w:w="809" w:type="dxa"/>
          </w:tcPr>
          <w:p w14:paraId="716DFC05" w14:textId="753CFD5E"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236A5217" w14:textId="77777777" w:rsidR="00C03A58" w:rsidRPr="008E2D51" w:rsidRDefault="00C03A58" w:rsidP="00F64BA1">
            <w:pPr>
              <w:jc w:val="center"/>
              <w:rPr>
                <w:rFonts w:ascii="仿宋" w:eastAsia="仿宋" w:hAnsi="仿宋"/>
                <w:b/>
                <w:bCs/>
                <w:sz w:val="24"/>
                <w:szCs w:val="24"/>
              </w:rPr>
            </w:pPr>
          </w:p>
        </w:tc>
        <w:tc>
          <w:tcPr>
            <w:tcW w:w="809" w:type="dxa"/>
          </w:tcPr>
          <w:p w14:paraId="40DC0303" w14:textId="159345C7" w:rsidR="00C03A58" w:rsidRPr="008E2D51" w:rsidRDefault="00C03A58" w:rsidP="00F64BA1">
            <w:pPr>
              <w:jc w:val="center"/>
              <w:rPr>
                <w:rFonts w:ascii="仿宋" w:eastAsia="仿宋" w:hAnsi="仿宋"/>
                <w:b/>
                <w:bCs/>
                <w:sz w:val="24"/>
                <w:szCs w:val="24"/>
              </w:rPr>
            </w:pPr>
          </w:p>
        </w:tc>
        <w:tc>
          <w:tcPr>
            <w:tcW w:w="809" w:type="dxa"/>
          </w:tcPr>
          <w:p w14:paraId="536C6EF1" w14:textId="5E9B27BF"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r>
      <w:tr w:rsidR="00C03A58" w:rsidRPr="008E2D51" w14:paraId="6AF3160C" w14:textId="77777777" w:rsidTr="00F64BA1">
        <w:trPr>
          <w:trHeight w:val="347"/>
          <w:jc w:val="center"/>
        </w:trPr>
        <w:tc>
          <w:tcPr>
            <w:tcW w:w="809" w:type="dxa"/>
          </w:tcPr>
          <w:p w14:paraId="62B686AB"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b/>
                <w:bCs/>
                <w:sz w:val="24"/>
                <w:szCs w:val="24"/>
              </w:rPr>
              <w:t>a</w:t>
            </w:r>
          </w:p>
        </w:tc>
        <w:tc>
          <w:tcPr>
            <w:tcW w:w="809" w:type="dxa"/>
          </w:tcPr>
          <w:p w14:paraId="0F592D10" w14:textId="7C8B5A4A"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6B22683F" w14:textId="63322DA5" w:rsidR="00C03A58" w:rsidRPr="008E2D51" w:rsidRDefault="00C03A58" w:rsidP="00F64BA1">
            <w:pPr>
              <w:jc w:val="center"/>
              <w:rPr>
                <w:rFonts w:ascii="仿宋" w:eastAsia="仿宋" w:hAnsi="仿宋"/>
                <w:b/>
                <w:bCs/>
                <w:sz w:val="24"/>
                <w:szCs w:val="24"/>
              </w:rPr>
            </w:pPr>
          </w:p>
        </w:tc>
        <w:tc>
          <w:tcPr>
            <w:tcW w:w="809" w:type="dxa"/>
          </w:tcPr>
          <w:p w14:paraId="220623E3" w14:textId="3FD0EB1F"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609B7DA0" w14:textId="77777777" w:rsidR="00C03A58" w:rsidRPr="008E2D51" w:rsidRDefault="00C03A58" w:rsidP="00F64BA1">
            <w:pPr>
              <w:jc w:val="center"/>
              <w:rPr>
                <w:rFonts w:ascii="仿宋" w:eastAsia="仿宋" w:hAnsi="仿宋"/>
                <w:b/>
                <w:bCs/>
                <w:sz w:val="24"/>
                <w:szCs w:val="24"/>
              </w:rPr>
            </w:pPr>
          </w:p>
        </w:tc>
        <w:tc>
          <w:tcPr>
            <w:tcW w:w="809" w:type="dxa"/>
          </w:tcPr>
          <w:p w14:paraId="482F4BE0" w14:textId="561242A3" w:rsidR="00C03A58" w:rsidRPr="008E2D51" w:rsidRDefault="00C03A58" w:rsidP="00F64BA1">
            <w:pPr>
              <w:jc w:val="center"/>
              <w:rPr>
                <w:rFonts w:ascii="仿宋" w:eastAsia="仿宋" w:hAnsi="仿宋"/>
                <w:b/>
                <w:bCs/>
                <w:sz w:val="24"/>
                <w:szCs w:val="24"/>
              </w:rPr>
            </w:pPr>
          </w:p>
        </w:tc>
        <w:tc>
          <w:tcPr>
            <w:tcW w:w="809" w:type="dxa"/>
          </w:tcPr>
          <w:p w14:paraId="597EA7AA" w14:textId="3557ADEE"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r>
      <w:tr w:rsidR="00C03A58" w:rsidRPr="008E2D51" w14:paraId="13CA6043" w14:textId="77777777" w:rsidTr="00F64BA1">
        <w:trPr>
          <w:trHeight w:val="352"/>
          <w:jc w:val="center"/>
        </w:trPr>
        <w:tc>
          <w:tcPr>
            <w:tcW w:w="809" w:type="dxa"/>
          </w:tcPr>
          <w:p w14:paraId="0AA1BCC7" w14:textId="2F979CFA" w:rsidR="00C03A58" w:rsidRPr="008E2D51" w:rsidRDefault="00C03A58" w:rsidP="00F64BA1">
            <w:pPr>
              <w:jc w:val="center"/>
              <w:rPr>
                <w:rFonts w:ascii="仿宋" w:eastAsia="仿宋" w:hAnsi="仿宋"/>
                <w:b/>
                <w:bCs/>
                <w:sz w:val="24"/>
                <w:szCs w:val="24"/>
              </w:rPr>
            </w:pPr>
            <w:r>
              <w:rPr>
                <w:rFonts w:ascii="仿宋" w:eastAsia="仿宋" w:hAnsi="仿宋" w:hint="eastAsia"/>
                <w:b/>
                <w:bCs/>
                <w:sz w:val="24"/>
                <w:szCs w:val="24"/>
              </w:rPr>
              <w:t>∧</w:t>
            </w:r>
          </w:p>
        </w:tc>
        <w:tc>
          <w:tcPr>
            <w:tcW w:w="809" w:type="dxa"/>
          </w:tcPr>
          <w:p w14:paraId="79D3DFDA" w14:textId="355210E7"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503FABED" w14:textId="4746CCC3" w:rsidR="00C03A58" w:rsidRPr="008E2D51" w:rsidRDefault="00C03A58" w:rsidP="00F64BA1">
            <w:pPr>
              <w:jc w:val="center"/>
              <w:rPr>
                <w:rFonts w:ascii="仿宋" w:eastAsia="仿宋" w:hAnsi="仿宋"/>
                <w:b/>
                <w:bCs/>
                <w:sz w:val="24"/>
                <w:szCs w:val="24"/>
              </w:rPr>
            </w:pPr>
          </w:p>
        </w:tc>
        <w:tc>
          <w:tcPr>
            <w:tcW w:w="809" w:type="dxa"/>
          </w:tcPr>
          <w:p w14:paraId="35B37525" w14:textId="4CD8D45C"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c>
          <w:tcPr>
            <w:tcW w:w="809" w:type="dxa"/>
          </w:tcPr>
          <w:p w14:paraId="40A1E24F" w14:textId="25033544" w:rsidR="00C03A58" w:rsidRPr="008E2D51" w:rsidRDefault="00C03A58" w:rsidP="00F64BA1">
            <w:pPr>
              <w:jc w:val="center"/>
              <w:rPr>
                <w:rFonts w:ascii="仿宋" w:eastAsia="仿宋" w:hAnsi="仿宋"/>
                <w:b/>
                <w:bCs/>
                <w:sz w:val="24"/>
                <w:szCs w:val="24"/>
              </w:rPr>
            </w:pPr>
          </w:p>
        </w:tc>
        <w:tc>
          <w:tcPr>
            <w:tcW w:w="809" w:type="dxa"/>
          </w:tcPr>
          <w:p w14:paraId="1D73D0AF" w14:textId="071F47CD" w:rsidR="00C03A58" w:rsidRPr="008E2D51" w:rsidRDefault="00C03A58" w:rsidP="00F64BA1">
            <w:pPr>
              <w:jc w:val="center"/>
              <w:rPr>
                <w:rFonts w:ascii="仿宋" w:eastAsia="仿宋" w:hAnsi="仿宋"/>
                <w:b/>
                <w:bCs/>
                <w:sz w:val="24"/>
                <w:szCs w:val="24"/>
              </w:rPr>
            </w:pPr>
          </w:p>
        </w:tc>
        <w:tc>
          <w:tcPr>
            <w:tcW w:w="809" w:type="dxa"/>
          </w:tcPr>
          <w:p w14:paraId="7F199732" w14:textId="7FB85B80" w:rsidR="00C03A58" w:rsidRPr="008E2D51" w:rsidRDefault="00C03A58" w:rsidP="00F64BA1">
            <w:pPr>
              <w:jc w:val="center"/>
              <w:rPr>
                <w:rFonts w:ascii="仿宋" w:eastAsia="仿宋" w:hAnsi="仿宋"/>
                <w:b/>
                <w:bCs/>
                <w:sz w:val="24"/>
                <w:szCs w:val="24"/>
              </w:rPr>
            </w:pPr>
            <w:r>
              <w:rPr>
                <w:rFonts w:ascii="仿宋" w:eastAsia="仿宋" w:hAnsi="仿宋" w:cs="Times New Roman"/>
                <w:b/>
                <w:bCs/>
                <w:sz w:val="24"/>
                <w:szCs w:val="24"/>
              </w:rPr>
              <w:fldChar w:fldCharType="begin"/>
            </w:r>
            <w:r>
              <w:rPr>
                <w:rFonts w:ascii="仿宋" w:eastAsia="仿宋" w:hAnsi="仿宋" w:cs="Times New Roman"/>
                <w:b/>
                <w:bCs/>
                <w:sz w:val="24"/>
                <w:szCs w:val="24"/>
              </w:rPr>
              <w:instrText xml:space="preserve"> </w:instrText>
            </w:r>
            <w:r>
              <w:rPr>
                <w:rFonts w:ascii="仿宋" w:eastAsia="仿宋" w:hAnsi="仿宋" w:cs="Times New Roman" w:hint="eastAsia"/>
                <w:b/>
                <w:bCs/>
                <w:sz w:val="24"/>
                <w:szCs w:val="24"/>
              </w:rPr>
              <w:instrText>eq \o\ac(</w:instrText>
            </w:r>
            <w:r w:rsidRPr="00C03A58">
              <w:rPr>
                <w:rFonts w:ascii="仿宋" w:eastAsia="仿宋" w:hAnsi="仿宋" w:cs="Times New Roman" w:hint="eastAsia"/>
                <w:b/>
                <w:bCs/>
                <w:position w:val="-4"/>
                <w:sz w:val="36"/>
                <w:szCs w:val="24"/>
              </w:rPr>
              <w:instrText>○</w:instrText>
            </w:r>
            <w:r>
              <w:rPr>
                <w:rFonts w:ascii="仿宋" w:eastAsia="仿宋" w:hAnsi="仿宋" w:cs="Times New Roman" w:hint="eastAsia"/>
                <w:b/>
                <w:bCs/>
                <w:sz w:val="24"/>
                <w:szCs w:val="24"/>
              </w:rPr>
              <w:instrText>,&gt;)</w:instrText>
            </w:r>
            <w:r>
              <w:rPr>
                <w:rFonts w:ascii="仿宋" w:eastAsia="仿宋" w:hAnsi="仿宋" w:cs="Times New Roman"/>
                <w:b/>
                <w:bCs/>
                <w:sz w:val="24"/>
                <w:szCs w:val="24"/>
              </w:rPr>
              <w:fldChar w:fldCharType="end"/>
            </w:r>
          </w:p>
        </w:tc>
      </w:tr>
      <w:tr w:rsidR="00C03A58" w:rsidRPr="008E2D51" w14:paraId="1BDA4A9C" w14:textId="77777777" w:rsidTr="00F64BA1">
        <w:trPr>
          <w:trHeight w:val="347"/>
          <w:jc w:val="center"/>
        </w:trPr>
        <w:tc>
          <w:tcPr>
            <w:tcW w:w="809" w:type="dxa"/>
          </w:tcPr>
          <w:p w14:paraId="55DBB0FF" w14:textId="77777777" w:rsidR="00C03A58" w:rsidRPr="008E2D51" w:rsidRDefault="00C03A58" w:rsidP="00F64BA1">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68220B7D" w14:textId="6BEC3903" w:rsidR="00C03A58" w:rsidRPr="008E2D51" w:rsidRDefault="00C03A58" w:rsidP="00F64BA1">
            <w:pPr>
              <w:jc w:val="center"/>
              <w:rPr>
                <w:rFonts w:ascii="仿宋" w:eastAsia="仿宋" w:hAnsi="仿宋"/>
                <w:b/>
                <w:bCs/>
                <w:sz w:val="24"/>
                <w:szCs w:val="24"/>
              </w:rPr>
            </w:pPr>
          </w:p>
        </w:tc>
        <w:tc>
          <w:tcPr>
            <w:tcW w:w="809" w:type="dxa"/>
          </w:tcPr>
          <w:p w14:paraId="7D1FA6FA" w14:textId="2AF3918D"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4255CC97" w14:textId="77777777" w:rsidR="00C03A58" w:rsidRPr="008E2D51" w:rsidRDefault="00C03A58" w:rsidP="00F64BA1">
            <w:pPr>
              <w:jc w:val="center"/>
              <w:rPr>
                <w:rFonts w:ascii="仿宋" w:eastAsia="仿宋" w:hAnsi="仿宋"/>
                <w:b/>
                <w:bCs/>
                <w:sz w:val="24"/>
                <w:szCs w:val="24"/>
              </w:rPr>
            </w:pPr>
          </w:p>
        </w:tc>
        <w:tc>
          <w:tcPr>
            <w:tcW w:w="809" w:type="dxa"/>
          </w:tcPr>
          <w:p w14:paraId="70969BC9" w14:textId="38E562A9"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5CE3738A" w14:textId="5306CF2D" w:rsidR="00C03A58" w:rsidRPr="008E2D51" w:rsidRDefault="00C03A58" w:rsidP="00F64BA1">
            <w:pPr>
              <w:jc w:val="center"/>
              <w:rPr>
                <w:rFonts w:ascii="仿宋" w:eastAsia="仿宋" w:hAnsi="仿宋"/>
                <w:b/>
                <w:bCs/>
                <w:sz w:val="24"/>
                <w:szCs w:val="24"/>
              </w:rPr>
            </w:pPr>
            <w:r>
              <w:rPr>
                <w:rFonts w:ascii="仿宋" w:eastAsia="仿宋" w:hAnsi="仿宋"/>
                <w:b/>
                <w:bCs/>
                <w:sz w:val="24"/>
                <w:szCs w:val="24"/>
              </w:rPr>
              <w:fldChar w:fldCharType="begin"/>
            </w:r>
            <w:r>
              <w:rPr>
                <w:rFonts w:ascii="仿宋" w:eastAsia="仿宋" w:hAnsi="仿宋"/>
                <w:b/>
                <w:bCs/>
                <w:sz w:val="24"/>
                <w:szCs w:val="24"/>
              </w:rPr>
              <w:instrText xml:space="preserve"> </w:instrText>
            </w:r>
            <w:r>
              <w:rPr>
                <w:rFonts w:ascii="仿宋" w:eastAsia="仿宋" w:hAnsi="仿宋" w:hint="eastAsia"/>
                <w:b/>
                <w:bCs/>
                <w:sz w:val="24"/>
                <w:szCs w:val="24"/>
              </w:rPr>
              <w:instrText>eq \o\ac(</w:instrText>
            </w:r>
            <w:r w:rsidRPr="00C03A58">
              <w:rPr>
                <w:rFonts w:ascii="仿宋" w:eastAsia="仿宋" w:hAnsi="仿宋" w:hint="eastAsia"/>
                <w:b/>
                <w:bCs/>
                <w:position w:val="-4"/>
                <w:sz w:val="36"/>
                <w:szCs w:val="24"/>
              </w:rPr>
              <w:instrText>○</w:instrText>
            </w:r>
            <w:r>
              <w:rPr>
                <w:rFonts w:ascii="仿宋" w:eastAsia="仿宋" w:hAnsi="仿宋" w:hint="eastAsia"/>
                <w:b/>
                <w:bCs/>
                <w:sz w:val="24"/>
                <w:szCs w:val="24"/>
              </w:rPr>
              <w:instrText>,&lt;)</w:instrText>
            </w:r>
            <w:r>
              <w:rPr>
                <w:rFonts w:ascii="仿宋" w:eastAsia="仿宋" w:hAnsi="仿宋"/>
                <w:b/>
                <w:bCs/>
                <w:sz w:val="24"/>
                <w:szCs w:val="24"/>
              </w:rPr>
              <w:fldChar w:fldCharType="end"/>
            </w:r>
          </w:p>
        </w:tc>
        <w:tc>
          <w:tcPr>
            <w:tcW w:w="809" w:type="dxa"/>
          </w:tcPr>
          <w:p w14:paraId="1CD46959" w14:textId="77777777" w:rsidR="00C03A58" w:rsidRPr="008E2D51" w:rsidRDefault="00C03A58" w:rsidP="00F64BA1">
            <w:pPr>
              <w:jc w:val="center"/>
              <w:rPr>
                <w:rFonts w:ascii="仿宋" w:eastAsia="仿宋" w:hAnsi="仿宋"/>
                <w:b/>
                <w:bCs/>
                <w:sz w:val="24"/>
                <w:szCs w:val="24"/>
              </w:rPr>
            </w:pPr>
          </w:p>
        </w:tc>
      </w:tr>
    </w:tbl>
    <w:p w14:paraId="1FF232ED" w14:textId="77777777" w:rsidR="00C03A58" w:rsidRDefault="00C03A58" w:rsidP="00A52C9F">
      <w:pPr>
        <w:pStyle w:val="a4"/>
        <w:shd w:val="clear" w:color="auto" w:fill="FFFFFF"/>
        <w:spacing w:before="0" w:beforeAutospacing="0" w:after="0" w:afterAutospacing="0"/>
        <w:ind w:left="284"/>
        <w:rPr>
          <w:rFonts w:ascii="楷体" w:eastAsia="楷体" w:hAnsi="楷体"/>
          <w:b/>
          <w:bCs/>
          <w:color w:val="333333"/>
        </w:rPr>
      </w:pPr>
    </w:p>
    <w:p w14:paraId="4E771911" w14:textId="0AB96607" w:rsidR="00C03A58" w:rsidRDefault="00C03A58" w:rsidP="00C03A58">
      <w:pPr>
        <w:pStyle w:val="a4"/>
        <w:shd w:val="clear" w:color="auto" w:fill="FFFFFF"/>
        <w:spacing w:before="0" w:beforeAutospacing="0" w:after="0" w:afterAutospacing="0"/>
        <w:ind w:firstLineChars="50" w:firstLine="120"/>
        <w:rPr>
          <w:rFonts w:ascii="楷体" w:eastAsia="楷体" w:hAnsi="楷体"/>
          <w:b/>
          <w:bCs/>
          <w:color w:val="333333"/>
        </w:rPr>
      </w:pPr>
      <w:r w:rsidRPr="008762D6">
        <w:rPr>
          <w:rFonts w:ascii="楷体" w:eastAsia="楷体" w:hAnsi="楷体" w:hint="eastAsia"/>
          <w:b/>
          <w:bCs/>
          <w:color w:val="333333"/>
          <w:highlight w:val="yellow"/>
        </w:rPr>
        <w:t>优先关系表中无冲突，所以是算符优先文法。</w:t>
      </w:r>
    </w:p>
    <w:p w14:paraId="3C16A77A" w14:textId="77777777" w:rsidR="009E78B3" w:rsidRDefault="009E78B3" w:rsidP="009E78B3">
      <w:pPr>
        <w:pStyle w:val="a4"/>
        <w:shd w:val="clear" w:color="auto" w:fill="FFFFFF"/>
        <w:spacing w:before="0" w:beforeAutospacing="0" w:after="0" w:afterAutospacing="0"/>
        <w:rPr>
          <w:rFonts w:ascii="楷体" w:eastAsia="楷体" w:hAnsi="楷体"/>
          <w:b/>
          <w:bCs/>
          <w:color w:val="333333"/>
        </w:rPr>
      </w:pPr>
    </w:p>
    <w:p w14:paraId="136B9C1D" w14:textId="77777777" w:rsidR="009E78B3" w:rsidRDefault="009E78B3" w:rsidP="009E78B3">
      <w:pPr>
        <w:pStyle w:val="a4"/>
        <w:shd w:val="clear" w:color="auto" w:fill="FFFFFF"/>
        <w:spacing w:before="0" w:beforeAutospacing="0" w:after="0" w:afterAutospacing="0"/>
        <w:rPr>
          <w:rFonts w:ascii="楷体" w:eastAsia="楷体" w:hAnsi="楷体"/>
          <w:b/>
          <w:bCs/>
          <w:color w:val="333333"/>
        </w:rPr>
      </w:pPr>
      <w:r w:rsidRPr="00A52C9F">
        <w:rPr>
          <w:rFonts w:ascii="楷体" w:eastAsia="楷体" w:hAnsi="楷体" w:hint="eastAsia"/>
          <w:b/>
          <w:bCs/>
          <w:color w:val="333333"/>
        </w:rPr>
        <w:t>（3）计算G[S]的优先函数。</w:t>
      </w:r>
    </w:p>
    <w:p w14:paraId="1008E1BC" w14:textId="77777777" w:rsidR="009E78B3" w:rsidRDefault="009E78B3" w:rsidP="009E78B3">
      <w:pPr>
        <w:pStyle w:val="a4"/>
        <w:shd w:val="clear" w:color="auto" w:fill="FFFFFF"/>
        <w:spacing w:before="0" w:beforeAutospacing="0" w:after="0" w:afterAutospacing="0"/>
        <w:rPr>
          <w:rFonts w:ascii="楷体" w:eastAsia="楷体" w:hAnsi="楷体"/>
          <w:b/>
          <w:bCs/>
          <w:color w:val="333333"/>
        </w:rPr>
      </w:pPr>
    </w:p>
    <w:tbl>
      <w:tblPr>
        <w:tblStyle w:val="a7"/>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9E78B3" w14:paraId="261099A7" w14:textId="77777777" w:rsidTr="009E78B3">
        <w:tc>
          <w:tcPr>
            <w:tcW w:w="1185" w:type="dxa"/>
          </w:tcPr>
          <w:p w14:paraId="6A84EB6D" w14:textId="77777777" w:rsidR="009E78B3" w:rsidRDefault="009E78B3" w:rsidP="009E78B3">
            <w:pPr>
              <w:pStyle w:val="a4"/>
              <w:spacing w:before="0" w:beforeAutospacing="0" w:after="0" w:afterAutospacing="0"/>
              <w:rPr>
                <w:rFonts w:ascii="楷体" w:eastAsia="楷体" w:hAnsi="楷体"/>
                <w:b/>
                <w:bCs/>
                <w:color w:val="333333"/>
              </w:rPr>
            </w:pPr>
          </w:p>
        </w:tc>
        <w:tc>
          <w:tcPr>
            <w:tcW w:w="1185" w:type="dxa"/>
          </w:tcPr>
          <w:p w14:paraId="0848A212" w14:textId="580AB594" w:rsidR="009E78B3" w:rsidRDefault="009E78B3" w:rsidP="009E78B3">
            <w:pPr>
              <w:pStyle w:val="a4"/>
              <w:spacing w:before="0" w:beforeAutospacing="0" w:after="0" w:afterAutospacing="0"/>
              <w:rPr>
                <w:rFonts w:ascii="楷体" w:eastAsia="楷体" w:hAnsi="楷体"/>
                <w:b/>
                <w:bCs/>
                <w:color w:val="333333"/>
              </w:rPr>
            </w:pPr>
            <w:r>
              <w:rPr>
                <w:rFonts w:ascii="仿宋" w:eastAsia="仿宋" w:hAnsi="仿宋"/>
                <w:b/>
                <w:bCs/>
              </w:rPr>
              <w:t>,</w:t>
            </w:r>
          </w:p>
        </w:tc>
        <w:tc>
          <w:tcPr>
            <w:tcW w:w="1185" w:type="dxa"/>
          </w:tcPr>
          <w:p w14:paraId="657E4E79" w14:textId="2DE4D665" w:rsidR="009E78B3" w:rsidRDefault="009E78B3" w:rsidP="009E78B3">
            <w:pPr>
              <w:pStyle w:val="a4"/>
              <w:spacing w:before="0" w:beforeAutospacing="0" w:after="0" w:afterAutospacing="0"/>
              <w:rPr>
                <w:rFonts w:ascii="楷体" w:eastAsia="楷体" w:hAnsi="楷体"/>
                <w:b/>
                <w:bCs/>
                <w:color w:val="333333"/>
              </w:rPr>
            </w:pPr>
            <w:r w:rsidRPr="008E2D51">
              <w:rPr>
                <w:rFonts w:ascii="仿宋" w:eastAsia="仿宋" w:hAnsi="仿宋" w:hint="eastAsia"/>
                <w:b/>
                <w:bCs/>
              </w:rPr>
              <w:t>(</w:t>
            </w:r>
          </w:p>
        </w:tc>
        <w:tc>
          <w:tcPr>
            <w:tcW w:w="1185" w:type="dxa"/>
          </w:tcPr>
          <w:p w14:paraId="3995722A" w14:textId="3F019C2F" w:rsidR="009E78B3" w:rsidRDefault="009E78B3" w:rsidP="009E78B3">
            <w:pPr>
              <w:pStyle w:val="a4"/>
              <w:spacing w:before="0" w:beforeAutospacing="0" w:after="0" w:afterAutospacing="0"/>
              <w:rPr>
                <w:rFonts w:ascii="楷体" w:eastAsia="楷体" w:hAnsi="楷体"/>
                <w:b/>
                <w:bCs/>
                <w:color w:val="333333"/>
              </w:rPr>
            </w:pPr>
            <w:r w:rsidRPr="008E2D51">
              <w:rPr>
                <w:rFonts w:ascii="仿宋" w:eastAsia="仿宋" w:hAnsi="仿宋" w:hint="eastAsia"/>
                <w:b/>
                <w:bCs/>
              </w:rPr>
              <w:t>)</w:t>
            </w:r>
          </w:p>
        </w:tc>
        <w:tc>
          <w:tcPr>
            <w:tcW w:w="1185" w:type="dxa"/>
          </w:tcPr>
          <w:p w14:paraId="354998EA" w14:textId="3BD19975" w:rsidR="009E78B3" w:rsidRDefault="009E78B3" w:rsidP="009E78B3">
            <w:pPr>
              <w:pStyle w:val="a4"/>
              <w:spacing w:before="0" w:beforeAutospacing="0" w:after="0" w:afterAutospacing="0"/>
              <w:rPr>
                <w:rFonts w:ascii="楷体" w:eastAsia="楷体" w:hAnsi="楷体"/>
                <w:b/>
                <w:bCs/>
                <w:color w:val="333333"/>
              </w:rPr>
            </w:pPr>
            <w:r w:rsidRPr="008E2D51">
              <w:rPr>
                <w:rFonts w:ascii="仿宋" w:eastAsia="仿宋" w:hAnsi="仿宋" w:hint="eastAsia"/>
                <w:b/>
                <w:bCs/>
              </w:rPr>
              <w:t>a</w:t>
            </w:r>
          </w:p>
        </w:tc>
        <w:tc>
          <w:tcPr>
            <w:tcW w:w="1185" w:type="dxa"/>
          </w:tcPr>
          <w:p w14:paraId="637C12CF" w14:textId="72F8E3EF" w:rsidR="009E78B3" w:rsidRDefault="009E78B3" w:rsidP="009E78B3">
            <w:pPr>
              <w:pStyle w:val="a4"/>
              <w:spacing w:before="0" w:beforeAutospacing="0" w:after="0" w:afterAutospacing="0"/>
              <w:rPr>
                <w:rFonts w:ascii="楷体" w:eastAsia="楷体" w:hAnsi="楷体"/>
                <w:b/>
                <w:bCs/>
                <w:color w:val="333333"/>
              </w:rPr>
            </w:pPr>
            <w:r>
              <w:rPr>
                <w:rFonts w:ascii="仿宋" w:eastAsia="仿宋" w:hAnsi="仿宋" w:hint="eastAsia"/>
                <w:b/>
                <w:bCs/>
              </w:rPr>
              <w:t>∧</w:t>
            </w:r>
          </w:p>
        </w:tc>
        <w:tc>
          <w:tcPr>
            <w:tcW w:w="1186" w:type="dxa"/>
          </w:tcPr>
          <w:p w14:paraId="29EA8C2E" w14:textId="514D3E23" w:rsidR="009E78B3" w:rsidRDefault="009E78B3" w:rsidP="009E78B3">
            <w:pPr>
              <w:pStyle w:val="a4"/>
              <w:spacing w:before="0" w:beforeAutospacing="0" w:after="0" w:afterAutospacing="0"/>
              <w:rPr>
                <w:rFonts w:ascii="楷体" w:eastAsia="楷体" w:hAnsi="楷体"/>
                <w:b/>
                <w:bCs/>
                <w:color w:val="333333"/>
              </w:rPr>
            </w:pPr>
            <w:r w:rsidRPr="008E2D51">
              <w:rPr>
                <w:rFonts w:ascii="仿宋" w:eastAsia="仿宋" w:hAnsi="仿宋" w:hint="eastAsia"/>
                <w:b/>
                <w:bCs/>
              </w:rPr>
              <w:t>#</w:t>
            </w:r>
          </w:p>
        </w:tc>
      </w:tr>
      <w:tr w:rsidR="009E78B3" w14:paraId="0A8D2988" w14:textId="77777777" w:rsidTr="009E78B3">
        <w:tc>
          <w:tcPr>
            <w:tcW w:w="1185" w:type="dxa"/>
          </w:tcPr>
          <w:p w14:paraId="65E36672" w14:textId="7EEBA8B3" w:rsidR="009E78B3" w:rsidRDefault="009E78B3"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f</w:t>
            </w:r>
          </w:p>
        </w:tc>
        <w:tc>
          <w:tcPr>
            <w:tcW w:w="1185" w:type="dxa"/>
          </w:tcPr>
          <w:p w14:paraId="5FDE07E4" w14:textId="66A56C90"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5</w:t>
            </w:r>
          </w:p>
        </w:tc>
        <w:tc>
          <w:tcPr>
            <w:tcW w:w="1185" w:type="dxa"/>
          </w:tcPr>
          <w:p w14:paraId="63E1A5EB" w14:textId="7342B02E"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3</w:t>
            </w:r>
          </w:p>
        </w:tc>
        <w:tc>
          <w:tcPr>
            <w:tcW w:w="1185" w:type="dxa"/>
          </w:tcPr>
          <w:p w14:paraId="62A71E62" w14:textId="606DD164"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7</w:t>
            </w:r>
          </w:p>
        </w:tc>
        <w:tc>
          <w:tcPr>
            <w:tcW w:w="1185" w:type="dxa"/>
          </w:tcPr>
          <w:p w14:paraId="404572AA" w14:textId="7006CCC1"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7</w:t>
            </w:r>
          </w:p>
        </w:tc>
        <w:tc>
          <w:tcPr>
            <w:tcW w:w="1185" w:type="dxa"/>
          </w:tcPr>
          <w:p w14:paraId="434CAE29" w14:textId="4FEA09BD"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7</w:t>
            </w:r>
          </w:p>
        </w:tc>
        <w:tc>
          <w:tcPr>
            <w:tcW w:w="1186" w:type="dxa"/>
          </w:tcPr>
          <w:p w14:paraId="6FC242E4" w14:textId="60847ACA"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1</w:t>
            </w:r>
          </w:p>
        </w:tc>
      </w:tr>
      <w:tr w:rsidR="009E78B3" w14:paraId="074F0E7E" w14:textId="77777777" w:rsidTr="009E78B3">
        <w:tc>
          <w:tcPr>
            <w:tcW w:w="1185" w:type="dxa"/>
          </w:tcPr>
          <w:p w14:paraId="647EEDE4" w14:textId="31B3CC52" w:rsidR="009E78B3" w:rsidRDefault="009E78B3"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g</w:t>
            </w:r>
          </w:p>
        </w:tc>
        <w:tc>
          <w:tcPr>
            <w:tcW w:w="1185" w:type="dxa"/>
          </w:tcPr>
          <w:p w14:paraId="74793976" w14:textId="55677D22"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6</w:t>
            </w:r>
          </w:p>
        </w:tc>
        <w:tc>
          <w:tcPr>
            <w:tcW w:w="1185" w:type="dxa"/>
          </w:tcPr>
          <w:p w14:paraId="699E6AD0" w14:textId="31DB70E8"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4</w:t>
            </w:r>
          </w:p>
        </w:tc>
        <w:tc>
          <w:tcPr>
            <w:tcW w:w="1185" w:type="dxa"/>
          </w:tcPr>
          <w:p w14:paraId="7D748CA5" w14:textId="4A8730E6"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3</w:t>
            </w:r>
          </w:p>
        </w:tc>
        <w:tc>
          <w:tcPr>
            <w:tcW w:w="1185" w:type="dxa"/>
          </w:tcPr>
          <w:p w14:paraId="7B448309" w14:textId="3F6BBF5F"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7</w:t>
            </w:r>
          </w:p>
        </w:tc>
        <w:tc>
          <w:tcPr>
            <w:tcW w:w="1185" w:type="dxa"/>
          </w:tcPr>
          <w:p w14:paraId="0E63DC18" w14:textId="239974DB"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8</w:t>
            </w:r>
          </w:p>
        </w:tc>
        <w:tc>
          <w:tcPr>
            <w:tcW w:w="1186" w:type="dxa"/>
          </w:tcPr>
          <w:p w14:paraId="27FF46E2" w14:textId="5124CB20" w:rsidR="009E78B3" w:rsidRDefault="00BE06D2" w:rsidP="009E78B3">
            <w:pPr>
              <w:pStyle w:val="a4"/>
              <w:spacing w:before="0" w:beforeAutospacing="0" w:after="0" w:afterAutospacing="0"/>
              <w:rPr>
                <w:rFonts w:ascii="楷体" w:eastAsia="楷体" w:hAnsi="楷体"/>
                <w:b/>
                <w:bCs/>
                <w:color w:val="333333"/>
              </w:rPr>
            </w:pPr>
            <w:r>
              <w:rPr>
                <w:rFonts w:ascii="楷体" w:eastAsia="楷体" w:hAnsi="楷体" w:hint="eastAsia"/>
                <w:b/>
                <w:bCs/>
                <w:color w:val="333333"/>
              </w:rPr>
              <w:t>1</w:t>
            </w:r>
          </w:p>
        </w:tc>
      </w:tr>
    </w:tbl>
    <w:p w14:paraId="574054EE" w14:textId="77777777" w:rsidR="00BB7136" w:rsidRDefault="00BB7136" w:rsidP="00BB7136">
      <w:pPr>
        <w:pStyle w:val="a4"/>
        <w:shd w:val="clear" w:color="auto" w:fill="FFFFFF"/>
        <w:spacing w:before="0" w:beforeAutospacing="0" w:after="0" w:afterAutospacing="0"/>
        <w:rPr>
          <w:rFonts w:ascii="楷体" w:eastAsia="楷体" w:hAnsi="楷体"/>
          <w:b/>
          <w:bCs/>
          <w:color w:val="333333"/>
        </w:rPr>
      </w:pPr>
    </w:p>
    <w:p w14:paraId="5D62C649" w14:textId="77777777" w:rsidR="00BB7136" w:rsidRDefault="00BB7136" w:rsidP="00BB7136">
      <w:pPr>
        <w:pStyle w:val="a4"/>
        <w:shd w:val="clear" w:color="auto" w:fill="FFFFFF"/>
        <w:spacing w:before="0" w:beforeAutospacing="0" w:after="0" w:afterAutospacing="0"/>
        <w:rPr>
          <w:rFonts w:ascii="楷体" w:eastAsia="楷体" w:hAnsi="楷体"/>
          <w:b/>
          <w:bCs/>
          <w:color w:val="333333"/>
        </w:rPr>
      </w:pPr>
    </w:p>
    <w:p w14:paraId="51FA2EC0" w14:textId="5A07194F" w:rsidR="00BB7136" w:rsidRDefault="00BB7136" w:rsidP="00BB7136">
      <w:pPr>
        <w:pStyle w:val="a4"/>
        <w:shd w:val="clear" w:color="auto" w:fill="FFFFFF"/>
        <w:spacing w:before="0" w:beforeAutospacing="0" w:after="0" w:afterAutospacing="0"/>
        <w:rPr>
          <w:rFonts w:ascii="楷体" w:eastAsia="楷体" w:hAnsi="楷体"/>
          <w:b/>
          <w:bCs/>
          <w:color w:val="333333"/>
        </w:rPr>
      </w:pPr>
      <w:r w:rsidRPr="00A52C9F">
        <w:rPr>
          <w:rFonts w:ascii="楷体" w:eastAsia="楷体" w:hAnsi="楷体" w:hint="eastAsia"/>
          <w:b/>
          <w:bCs/>
          <w:color w:val="333333"/>
        </w:rPr>
        <w:t>（4）给出输入串(</w:t>
      </w:r>
      <w:proofErr w:type="spellStart"/>
      <w:r w:rsidRPr="00A52C9F">
        <w:rPr>
          <w:rFonts w:ascii="楷体" w:eastAsia="楷体" w:hAnsi="楷体" w:hint="eastAsia"/>
          <w:b/>
          <w:bCs/>
          <w:color w:val="333333"/>
        </w:rPr>
        <w:t>a,a</w:t>
      </w:r>
      <w:proofErr w:type="spellEnd"/>
      <w:r w:rsidRPr="00A52C9F">
        <w:rPr>
          <w:rFonts w:ascii="楷体" w:eastAsia="楷体" w:hAnsi="楷体" w:hint="eastAsia"/>
          <w:b/>
          <w:bCs/>
          <w:color w:val="333333"/>
        </w:rPr>
        <w:t>)#和(a,(</w:t>
      </w:r>
      <w:proofErr w:type="spellStart"/>
      <w:r w:rsidRPr="00A52C9F">
        <w:rPr>
          <w:rFonts w:ascii="楷体" w:eastAsia="楷体" w:hAnsi="楷体" w:hint="eastAsia"/>
          <w:b/>
          <w:bCs/>
          <w:color w:val="333333"/>
        </w:rPr>
        <w:t>a,a</w:t>
      </w:r>
      <w:proofErr w:type="spellEnd"/>
      <w:r w:rsidRPr="00A52C9F">
        <w:rPr>
          <w:rFonts w:ascii="楷体" w:eastAsia="楷体" w:hAnsi="楷体" w:hint="eastAsia"/>
          <w:b/>
          <w:bCs/>
          <w:color w:val="333333"/>
        </w:rPr>
        <w:t>))#的算符优先分析过程。</w:t>
      </w:r>
    </w:p>
    <w:p w14:paraId="39CA8443" w14:textId="77777777" w:rsidR="00BB7136" w:rsidRDefault="00BB7136" w:rsidP="00BB7136">
      <w:pPr>
        <w:rPr>
          <w:rFonts w:ascii="仿宋" w:eastAsia="仿宋" w:hAnsi="仿宋"/>
          <w:b/>
          <w:bCs/>
          <w:sz w:val="24"/>
          <w:szCs w:val="24"/>
        </w:rPr>
      </w:pPr>
    </w:p>
    <w:p w14:paraId="4DACAE30" w14:textId="3D280953" w:rsidR="009E78B3" w:rsidRPr="008E2D51" w:rsidRDefault="009E78B3" w:rsidP="009E78B3">
      <w:pPr>
        <w:ind w:firstLine="420"/>
        <w:rPr>
          <w:rFonts w:ascii="仿宋" w:eastAsia="仿宋" w:hAnsi="仿宋"/>
          <w:b/>
          <w:bCs/>
          <w:sz w:val="24"/>
          <w:szCs w:val="24"/>
        </w:rPr>
      </w:pPr>
      <w:r w:rsidRPr="008E2D51">
        <w:rPr>
          <w:rFonts w:ascii="仿宋" w:eastAsia="仿宋" w:hAnsi="仿宋" w:hint="eastAsia"/>
          <w:b/>
          <w:bCs/>
          <w:sz w:val="24"/>
          <w:szCs w:val="24"/>
        </w:rPr>
        <w:t>分析</w:t>
      </w:r>
      <w:r w:rsidR="001C4B55" w:rsidRPr="00A52C9F">
        <w:rPr>
          <w:rFonts w:ascii="楷体" w:eastAsia="楷体" w:hAnsi="楷体" w:hint="eastAsia"/>
          <w:b/>
          <w:bCs/>
          <w:color w:val="333333"/>
        </w:rPr>
        <w:t>(a,(</w:t>
      </w:r>
      <w:proofErr w:type="spellStart"/>
      <w:r w:rsidR="001C4B55" w:rsidRPr="00A52C9F">
        <w:rPr>
          <w:rFonts w:ascii="楷体" w:eastAsia="楷体" w:hAnsi="楷体" w:hint="eastAsia"/>
          <w:b/>
          <w:bCs/>
          <w:color w:val="333333"/>
        </w:rPr>
        <w:t>a,a</w:t>
      </w:r>
      <w:proofErr w:type="spellEnd"/>
      <w:r w:rsidR="001C4B55" w:rsidRPr="00A52C9F">
        <w:rPr>
          <w:rFonts w:ascii="楷体" w:eastAsia="楷体" w:hAnsi="楷体" w:hint="eastAsia"/>
          <w:b/>
          <w:bCs/>
          <w:color w:val="333333"/>
        </w:rPr>
        <w:t>))#</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453"/>
        <w:gridCol w:w="993"/>
        <w:gridCol w:w="1383"/>
        <w:gridCol w:w="1383"/>
        <w:gridCol w:w="1383"/>
      </w:tblGrid>
      <w:tr w:rsidR="009E78B3" w:rsidRPr="00C00A4C" w14:paraId="4976BA8F" w14:textId="77777777" w:rsidTr="004C153D">
        <w:tc>
          <w:tcPr>
            <w:tcW w:w="1382" w:type="dxa"/>
          </w:tcPr>
          <w:p w14:paraId="74A33B48"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步骤</w:t>
            </w:r>
          </w:p>
        </w:tc>
        <w:tc>
          <w:tcPr>
            <w:tcW w:w="1453" w:type="dxa"/>
          </w:tcPr>
          <w:p w14:paraId="35261CD0"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分析</w:t>
            </w:r>
            <w:proofErr w:type="gramStart"/>
            <w:r w:rsidRPr="00C00A4C">
              <w:rPr>
                <w:rFonts w:ascii="仿宋" w:eastAsia="仿宋" w:hAnsi="仿宋" w:hint="eastAsia"/>
                <w:b/>
                <w:bCs/>
                <w:sz w:val="24"/>
                <w:szCs w:val="24"/>
              </w:rPr>
              <w:t>栈</w:t>
            </w:r>
            <w:proofErr w:type="gramEnd"/>
          </w:p>
        </w:tc>
        <w:tc>
          <w:tcPr>
            <w:tcW w:w="993" w:type="dxa"/>
          </w:tcPr>
          <w:p w14:paraId="122C2185"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优先关系</w:t>
            </w:r>
          </w:p>
        </w:tc>
        <w:tc>
          <w:tcPr>
            <w:tcW w:w="1383" w:type="dxa"/>
          </w:tcPr>
          <w:p w14:paraId="420EA982"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余留输入串</w:t>
            </w:r>
          </w:p>
        </w:tc>
        <w:tc>
          <w:tcPr>
            <w:tcW w:w="1383" w:type="dxa"/>
          </w:tcPr>
          <w:p w14:paraId="4789B0ED" w14:textId="77777777" w:rsidR="009E78B3" w:rsidRPr="00C00A4C" w:rsidRDefault="009E78B3" w:rsidP="00F64BA1">
            <w:pPr>
              <w:jc w:val="center"/>
              <w:rPr>
                <w:rFonts w:ascii="仿宋" w:eastAsia="仿宋" w:hAnsi="仿宋"/>
                <w:b/>
                <w:bCs/>
                <w:sz w:val="24"/>
                <w:szCs w:val="24"/>
              </w:rPr>
            </w:pPr>
            <w:proofErr w:type="gramStart"/>
            <w:r w:rsidRPr="00C00A4C">
              <w:rPr>
                <w:rFonts w:ascii="仿宋" w:eastAsia="仿宋" w:hAnsi="仿宋" w:hint="eastAsia"/>
                <w:b/>
                <w:bCs/>
                <w:sz w:val="24"/>
                <w:szCs w:val="24"/>
              </w:rPr>
              <w:t>最左素短语</w:t>
            </w:r>
            <w:proofErr w:type="gramEnd"/>
          </w:p>
        </w:tc>
        <w:tc>
          <w:tcPr>
            <w:tcW w:w="1383" w:type="dxa"/>
          </w:tcPr>
          <w:p w14:paraId="08553FA1"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产生式</w:t>
            </w:r>
          </w:p>
        </w:tc>
      </w:tr>
      <w:tr w:rsidR="009E78B3" w:rsidRPr="00C00A4C" w14:paraId="2734AC59" w14:textId="77777777" w:rsidTr="004C153D">
        <w:tc>
          <w:tcPr>
            <w:tcW w:w="1382" w:type="dxa"/>
          </w:tcPr>
          <w:p w14:paraId="6ADFED31"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1</w:t>
            </w:r>
          </w:p>
        </w:tc>
        <w:tc>
          <w:tcPr>
            <w:tcW w:w="1453" w:type="dxa"/>
          </w:tcPr>
          <w:p w14:paraId="2B9B6A90"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w:t>
            </w:r>
          </w:p>
        </w:tc>
        <w:tc>
          <w:tcPr>
            <w:tcW w:w="993" w:type="dxa"/>
          </w:tcPr>
          <w:p w14:paraId="0453D03C"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1E6850EF" w14:textId="4DECD58F" w:rsidR="009E78B3" w:rsidRPr="00C00A4C" w:rsidRDefault="001C4B55" w:rsidP="00F64BA1">
            <w:pPr>
              <w:jc w:val="right"/>
              <w:rPr>
                <w:rFonts w:ascii="仿宋" w:eastAsia="仿宋" w:hAnsi="仿宋"/>
                <w:b/>
                <w:bCs/>
                <w:sz w:val="24"/>
                <w:szCs w:val="24"/>
              </w:rPr>
            </w:pPr>
            <w:r w:rsidRPr="00C00A4C">
              <w:rPr>
                <w:rFonts w:ascii="仿宋" w:eastAsia="仿宋" w:hAnsi="仿宋" w:hint="eastAsia"/>
                <w:b/>
                <w:bCs/>
                <w:color w:val="333333"/>
              </w:rPr>
              <w:t>(</w:t>
            </w:r>
            <w:proofErr w:type="gramStart"/>
            <w:r w:rsidRPr="00C00A4C">
              <w:rPr>
                <w:rFonts w:ascii="仿宋" w:eastAsia="仿宋" w:hAnsi="仿宋" w:hint="eastAsia"/>
                <w:b/>
                <w:bCs/>
                <w:color w:val="333333"/>
              </w:rPr>
              <w:t>a,(</w:t>
            </w:r>
            <w:proofErr w:type="spellStart"/>
            <w:proofErr w:type="gramEnd"/>
            <w:r w:rsidRPr="00C00A4C">
              <w:rPr>
                <w:rFonts w:ascii="仿宋" w:eastAsia="仿宋" w:hAnsi="仿宋" w:hint="eastAsia"/>
                <w:b/>
                <w:bCs/>
                <w:color w:val="333333"/>
              </w:rPr>
              <w:t>a,a</w:t>
            </w:r>
            <w:proofErr w:type="spellEnd"/>
            <w:r w:rsidRPr="00C00A4C">
              <w:rPr>
                <w:rFonts w:ascii="仿宋" w:eastAsia="仿宋" w:hAnsi="仿宋" w:hint="eastAsia"/>
                <w:b/>
                <w:bCs/>
                <w:color w:val="333333"/>
              </w:rPr>
              <w:t>))#</w:t>
            </w:r>
          </w:p>
        </w:tc>
        <w:tc>
          <w:tcPr>
            <w:tcW w:w="1383" w:type="dxa"/>
          </w:tcPr>
          <w:p w14:paraId="22F5B113" w14:textId="77777777" w:rsidR="009E78B3" w:rsidRPr="00C00A4C" w:rsidRDefault="009E78B3" w:rsidP="00F64BA1">
            <w:pPr>
              <w:jc w:val="center"/>
              <w:rPr>
                <w:rFonts w:ascii="仿宋" w:eastAsia="仿宋" w:hAnsi="仿宋"/>
                <w:b/>
                <w:bCs/>
                <w:sz w:val="24"/>
                <w:szCs w:val="24"/>
              </w:rPr>
            </w:pPr>
          </w:p>
        </w:tc>
        <w:tc>
          <w:tcPr>
            <w:tcW w:w="1383" w:type="dxa"/>
          </w:tcPr>
          <w:p w14:paraId="4696EDFC" w14:textId="77777777" w:rsidR="009E78B3" w:rsidRPr="00C00A4C" w:rsidRDefault="009E78B3" w:rsidP="00F64BA1">
            <w:pPr>
              <w:rPr>
                <w:rFonts w:ascii="仿宋" w:eastAsia="仿宋" w:hAnsi="仿宋"/>
                <w:b/>
                <w:bCs/>
                <w:sz w:val="24"/>
                <w:szCs w:val="24"/>
              </w:rPr>
            </w:pPr>
          </w:p>
        </w:tc>
      </w:tr>
      <w:tr w:rsidR="009E78B3" w:rsidRPr="00C00A4C" w14:paraId="17D72CD5" w14:textId="77777777" w:rsidTr="004C153D">
        <w:tc>
          <w:tcPr>
            <w:tcW w:w="1382" w:type="dxa"/>
          </w:tcPr>
          <w:p w14:paraId="2AC496F8"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2</w:t>
            </w:r>
          </w:p>
        </w:tc>
        <w:tc>
          <w:tcPr>
            <w:tcW w:w="1453" w:type="dxa"/>
          </w:tcPr>
          <w:p w14:paraId="52E06A41" w14:textId="33FE781C"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
        </w:tc>
        <w:tc>
          <w:tcPr>
            <w:tcW w:w="993" w:type="dxa"/>
          </w:tcPr>
          <w:p w14:paraId="0659285E" w14:textId="76652145" w:rsidR="009E78B3" w:rsidRPr="00C00A4C" w:rsidRDefault="0001477D" w:rsidP="00F64BA1">
            <w:pPr>
              <w:rPr>
                <w:rFonts w:ascii="仿宋" w:eastAsia="仿宋" w:hAnsi="仿宋"/>
                <w:b/>
                <w:bCs/>
                <w:sz w:val="24"/>
                <w:szCs w:val="24"/>
              </w:rPr>
            </w:pPr>
            <w:r w:rsidRPr="00C00A4C">
              <w:rPr>
                <w:rFonts w:ascii="仿宋" w:eastAsia="仿宋" w:hAnsi="仿宋"/>
                <w:b/>
                <w:bCs/>
                <w:sz w:val="24"/>
                <w:szCs w:val="24"/>
              </w:rPr>
              <w:t>&lt;</w:t>
            </w:r>
          </w:p>
        </w:tc>
        <w:tc>
          <w:tcPr>
            <w:tcW w:w="1383" w:type="dxa"/>
          </w:tcPr>
          <w:p w14:paraId="256E4F14" w14:textId="21F0EE49" w:rsidR="009E78B3" w:rsidRPr="00C00A4C" w:rsidRDefault="00397338" w:rsidP="00F64BA1">
            <w:pPr>
              <w:jc w:val="right"/>
              <w:rPr>
                <w:rFonts w:ascii="仿宋" w:eastAsia="仿宋" w:hAnsi="仿宋"/>
                <w:b/>
                <w:bCs/>
                <w:sz w:val="24"/>
                <w:szCs w:val="24"/>
              </w:rPr>
            </w:pPr>
            <w:proofErr w:type="gramStart"/>
            <w:r w:rsidRPr="00C00A4C">
              <w:rPr>
                <w:rFonts w:ascii="仿宋" w:eastAsia="仿宋" w:hAnsi="仿宋" w:hint="eastAsia"/>
                <w:b/>
                <w:bCs/>
                <w:color w:val="333333"/>
              </w:rPr>
              <w:t>a,(</w:t>
            </w:r>
            <w:proofErr w:type="spellStart"/>
            <w:proofErr w:type="gramEnd"/>
            <w:r w:rsidRPr="00C00A4C">
              <w:rPr>
                <w:rFonts w:ascii="仿宋" w:eastAsia="仿宋" w:hAnsi="仿宋" w:hint="eastAsia"/>
                <w:b/>
                <w:bCs/>
                <w:color w:val="333333"/>
              </w:rPr>
              <w:t>a,a</w:t>
            </w:r>
            <w:proofErr w:type="spellEnd"/>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13DC7D32" w14:textId="4A53E77C" w:rsidR="009E78B3" w:rsidRPr="00C00A4C" w:rsidRDefault="009E78B3" w:rsidP="00F64BA1">
            <w:pPr>
              <w:jc w:val="center"/>
              <w:rPr>
                <w:rFonts w:ascii="仿宋" w:eastAsia="仿宋" w:hAnsi="仿宋"/>
                <w:b/>
                <w:bCs/>
                <w:sz w:val="24"/>
                <w:szCs w:val="24"/>
              </w:rPr>
            </w:pPr>
          </w:p>
        </w:tc>
        <w:tc>
          <w:tcPr>
            <w:tcW w:w="1383" w:type="dxa"/>
          </w:tcPr>
          <w:p w14:paraId="0CBBB338" w14:textId="6E017E37" w:rsidR="009E78B3" w:rsidRPr="00C00A4C" w:rsidRDefault="009E78B3" w:rsidP="00F64BA1">
            <w:pPr>
              <w:rPr>
                <w:rFonts w:ascii="仿宋" w:eastAsia="仿宋" w:hAnsi="仿宋"/>
                <w:b/>
                <w:bCs/>
                <w:sz w:val="24"/>
                <w:szCs w:val="24"/>
              </w:rPr>
            </w:pPr>
          </w:p>
        </w:tc>
      </w:tr>
      <w:tr w:rsidR="004C153D" w:rsidRPr="00C00A4C" w14:paraId="108EB320" w14:textId="77777777" w:rsidTr="004C153D">
        <w:tc>
          <w:tcPr>
            <w:tcW w:w="1382" w:type="dxa"/>
          </w:tcPr>
          <w:p w14:paraId="34DFB7C7" w14:textId="77777777" w:rsidR="004C153D" w:rsidRPr="00C00A4C" w:rsidRDefault="004C153D" w:rsidP="004C153D">
            <w:pPr>
              <w:jc w:val="center"/>
              <w:rPr>
                <w:rFonts w:ascii="仿宋" w:eastAsia="仿宋" w:hAnsi="仿宋"/>
                <w:b/>
                <w:bCs/>
                <w:sz w:val="24"/>
                <w:szCs w:val="24"/>
              </w:rPr>
            </w:pPr>
            <w:r w:rsidRPr="00C00A4C">
              <w:rPr>
                <w:rFonts w:ascii="仿宋" w:eastAsia="仿宋" w:hAnsi="仿宋" w:hint="eastAsia"/>
                <w:b/>
                <w:bCs/>
                <w:sz w:val="24"/>
                <w:szCs w:val="24"/>
              </w:rPr>
              <w:t>3</w:t>
            </w:r>
          </w:p>
        </w:tc>
        <w:tc>
          <w:tcPr>
            <w:tcW w:w="1453" w:type="dxa"/>
          </w:tcPr>
          <w:p w14:paraId="059A2351" w14:textId="012D7A01" w:rsidR="004C153D" w:rsidRPr="00C00A4C" w:rsidRDefault="004C153D" w:rsidP="004C153D">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hint="eastAsia"/>
                <w:b/>
                <w:bCs/>
                <w:sz w:val="24"/>
                <w:szCs w:val="24"/>
              </w:rPr>
              <w:t>a</w:t>
            </w:r>
          </w:p>
        </w:tc>
        <w:tc>
          <w:tcPr>
            <w:tcW w:w="993" w:type="dxa"/>
          </w:tcPr>
          <w:p w14:paraId="05497B9F" w14:textId="2687B518" w:rsidR="004C153D" w:rsidRPr="00C00A4C" w:rsidRDefault="004C153D" w:rsidP="004C153D">
            <w:pPr>
              <w:rPr>
                <w:rFonts w:ascii="仿宋" w:eastAsia="仿宋" w:hAnsi="仿宋"/>
                <w:b/>
                <w:bCs/>
                <w:sz w:val="24"/>
                <w:szCs w:val="24"/>
              </w:rPr>
            </w:pPr>
            <w:r w:rsidRPr="00C00A4C">
              <w:rPr>
                <w:rFonts w:ascii="仿宋" w:eastAsia="仿宋" w:hAnsi="仿宋"/>
                <w:b/>
                <w:bCs/>
                <w:sz w:val="24"/>
                <w:szCs w:val="24"/>
              </w:rPr>
              <w:t>&gt;</w:t>
            </w:r>
          </w:p>
        </w:tc>
        <w:tc>
          <w:tcPr>
            <w:tcW w:w="1383" w:type="dxa"/>
          </w:tcPr>
          <w:p w14:paraId="6F184825" w14:textId="105A1517" w:rsidR="004C153D" w:rsidRPr="00C00A4C" w:rsidRDefault="004C153D" w:rsidP="004C153D">
            <w:pPr>
              <w:jc w:val="right"/>
              <w:rPr>
                <w:rFonts w:ascii="仿宋" w:eastAsia="仿宋" w:hAnsi="仿宋"/>
                <w:b/>
                <w:bCs/>
                <w:sz w:val="24"/>
                <w:szCs w:val="24"/>
              </w:rPr>
            </w:pPr>
            <w:proofErr w:type="gramStart"/>
            <w:r w:rsidRPr="00C00A4C">
              <w:rPr>
                <w:rFonts w:ascii="仿宋" w:eastAsia="仿宋" w:hAnsi="仿宋" w:hint="eastAsia"/>
                <w:b/>
                <w:bCs/>
                <w:color w:val="333333"/>
              </w:rPr>
              <w:t>,(</w:t>
            </w:r>
            <w:proofErr w:type="spellStart"/>
            <w:proofErr w:type="gramEnd"/>
            <w:r w:rsidRPr="00C00A4C">
              <w:rPr>
                <w:rFonts w:ascii="仿宋" w:eastAsia="仿宋" w:hAnsi="仿宋" w:hint="eastAsia"/>
                <w:b/>
                <w:bCs/>
                <w:color w:val="333333"/>
              </w:rPr>
              <w:t>a,a</w:t>
            </w:r>
            <w:proofErr w:type="spellEnd"/>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383" w:type="dxa"/>
          </w:tcPr>
          <w:p w14:paraId="119494ED" w14:textId="6AD7445A" w:rsidR="004C153D" w:rsidRPr="00C00A4C" w:rsidRDefault="004C153D" w:rsidP="004C153D">
            <w:pPr>
              <w:jc w:val="center"/>
              <w:rPr>
                <w:rFonts w:ascii="仿宋" w:eastAsia="仿宋" w:hAnsi="仿宋"/>
                <w:b/>
                <w:bCs/>
                <w:sz w:val="24"/>
                <w:szCs w:val="24"/>
              </w:rPr>
            </w:pPr>
            <w:r w:rsidRPr="00C00A4C">
              <w:rPr>
                <w:rFonts w:ascii="仿宋" w:eastAsia="仿宋" w:hAnsi="仿宋" w:hint="eastAsia"/>
                <w:b/>
                <w:bCs/>
                <w:sz w:val="24"/>
                <w:szCs w:val="24"/>
              </w:rPr>
              <w:t>a</w:t>
            </w:r>
          </w:p>
        </w:tc>
        <w:tc>
          <w:tcPr>
            <w:tcW w:w="1383" w:type="dxa"/>
          </w:tcPr>
          <w:p w14:paraId="0C2207B7" w14:textId="5F662E0C" w:rsidR="004C153D" w:rsidRPr="00C00A4C" w:rsidRDefault="004C153D" w:rsidP="004C153D">
            <w:pPr>
              <w:rPr>
                <w:rFonts w:ascii="仿宋" w:eastAsia="仿宋" w:hAnsi="仿宋"/>
                <w:b/>
                <w:bCs/>
                <w:sz w:val="24"/>
                <w:szCs w:val="24"/>
              </w:rPr>
            </w:pPr>
            <w:proofErr w:type="spellStart"/>
            <w:r w:rsidRPr="00C00A4C">
              <w:rPr>
                <w:rFonts w:ascii="仿宋" w:eastAsia="仿宋" w:hAnsi="仿宋"/>
                <w:b/>
                <w:bCs/>
                <w:sz w:val="24"/>
                <w:szCs w:val="24"/>
              </w:rPr>
              <w:t>S→a</w:t>
            </w:r>
            <w:proofErr w:type="spellEnd"/>
          </w:p>
        </w:tc>
      </w:tr>
      <w:tr w:rsidR="009E78B3" w:rsidRPr="00C00A4C" w14:paraId="6CDEBF52" w14:textId="77777777" w:rsidTr="004C153D">
        <w:tc>
          <w:tcPr>
            <w:tcW w:w="1382" w:type="dxa"/>
          </w:tcPr>
          <w:p w14:paraId="4D7A9C94"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4</w:t>
            </w:r>
          </w:p>
        </w:tc>
        <w:tc>
          <w:tcPr>
            <w:tcW w:w="1453" w:type="dxa"/>
          </w:tcPr>
          <w:p w14:paraId="73D5BE51" w14:textId="35E3A903"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p>
        </w:tc>
        <w:tc>
          <w:tcPr>
            <w:tcW w:w="993" w:type="dxa"/>
          </w:tcPr>
          <w:p w14:paraId="69F3207C"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2F322704" w14:textId="5C1964A4" w:rsidR="009E78B3" w:rsidRPr="00C00A4C" w:rsidRDefault="00397338" w:rsidP="00F64BA1">
            <w:pPr>
              <w:jc w:val="right"/>
              <w:rPr>
                <w:rFonts w:ascii="仿宋" w:eastAsia="仿宋" w:hAnsi="仿宋"/>
                <w:b/>
                <w:bCs/>
                <w:sz w:val="24"/>
                <w:szCs w:val="24"/>
              </w:rPr>
            </w:pPr>
            <w:proofErr w:type="gramStart"/>
            <w:r w:rsidRPr="00C00A4C">
              <w:rPr>
                <w:rFonts w:ascii="仿宋" w:eastAsia="仿宋" w:hAnsi="仿宋" w:hint="eastAsia"/>
                <w:b/>
                <w:bCs/>
                <w:color w:val="333333"/>
              </w:rPr>
              <w:t>,(</w:t>
            </w:r>
            <w:proofErr w:type="spellStart"/>
            <w:proofErr w:type="gramEnd"/>
            <w:r w:rsidRPr="00C00A4C">
              <w:rPr>
                <w:rFonts w:ascii="仿宋" w:eastAsia="仿宋" w:hAnsi="仿宋" w:hint="eastAsia"/>
                <w:b/>
                <w:bCs/>
                <w:color w:val="333333"/>
              </w:rPr>
              <w:t>a,a</w:t>
            </w:r>
            <w:proofErr w:type="spellEnd"/>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320F827F" w14:textId="77777777" w:rsidR="009E78B3" w:rsidRPr="00C00A4C" w:rsidRDefault="009E78B3" w:rsidP="00F64BA1">
            <w:pPr>
              <w:jc w:val="center"/>
              <w:rPr>
                <w:rFonts w:ascii="仿宋" w:eastAsia="仿宋" w:hAnsi="仿宋"/>
                <w:b/>
                <w:bCs/>
                <w:sz w:val="24"/>
                <w:szCs w:val="24"/>
              </w:rPr>
            </w:pPr>
          </w:p>
        </w:tc>
        <w:tc>
          <w:tcPr>
            <w:tcW w:w="1383" w:type="dxa"/>
          </w:tcPr>
          <w:p w14:paraId="180E04E7" w14:textId="77777777" w:rsidR="009E78B3" w:rsidRPr="00C00A4C" w:rsidRDefault="009E78B3" w:rsidP="00F64BA1">
            <w:pPr>
              <w:rPr>
                <w:rFonts w:ascii="仿宋" w:eastAsia="仿宋" w:hAnsi="仿宋"/>
                <w:b/>
                <w:bCs/>
                <w:sz w:val="24"/>
                <w:szCs w:val="24"/>
              </w:rPr>
            </w:pPr>
          </w:p>
        </w:tc>
      </w:tr>
      <w:tr w:rsidR="009E78B3" w:rsidRPr="00C00A4C" w14:paraId="6F1115D3" w14:textId="77777777" w:rsidTr="004C153D">
        <w:tc>
          <w:tcPr>
            <w:tcW w:w="1382" w:type="dxa"/>
          </w:tcPr>
          <w:p w14:paraId="385EAFD7"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5</w:t>
            </w:r>
          </w:p>
        </w:tc>
        <w:tc>
          <w:tcPr>
            <w:tcW w:w="1453" w:type="dxa"/>
          </w:tcPr>
          <w:p w14:paraId="238C991C" w14:textId="57D91EAC"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p>
        </w:tc>
        <w:tc>
          <w:tcPr>
            <w:tcW w:w="993" w:type="dxa"/>
          </w:tcPr>
          <w:p w14:paraId="63DA7E04"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50215E28" w14:textId="048D9C14" w:rsidR="009E78B3"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w:t>
            </w:r>
            <w:proofErr w:type="spellStart"/>
            <w:proofErr w:type="gramStart"/>
            <w:r w:rsidRPr="00C00A4C">
              <w:rPr>
                <w:rFonts w:ascii="仿宋" w:eastAsia="仿宋" w:hAnsi="仿宋" w:hint="eastAsia"/>
                <w:b/>
                <w:bCs/>
                <w:color w:val="333333"/>
              </w:rPr>
              <w:t>a,a</w:t>
            </w:r>
            <w:proofErr w:type="spellEnd"/>
            <w:proofErr w:type="gramEnd"/>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2B26044B" w14:textId="77777777" w:rsidR="009E78B3" w:rsidRPr="00C00A4C" w:rsidRDefault="009E78B3" w:rsidP="00F64BA1">
            <w:pPr>
              <w:jc w:val="center"/>
              <w:rPr>
                <w:rFonts w:ascii="仿宋" w:eastAsia="仿宋" w:hAnsi="仿宋"/>
                <w:b/>
                <w:bCs/>
                <w:sz w:val="24"/>
                <w:szCs w:val="24"/>
              </w:rPr>
            </w:pPr>
          </w:p>
        </w:tc>
        <w:tc>
          <w:tcPr>
            <w:tcW w:w="1383" w:type="dxa"/>
          </w:tcPr>
          <w:p w14:paraId="6C7F69F7" w14:textId="77777777" w:rsidR="009E78B3" w:rsidRPr="00C00A4C" w:rsidRDefault="009E78B3" w:rsidP="00F64BA1">
            <w:pPr>
              <w:rPr>
                <w:rFonts w:ascii="仿宋" w:eastAsia="仿宋" w:hAnsi="仿宋"/>
                <w:b/>
                <w:bCs/>
                <w:sz w:val="24"/>
                <w:szCs w:val="24"/>
              </w:rPr>
            </w:pPr>
          </w:p>
        </w:tc>
      </w:tr>
      <w:tr w:rsidR="009E78B3" w:rsidRPr="00C00A4C" w14:paraId="0AE424E6" w14:textId="77777777" w:rsidTr="004C153D">
        <w:tc>
          <w:tcPr>
            <w:tcW w:w="1382" w:type="dxa"/>
          </w:tcPr>
          <w:p w14:paraId="7D7F2B79"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6</w:t>
            </w:r>
          </w:p>
        </w:tc>
        <w:tc>
          <w:tcPr>
            <w:tcW w:w="1453" w:type="dxa"/>
          </w:tcPr>
          <w:p w14:paraId="12B3A97C" w14:textId="5D431002"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r w:rsidRPr="00C00A4C">
              <w:rPr>
                <w:rFonts w:ascii="仿宋" w:eastAsia="仿宋" w:hAnsi="仿宋"/>
                <w:b/>
                <w:bCs/>
                <w:sz w:val="24"/>
                <w:szCs w:val="24"/>
              </w:rPr>
              <w:t>(</w:t>
            </w:r>
          </w:p>
        </w:tc>
        <w:tc>
          <w:tcPr>
            <w:tcW w:w="993" w:type="dxa"/>
          </w:tcPr>
          <w:p w14:paraId="1179BC83" w14:textId="57B825DC" w:rsidR="009E78B3" w:rsidRPr="00C00A4C" w:rsidRDefault="0001477D" w:rsidP="00F64BA1">
            <w:pPr>
              <w:rPr>
                <w:rFonts w:ascii="仿宋" w:eastAsia="仿宋" w:hAnsi="仿宋"/>
                <w:b/>
                <w:bCs/>
                <w:sz w:val="24"/>
                <w:szCs w:val="24"/>
              </w:rPr>
            </w:pPr>
            <w:r w:rsidRPr="00C00A4C">
              <w:rPr>
                <w:rFonts w:ascii="仿宋" w:eastAsia="仿宋" w:hAnsi="仿宋"/>
                <w:b/>
                <w:bCs/>
                <w:sz w:val="24"/>
                <w:szCs w:val="24"/>
              </w:rPr>
              <w:t>&lt;</w:t>
            </w:r>
          </w:p>
        </w:tc>
        <w:tc>
          <w:tcPr>
            <w:tcW w:w="1383" w:type="dxa"/>
          </w:tcPr>
          <w:p w14:paraId="0641A57D" w14:textId="637AE27D" w:rsidR="009E78B3" w:rsidRPr="00C00A4C" w:rsidRDefault="00397338" w:rsidP="00F64BA1">
            <w:pPr>
              <w:jc w:val="right"/>
              <w:rPr>
                <w:rFonts w:ascii="仿宋" w:eastAsia="仿宋" w:hAnsi="仿宋"/>
                <w:b/>
                <w:bCs/>
                <w:sz w:val="24"/>
                <w:szCs w:val="24"/>
              </w:rPr>
            </w:pPr>
            <w:proofErr w:type="spellStart"/>
            <w:proofErr w:type="gramStart"/>
            <w:r w:rsidRPr="00C00A4C">
              <w:rPr>
                <w:rFonts w:ascii="仿宋" w:eastAsia="仿宋" w:hAnsi="仿宋" w:hint="eastAsia"/>
                <w:b/>
                <w:bCs/>
                <w:color w:val="333333"/>
              </w:rPr>
              <w:t>a,a</w:t>
            </w:r>
            <w:proofErr w:type="spellEnd"/>
            <w:proofErr w:type="gramEnd"/>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1F767338" w14:textId="3DF9C4C5" w:rsidR="009E78B3" w:rsidRPr="00C00A4C" w:rsidRDefault="009E78B3" w:rsidP="00F64BA1">
            <w:pPr>
              <w:jc w:val="center"/>
              <w:rPr>
                <w:rFonts w:ascii="仿宋" w:eastAsia="仿宋" w:hAnsi="仿宋"/>
                <w:b/>
                <w:bCs/>
                <w:sz w:val="24"/>
                <w:szCs w:val="24"/>
              </w:rPr>
            </w:pPr>
          </w:p>
        </w:tc>
        <w:tc>
          <w:tcPr>
            <w:tcW w:w="1383" w:type="dxa"/>
          </w:tcPr>
          <w:p w14:paraId="1E2EF7C6" w14:textId="29363C72" w:rsidR="009E78B3" w:rsidRPr="00C00A4C" w:rsidRDefault="009E78B3" w:rsidP="00F64BA1">
            <w:pPr>
              <w:rPr>
                <w:rFonts w:ascii="仿宋" w:eastAsia="仿宋" w:hAnsi="仿宋"/>
                <w:b/>
                <w:bCs/>
                <w:sz w:val="24"/>
                <w:szCs w:val="24"/>
              </w:rPr>
            </w:pPr>
          </w:p>
        </w:tc>
      </w:tr>
      <w:tr w:rsidR="009E78B3" w:rsidRPr="00C00A4C" w14:paraId="11FFD88B" w14:textId="77777777" w:rsidTr="004C153D">
        <w:tc>
          <w:tcPr>
            <w:tcW w:w="1382" w:type="dxa"/>
          </w:tcPr>
          <w:p w14:paraId="6D684758"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7</w:t>
            </w:r>
          </w:p>
        </w:tc>
        <w:tc>
          <w:tcPr>
            <w:tcW w:w="1453" w:type="dxa"/>
          </w:tcPr>
          <w:p w14:paraId="5485F939" w14:textId="1240C51B"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r w:rsidR="0001477D" w:rsidRPr="00C00A4C">
              <w:rPr>
                <w:rFonts w:ascii="仿宋" w:eastAsia="仿宋" w:hAnsi="仿宋" w:hint="eastAsia"/>
                <w:b/>
                <w:bCs/>
                <w:sz w:val="24"/>
                <w:szCs w:val="24"/>
              </w:rPr>
              <w:t>a</w:t>
            </w:r>
          </w:p>
        </w:tc>
        <w:tc>
          <w:tcPr>
            <w:tcW w:w="993" w:type="dxa"/>
          </w:tcPr>
          <w:p w14:paraId="32B6DC18" w14:textId="38B4C23E" w:rsidR="009E78B3" w:rsidRPr="00C00A4C" w:rsidRDefault="0001477D" w:rsidP="00F64BA1">
            <w:pPr>
              <w:rPr>
                <w:rFonts w:ascii="仿宋" w:eastAsia="仿宋" w:hAnsi="仿宋"/>
                <w:b/>
                <w:bCs/>
                <w:sz w:val="24"/>
                <w:szCs w:val="24"/>
              </w:rPr>
            </w:pPr>
            <w:r w:rsidRPr="00C00A4C">
              <w:rPr>
                <w:rFonts w:ascii="仿宋" w:eastAsia="仿宋" w:hAnsi="仿宋" w:hint="eastAsia"/>
                <w:b/>
                <w:bCs/>
                <w:sz w:val="24"/>
                <w:szCs w:val="24"/>
              </w:rPr>
              <w:t>&gt;</w:t>
            </w:r>
          </w:p>
        </w:tc>
        <w:tc>
          <w:tcPr>
            <w:tcW w:w="1383" w:type="dxa"/>
          </w:tcPr>
          <w:p w14:paraId="2C265D23" w14:textId="776A6CAA" w:rsidR="009E78B3" w:rsidRPr="00C00A4C" w:rsidRDefault="00397338" w:rsidP="00F64BA1">
            <w:pPr>
              <w:jc w:val="right"/>
              <w:rPr>
                <w:rFonts w:ascii="仿宋" w:eastAsia="仿宋" w:hAnsi="仿宋"/>
                <w:b/>
                <w:bCs/>
                <w:sz w:val="24"/>
                <w:szCs w:val="24"/>
              </w:rPr>
            </w:pPr>
            <w:proofErr w:type="gramStart"/>
            <w:r w:rsidRPr="00C00A4C">
              <w:rPr>
                <w:rFonts w:ascii="仿宋" w:eastAsia="仿宋" w:hAnsi="仿宋" w:hint="eastAsia"/>
                <w:b/>
                <w:bCs/>
                <w:color w:val="333333"/>
              </w:rPr>
              <w:t>,a</w:t>
            </w:r>
            <w:proofErr w:type="gramEnd"/>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56CFC814" w14:textId="31FE8F83" w:rsidR="009E78B3" w:rsidRPr="00C00A4C" w:rsidRDefault="00C00A4C" w:rsidP="00F64BA1">
            <w:pPr>
              <w:jc w:val="center"/>
              <w:rPr>
                <w:rFonts w:ascii="仿宋" w:eastAsia="仿宋" w:hAnsi="仿宋"/>
                <w:b/>
                <w:bCs/>
                <w:sz w:val="24"/>
                <w:szCs w:val="24"/>
              </w:rPr>
            </w:pPr>
            <w:r w:rsidRPr="00C00A4C">
              <w:rPr>
                <w:rFonts w:ascii="仿宋" w:eastAsia="仿宋" w:hAnsi="仿宋" w:hint="eastAsia"/>
                <w:b/>
                <w:bCs/>
                <w:sz w:val="24"/>
                <w:szCs w:val="24"/>
              </w:rPr>
              <w:t>a</w:t>
            </w:r>
          </w:p>
        </w:tc>
        <w:tc>
          <w:tcPr>
            <w:tcW w:w="1383" w:type="dxa"/>
          </w:tcPr>
          <w:p w14:paraId="7C3B823A" w14:textId="42B15C7F" w:rsidR="009E78B3" w:rsidRPr="00C00A4C" w:rsidRDefault="00C00A4C" w:rsidP="00F64BA1">
            <w:pPr>
              <w:rPr>
                <w:rFonts w:ascii="仿宋" w:eastAsia="仿宋" w:hAnsi="仿宋"/>
                <w:b/>
                <w:bCs/>
                <w:sz w:val="24"/>
                <w:szCs w:val="24"/>
              </w:rPr>
            </w:pPr>
            <w:proofErr w:type="spellStart"/>
            <w:r w:rsidRPr="00C00A4C">
              <w:rPr>
                <w:rFonts w:ascii="仿宋" w:eastAsia="仿宋" w:hAnsi="仿宋"/>
                <w:b/>
                <w:bCs/>
                <w:sz w:val="24"/>
                <w:szCs w:val="24"/>
              </w:rPr>
              <w:t>S→a</w:t>
            </w:r>
            <w:proofErr w:type="spellEnd"/>
          </w:p>
        </w:tc>
      </w:tr>
      <w:tr w:rsidR="009E78B3" w:rsidRPr="00C00A4C" w14:paraId="5451D579" w14:textId="77777777" w:rsidTr="004C153D">
        <w:tc>
          <w:tcPr>
            <w:tcW w:w="1382" w:type="dxa"/>
          </w:tcPr>
          <w:p w14:paraId="1F230E83"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8</w:t>
            </w:r>
          </w:p>
        </w:tc>
        <w:tc>
          <w:tcPr>
            <w:tcW w:w="1453" w:type="dxa"/>
          </w:tcPr>
          <w:p w14:paraId="1EF06C0B" w14:textId="0E234E93"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r w:rsidRPr="00C00A4C">
              <w:rPr>
                <w:rFonts w:ascii="仿宋" w:eastAsia="仿宋" w:hAnsi="仿宋"/>
                <w:b/>
                <w:bCs/>
                <w:sz w:val="24"/>
                <w:szCs w:val="24"/>
              </w:rPr>
              <w:t>(</w:t>
            </w:r>
            <w:r w:rsidR="0001477D" w:rsidRPr="00C00A4C">
              <w:rPr>
                <w:rFonts w:ascii="仿宋" w:eastAsia="仿宋" w:hAnsi="仿宋"/>
                <w:b/>
                <w:bCs/>
                <w:sz w:val="24"/>
                <w:szCs w:val="24"/>
              </w:rPr>
              <w:t>S</w:t>
            </w:r>
          </w:p>
        </w:tc>
        <w:tc>
          <w:tcPr>
            <w:tcW w:w="993" w:type="dxa"/>
          </w:tcPr>
          <w:p w14:paraId="086D9B2C"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6FE68ACC" w14:textId="77ABF1F6" w:rsidR="009E78B3" w:rsidRPr="00C00A4C" w:rsidRDefault="00397338" w:rsidP="00F64BA1">
            <w:pPr>
              <w:jc w:val="right"/>
              <w:rPr>
                <w:rFonts w:ascii="仿宋" w:eastAsia="仿宋" w:hAnsi="仿宋"/>
                <w:b/>
                <w:bCs/>
                <w:sz w:val="24"/>
                <w:szCs w:val="24"/>
              </w:rPr>
            </w:pPr>
            <w:proofErr w:type="gramStart"/>
            <w:r w:rsidRPr="00C00A4C">
              <w:rPr>
                <w:rFonts w:ascii="仿宋" w:eastAsia="仿宋" w:hAnsi="仿宋" w:hint="eastAsia"/>
                <w:b/>
                <w:bCs/>
                <w:color w:val="333333"/>
              </w:rPr>
              <w:t>,a</w:t>
            </w:r>
            <w:proofErr w:type="gramEnd"/>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7A67AD91" w14:textId="77777777" w:rsidR="009E78B3" w:rsidRPr="00C00A4C" w:rsidRDefault="009E78B3" w:rsidP="00F64BA1">
            <w:pPr>
              <w:jc w:val="center"/>
              <w:rPr>
                <w:rFonts w:ascii="仿宋" w:eastAsia="仿宋" w:hAnsi="仿宋"/>
                <w:b/>
                <w:bCs/>
                <w:sz w:val="24"/>
                <w:szCs w:val="24"/>
              </w:rPr>
            </w:pPr>
          </w:p>
        </w:tc>
        <w:tc>
          <w:tcPr>
            <w:tcW w:w="1383" w:type="dxa"/>
          </w:tcPr>
          <w:p w14:paraId="767A7E72" w14:textId="77777777" w:rsidR="009E78B3" w:rsidRPr="00C00A4C" w:rsidRDefault="009E78B3" w:rsidP="00F64BA1">
            <w:pPr>
              <w:rPr>
                <w:rFonts w:ascii="仿宋" w:eastAsia="仿宋" w:hAnsi="仿宋"/>
                <w:b/>
                <w:bCs/>
                <w:sz w:val="24"/>
                <w:szCs w:val="24"/>
              </w:rPr>
            </w:pPr>
          </w:p>
        </w:tc>
      </w:tr>
      <w:tr w:rsidR="009E78B3" w:rsidRPr="00C00A4C" w14:paraId="147C4FD4" w14:textId="77777777" w:rsidTr="004C153D">
        <w:tc>
          <w:tcPr>
            <w:tcW w:w="1382" w:type="dxa"/>
          </w:tcPr>
          <w:p w14:paraId="627758C0"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9</w:t>
            </w:r>
          </w:p>
        </w:tc>
        <w:tc>
          <w:tcPr>
            <w:tcW w:w="1453" w:type="dxa"/>
          </w:tcPr>
          <w:p w14:paraId="179496C5" w14:textId="1DB096B7"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r w:rsidRPr="00C00A4C">
              <w:rPr>
                <w:rFonts w:ascii="仿宋" w:eastAsia="仿宋" w:hAnsi="仿宋"/>
                <w:b/>
                <w:bCs/>
                <w:sz w:val="24"/>
                <w:szCs w:val="24"/>
              </w:rPr>
              <w:t>(</w:t>
            </w:r>
            <w:r w:rsidR="0001477D" w:rsidRPr="00C00A4C">
              <w:rPr>
                <w:rFonts w:ascii="仿宋" w:eastAsia="仿宋" w:hAnsi="仿宋"/>
                <w:b/>
                <w:bCs/>
                <w:sz w:val="24"/>
                <w:szCs w:val="24"/>
              </w:rPr>
              <w:t>S,</w:t>
            </w:r>
          </w:p>
        </w:tc>
        <w:tc>
          <w:tcPr>
            <w:tcW w:w="993" w:type="dxa"/>
          </w:tcPr>
          <w:p w14:paraId="3A68AEF3" w14:textId="6FE3E724" w:rsidR="009E78B3" w:rsidRPr="00C00A4C" w:rsidRDefault="0001477D" w:rsidP="00F64BA1">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5D0C80A2" w14:textId="40933983" w:rsidR="009E78B3"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a</w:t>
            </w:r>
            <w:proofErr w:type="gramStart"/>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roofErr w:type="gramEnd"/>
          </w:p>
        </w:tc>
        <w:tc>
          <w:tcPr>
            <w:tcW w:w="1383" w:type="dxa"/>
          </w:tcPr>
          <w:p w14:paraId="43AFB752" w14:textId="0DD4552E" w:rsidR="009E78B3" w:rsidRPr="00C00A4C" w:rsidRDefault="009E78B3" w:rsidP="00F64BA1">
            <w:pPr>
              <w:jc w:val="center"/>
              <w:rPr>
                <w:rFonts w:ascii="仿宋" w:eastAsia="仿宋" w:hAnsi="仿宋"/>
                <w:b/>
                <w:bCs/>
                <w:sz w:val="24"/>
                <w:szCs w:val="24"/>
              </w:rPr>
            </w:pPr>
          </w:p>
        </w:tc>
        <w:tc>
          <w:tcPr>
            <w:tcW w:w="1383" w:type="dxa"/>
          </w:tcPr>
          <w:p w14:paraId="471890EB" w14:textId="20B99FC2" w:rsidR="009E78B3" w:rsidRPr="00C00A4C" w:rsidRDefault="009E78B3" w:rsidP="00F64BA1">
            <w:pPr>
              <w:rPr>
                <w:rFonts w:ascii="仿宋" w:eastAsia="仿宋" w:hAnsi="仿宋"/>
                <w:b/>
                <w:bCs/>
                <w:sz w:val="24"/>
                <w:szCs w:val="24"/>
              </w:rPr>
            </w:pPr>
          </w:p>
        </w:tc>
      </w:tr>
      <w:tr w:rsidR="004C153D" w:rsidRPr="00C00A4C" w14:paraId="7D301F93" w14:textId="77777777" w:rsidTr="004C153D">
        <w:tc>
          <w:tcPr>
            <w:tcW w:w="1382" w:type="dxa"/>
          </w:tcPr>
          <w:p w14:paraId="000F444C" w14:textId="77777777" w:rsidR="004C153D" w:rsidRPr="00C00A4C" w:rsidRDefault="004C153D" w:rsidP="004C153D">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0</w:t>
            </w:r>
          </w:p>
        </w:tc>
        <w:tc>
          <w:tcPr>
            <w:tcW w:w="1453" w:type="dxa"/>
          </w:tcPr>
          <w:p w14:paraId="64BBC7A3" w14:textId="542AF5DF" w:rsidR="004C153D" w:rsidRPr="00C00A4C" w:rsidRDefault="004C153D" w:rsidP="004C153D">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b/>
                <w:bCs/>
                <w:sz w:val="24"/>
                <w:szCs w:val="24"/>
              </w:rPr>
              <w:t>S,(S,a</w:t>
            </w:r>
          </w:p>
        </w:tc>
        <w:tc>
          <w:tcPr>
            <w:tcW w:w="993" w:type="dxa"/>
          </w:tcPr>
          <w:p w14:paraId="12E6A29E" w14:textId="77777777" w:rsidR="004C153D" w:rsidRPr="00C00A4C" w:rsidRDefault="004C153D" w:rsidP="004C153D">
            <w:pPr>
              <w:rPr>
                <w:rFonts w:ascii="仿宋" w:eastAsia="仿宋" w:hAnsi="仿宋"/>
                <w:b/>
                <w:bCs/>
                <w:sz w:val="24"/>
                <w:szCs w:val="24"/>
              </w:rPr>
            </w:pPr>
            <w:r w:rsidRPr="00C00A4C">
              <w:rPr>
                <w:rFonts w:ascii="仿宋" w:eastAsia="仿宋" w:hAnsi="仿宋" w:hint="eastAsia"/>
                <w:b/>
                <w:bCs/>
                <w:sz w:val="24"/>
                <w:szCs w:val="24"/>
              </w:rPr>
              <w:t>&gt;</w:t>
            </w:r>
          </w:p>
        </w:tc>
        <w:tc>
          <w:tcPr>
            <w:tcW w:w="1383" w:type="dxa"/>
          </w:tcPr>
          <w:p w14:paraId="34F945D1" w14:textId="592E59B6" w:rsidR="004C153D" w:rsidRPr="00C00A4C" w:rsidRDefault="004C153D" w:rsidP="004C153D">
            <w:pPr>
              <w:jc w:val="right"/>
              <w:rPr>
                <w:rFonts w:ascii="仿宋" w:eastAsia="仿宋" w:hAnsi="仿宋"/>
                <w:b/>
                <w:bCs/>
                <w:sz w:val="24"/>
                <w:szCs w:val="24"/>
              </w:rPr>
            </w:pPr>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383" w:type="dxa"/>
          </w:tcPr>
          <w:p w14:paraId="59F8222A" w14:textId="6CDD92C7" w:rsidR="004C153D" w:rsidRPr="00C00A4C" w:rsidRDefault="004C153D" w:rsidP="004C153D">
            <w:pPr>
              <w:jc w:val="center"/>
              <w:rPr>
                <w:rFonts w:ascii="仿宋" w:eastAsia="仿宋" w:hAnsi="仿宋"/>
                <w:b/>
                <w:bCs/>
                <w:sz w:val="24"/>
                <w:szCs w:val="24"/>
              </w:rPr>
            </w:pPr>
            <w:r w:rsidRPr="00C00A4C">
              <w:rPr>
                <w:rFonts w:ascii="仿宋" w:eastAsia="仿宋" w:hAnsi="仿宋" w:hint="eastAsia"/>
                <w:b/>
                <w:bCs/>
                <w:sz w:val="24"/>
                <w:szCs w:val="24"/>
              </w:rPr>
              <w:t>a</w:t>
            </w:r>
          </w:p>
        </w:tc>
        <w:tc>
          <w:tcPr>
            <w:tcW w:w="1383" w:type="dxa"/>
          </w:tcPr>
          <w:p w14:paraId="1F438ACA" w14:textId="0B54CD70" w:rsidR="004C153D" w:rsidRPr="00C00A4C" w:rsidRDefault="004C153D" w:rsidP="004C153D">
            <w:pPr>
              <w:rPr>
                <w:rFonts w:ascii="仿宋" w:eastAsia="仿宋" w:hAnsi="仿宋"/>
                <w:b/>
                <w:bCs/>
                <w:sz w:val="24"/>
                <w:szCs w:val="24"/>
              </w:rPr>
            </w:pPr>
            <w:proofErr w:type="spellStart"/>
            <w:r w:rsidRPr="00C00A4C">
              <w:rPr>
                <w:rFonts w:ascii="仿宋" w:eastAsia="仿宋" w:hAnsi="仿宋"/>
                <w:b/>
                <w:bCs/>
                <w:sz w:val="24"/>
                <w:szCs w:val="24"/>
              </w:rPr>
              <w:t>S→a</w:t>
            </w:r>
            <w:proofErr w:type="spellEnd"/>
          </w:p>
        </w:tc>
      </w:tr>
      <w:tr w:rsidR="009E78B3" w:rsidRPr="00C00A4C" w14:paraId="626E1683" w14:textId="77777777" w:rsidTr="004C153D">
        <w:tc>
          <w:tcPr>
            <w:tcW w:w="1382" w:type="dxa"/>
          </w:tcPr>
          <w:p w14:paraId="3A385372"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1</w:t>
            </w:r>
          </w:p>
        </w:tc>
        <w:tc>
          <w:tcPr>
            <w:tcW w:w="1453" w:type="dxa"/>
          </w:tcPr>
          <w:p w14:paraId="1DE61ECC" w14:textId="520DD29F"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r w:rsidRPr="00C00A4C">
              <w:rPr>
                <w:rFonts w:ascii="仿宋" w:eastAsia="仿宋" w:hAnsi="仿宋"/>
                <w:b/>
                <w:bCs/>
                <w:sz w:val="24"/>
                <w:szCs w:val="24"/>
              </w:rPr>
              <w:t>(</w:t>
            </w:r>
            <w:r w:rsidR="0001477D" w:rsidRPr="00C00A4C">
              <w:rPr>
                <w:rFonts w:ascii="仿宋" w:eastAsia="仿宋" w:hAnsi="仿宋"/>
                <w:b/>
                <w:bCs/>
                <w:sz w:val="24"/>
                <w:szCs w:val="24"/>
              </w:rPr>
              <w:t>S,S</w:t>
            </w:r>
          </w:p>
        </w:tc>
        <w:tc>
          <w:tcPr>
            <w:tcW w:w="993" w:type="dxa"/>
          </w:tcPr>
          <w:p w14:paraId="20383E8B" w14:textId="1C4339BE" w:rsidR="009E78B3" w:rsidRPr="00C00A4C" w:rsidRDefault="0001477D" w:rsidP="00F64BA1">
            <w:pPr>
              <w:rPr>
                <w:rFonts w:ascii="仿宋" w:eastAsia="仿宋" w:hAnsi="仿宋"/>
                <w:b/>
                <w:bCs/>
                <w:sz w:val="24"/>
                <w:szCs w:val="24"/>
              </w:rPr>
            </w:pPr>
            <w:r w:rsidRPr="00C00A4C">
              <w:rPr>
                <w:rFonts w:ascii="仿宋" w:eastAsia="仿宋" w:hAnsi="仿宋"/>
                <w:b/>
                <w:bCs/>
                <w:sz w:val="24"/>
                <w:szCs w:val="24"/>
              </w:rPr>
              <w:t>&gt;</w:t>
            </w:r>
          </w:p>
        </w:tc>
        <w:tc>
          <w:tcPr>
            <w:tcW w:w="1383" w:type="dxa"/>
          </w:tcPr>
          <w:p w14:paraId="28C42A72" w14:textId="66805023" w:rsidR="009E78B3"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089D29FD" w14:textId="20203D03" w:rsidR="009E78B3" w:rsidRPr="00C00A4C" w:rsidRDefault="00C00A4C" w:rsidP="00F64BA1">
            <w:pPr>
              <w:jc w:val="center"/>
              <w:rPr>
                <w:rFonts w:ascii="仿宋" w:eastAsia="仿宋" w:hAnsi="仿宋"/>
                <w:b/>
                <w:bCs/>
                <w:sz w:val="24"/>
                <w:szCs w:val="24"/>
              </w:rPr>
            </w:pPr>
            <w:proofErr w:type="gramStart"/>
            <w:r w:rsidRPr="00C00A4C">
              <w:rPr>
                <w:rFonts w:ascii="仿宋" w:eastAsia="仿宋" w:hAnsi="仿宋"/>
                <w:b/>
                <w:bCs/>
                <w:sz w:val="24"/>
                <w:szCs w:val="24"/>
              </w:rPr>
              <w:t>S,S</w:t>
            </w:r>
            <w:proofErr w:type="gramEnd"/>
          </w:p>
        </w:tc>
        <w:tc>
          <w:tcPr>
            <w:tcW w:w="1383" w:type="dxa"/>
          </w:tcPr>
          <w:p w14:paraId="106088D5" w14:textId="4443F080" w:rsidR="009E78B3" w:rsidRPr="00C00A4C" w:rsidRDefault="00C00A4C" w:rsidP="00F64BA1">
            <w:pPr>
              <w:rPr>
                <w:rFonts w:ascii="仿宋" w:eastAsia="仿宋" w:hAnsi="仿宋"/>
                <w:b/>
                <w:bCs/>
                <w:sz w:val="24"/>
                <w:szCs w:val="24"/>
              </w:rPr>
            </w:pPr>
            <w:r w:rsidRPr="00C00A4C">
              <w:rPr>
                <w:rFonts w:ascii="仿宋" w:eastAsia="仿宋" w:hAnsi="仿宋" w:hint="eastAsia"/>
                <w:b/>
                <w:bCs/>
                <w:color w:val="333333"/>
              </w:rPr>
              <w:t>T</w:t>
            </w:r>
            <w:r w:rsidRPr="00C00A4C">
              <w:rPr>
                <w:rFonts w:ascii="仿宋" w:eastAsia="仿宋" w:hAnsi="仿宋"/>
                <w:b/>
                <w:bCs/>
                <w:sz w:val="24"/>
                <w:szCs w:val="24"/>
              </w:rPr>
              <w:t>→</w:t>
            </w:r>
            <w:proofErr w:type="gramStart"/>
            <w:r w:rsidRPr="00C00A4C">
              <w:rPr>
                <w:rFonts w:ascii="仿宋" w:eastAsia="仿宋" w:hAnsi="仿宋" w:hint="eastAsia"/>
                <w:b/>
                <w:bCs/>
                <w:color w:val="333333"/>
              </w:rPr>
              <w:t>T,S</w:t>
            </w:r>
            <w:proofErr w:type="gramEnd"/>
          </w:p>
        </w:tc>
      </w:tr>
      <w:tr w:rsidR="009E78B3" w:rsidRPr="00C00A4C" w14:paraId="29635F2C" w14:textId="77777777" w:rsidTr="004C153D">
        <w:tc>
          <w:tcPr>
            <w:tcW w:w="1382" w:type="dxa"/>
          </w:tcPr>
          <w:p w14:paraId="34629634"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2</w:t>
            </w:r>
          </w:p>
        </w:tc>
        <w:tc>
          <w:tcPr>
            <w:tcW w:w="1453" w:type="dxa"/>
          </w:tcPr>
          <w:p w14:paraId="452910F9" w14:textId="775610A0"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0001477D" w:rsidRPr="00C00A4C">
              <w:rPr>
                <w:rFonts w:ascii="仿宋" w:eastAsia="仿宋" w:hAnsi="仿宋"/>
                <w:b/>
                <w:bCs/>
                <w:sz w:val="24"/>
                <w:szCs w:val="24"/>
              </w:rPr>
              <w:t>S,</w:t>
            </w:r>
            <w:r w:rsidRPr="00C00A4C">
              <w:rPr>
                <w:rFonts w:ascii="仿宋" w:eastAsia="仿宋" w:hAnsi="仿宋"/>
                <w:b/>
                <w:bCs/>
                <w:sz w:val="24"/>
                <w:szCs w:val="24"/>
              </w:rPr>
              <w:t>(T</w:t>
            </w:r>
          </w:p>
        </w:tc>
        <w:tc>
          <w:tcPr>
            <w:tcW w:w="993" w:type="dxa"/>
          </w:tcPr>
          <w:p w14:paraId="537CF041" w14:textId="2B59F427" w:rsidR="009E78B3" w:rsidRPr="00C00A4C" w:rsidRDefault="0066251B" w:rsidP="00F64BA1">
            <w:pPr>
              <w:rPr>
                <w:rFonts w:ascii="仿宋" w:eastAsia="仿宋" w:hAnsi="仿宋"/>
                <w:b/>
                <w:bCs/>
                <w:sz w:val="24"/>
                <w:szCs w:val="24"/>
              </w:rPr>
            </w:pPr>
            <w:r w:rsidRPr="00C00A4C">
              <w:rPr>
                <w:rFonts w:ascii="仿宋" w:eastAsia="仿宋" w:hAnsi="仿宋"/>
                <w:b/>
                <w:bCs/>
                <w:sz w:val="24"/>
                <w:szCs w:val="24"/>
              </w:rPr>
              <w:t>=</w:t>
            </w:r>
          </w:p>
        </w:tc>
        <w:tc>
          <w:tcPr>
            <w:tcW w:w="1383" w:type="dxa"/>
          </w:tcPr>
          <w:p w14:paraId="7B19D89C" w14:textId="09A0D5A4" w:rsidR="009E78B3"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2997C133" w14:textId="66871216" w:rsidR="009E78B3" w:rsidRPr="00C00A4C" w:rsidRDefault="009E78B3" w:rsidP="00F64BA1">
            <w:pPr>
              <w:jc w:val="center"/>
              <w:rPr>
                <w:rFonts w:ascii="仿宋" w:eastAsia="仿宋" w:hAnsi="仿宋"/>
                <w:b/>
                <w:bCs/>
                <w:sz w:val="24"/>
                <w:szCs w:val="24"/>
              </w:rPr>
            </w:pPr>
          </w:p>
        </w:tc>
        <w:tc>
          <w:tcPr>
            <w:tcW w:w="1383" w:type="dxa"/>
          </w:tcPr>
          <w:p w14:paraId="3DDB83FD" w14:textId="77777777"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H</w:t>
            </w:r>
            <w:r w:rsidRPr="00C00A4C">
              <w:rPr>
                <w:rFonts w:ascii="仿宋" w:eastAsia="仿宋" w:hAnsi="仿宋"/>
                <w:b/>
                <w:bCs/>
                <w:sz w:val="24"/>
                <w:szCs w:val="24"/>
              </w:rPr>
              <w:t>→(S)</w:t>
            </w:r>
          </w:p>
        </w:tc>
      </w:tr>
      <w:tr w:rsidR="009E78B3" w:rsidRPr="00C00A4C" w14:paraId="54B4B99E" w14:textId="77777777" w:rsidTr="004C153D">
        <w:tc>
          <w:tcPr>
            <w:tcW w:w="1382" w:type="dxa"/>
          </w:tcPr>
          <w:p w14:paraId="6446E1CA"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3</w:t>
            </w:r>
          </w:p>
        </w:tc>
        <w:tc>
          <w:tcPr>
            <w:tcW w:w="1453" w:type="dxa"/>
          </w:tcPr>
          <w:p w14:paraId="0E50F52D" w14:textId="7F22E91D" w:rsidR="009E78B3" w:rsidRPr="00C00A4C" w:rsidRDefault="009E78B3" w:rsidP="00F64BA1">
            <w:pPr>
              <w:rPr>
                <w:rFonts w:ascii="仿宋" w:eastAsia="仿宋" w:hAnsi="仿宋"/>
                <w:b/>
                <w:bCs/>
                <w:sz w:val="24"/>
                <w:szCs w:val="24"/>
              </w:rPr>
            </w:pPr>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Start"/>
            <w:r w:rsidR="0001477D" w:rsidRPr="00C00A4C">
              <w:rPr>
                <w:rFonts w:ascii="仿宋" w:eastAsia="仿宋" w:hAnsi="仿宋"/>
                <w:b/>
                <w:bCs/>
                <w:sz w:val="24"/>
                <w:szCs w:val="24"/>
              </w:rPr>
              <w:t>S,(</w:t>
            </w:r>
            <w:proofErr w:type="gramEnd"/>
            <w:r w:rsidR="0001477D" w:rsidRPr="00C00A4C">
              <w:rPr>
                <w:rFonts w:ascii="仿宋" w:eastAsia="仿宋" w:hAnsi="仿宋"/>
                <w:b/>
                <w:bCs/>
                <w:sz w:val="24"/>
                <w:szCs w:val="24"/>
              </w:rPr>
              <w:t>T)</w:t>
            </w:r>
          </w:p>
        </w:tc>
        <w:tc>
          <w:tcPr>
            <w:tcW w:w="993" w:type="dxa"/>
          </w:tcPr>
          <w:p w14:paraId="52DA7D50" w14:textId="327085C9" w:rsidR="009E78B3" w:rsidRPr="00C00A4C" w:rsidRDefault="0066251B" w:rsidP="00F64BA1">
            <w:pPr>
              <w:rPr>
                <w:rFonts w:ascii="仿宋" w:eastAsia="仿宋" w:hAnsi="仿宋"/>
                <w:b/>
                <w:bCs/>
                <w:sz w:val="24"/>
                <w:szCs w:val="24"/>
              </w:rPr>
            </w:pPr>
            <w:r w:rsidRPr="00C00A4C">
              <w:rPr>
                <w:rFonts w:ascii="仿宋" w:eastAsia="仿宋" w:hAnsi="仿宋"/>
                <w:b/>
                <w:bCs/>
                <w:sz w:val="24"/>
                <w:szCs w:val="24"/>
              </w:rPr>
              <w:t>&gt;</w:t>
            </w:r>
          </w:p>
        </w:tc>
        <w:tc>
          <w:tcPr>
            <w:tcW w:w="1383" w:type="dxa"/>
          </w:tcPr>
          <w:p w14:paraId="23064838" w14:textId="1C9415EE" w:rsidR="009E78B3"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430D643C" w14:textId="6E97B460" w:rsidR="009E78B3" w:rsidRPr="00C00A4C" w:rsidRDefault="00C00A4C" w:rsidP="00F64BA1">
            <w:pPr>
              <w:jc w:val="center"/>
              <w:rPr>
                <w:rFonts w:ascii="仿宋" w:eastAsia="仿宋" w:hAnsi="仿宋"/>
                <w:b/>
                <w:bCs/>
                <w:sz w:val="24"/>
                <w:szCs w:val="24"/>
              </w:rPr>
            </w:pPr>
            <w:r w:rsidRPr="00C00A4C">
              <w:rPr>
                <w:rFonts w:ascii="仿宋" w:eastAsia="仿宋" w:hAnsi="仿宋"/>
                <w:b/>
                <w:bCs/>
                <w:sz w:val="24"/>
                <w:szCs w:val="24"/>
              </w:rPr>
              <w:t>(T)</w:t>
            </w:r>
          </w:p>
        </w:tc>
        <w:tc>
          <w:tcPr>
            <w:tcW w:w="1383" w:type="dxa"/>
          </w:tcPr>
          <w:p w14:paraId="73CB2E1B" w14:textId="1F63FC8D" w:rsidR="009E78B3" w:rsidRPr="00C00A4C" w:rsidRDefault="009E78B3" w:rsidP="00F64BA1">
            <w:pPr>
              <w:rPr>
                <w:rFonts w:ascii="仿宋" w:eastAsia="仿宋" w:hAnsi="仿宋"/>
                <w:b/>
                <w:bCs/>
                <w:sz w:val="24"/>
                <w:szCs w:val="24"/>
              </w:rPr>
            </w:pPr>
            <w:r w:rsidRPr="00C00A4C">
              <w:rPr>
                <w:rFonts w:ascii="仿宋" w:eastAsia="仿宋" w:hAnsi="仿宋"/>
                <w:b/>
                <w:bCs/>
                <w:sz w:val="24"/>
                <w:szCs w:val="24"/>
              </w:rPr>
              <w:t>S→</w:t>
            </w:r>
            <w:r w:rsidR="00C00A4C" w:rsidRPr="00C00A4C">
              <w:rPr>
                <w:rFonts w:ascii="仿宋" w:eastAsia="仿宋" w:hAnsi="仿宋"/>
                <w:b/>
                <w:bCs/>
                <w:sz w:val="24"/>
                <w:szCs w:val="24"/>
              </w:rPr>
              <w:t>(T)</w:t>
            </w:r>
          </w:p>
        </w:tc>
      </w:tr>
      <w:tr w:rsidR="009E78B3" w:rsidRPr="00C00A4C" w14:paraId="355C1D6C" w14:textId="77777777" w:rsidTr="004C153D">
        <w:tc>
          <w:tcPr>
            <w:tcW w:w="1382" w:type="dxa"/>
          </w:tcPr>
          <w:p w14:paraId="3441CD52" w14:textId="77777777" w:rsidR="009E78B3" w:rsidRPr="00C00A4C" w:rsidRDefault="009E78B3"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4</w:t>
            </w:r>
          </w:p>
        </w:tc>
        <w:tc>
          <w:tcPr>
            <w:tcW w:w="1453" w:type="dxa"/>
          </w:tcPr>
          <w:p w14:paraId="5B6EA458" w14:textId="7955F6D7" w:rsidR="009E78B3" w:rsidRPr="00C00A4C" w:rsidRDefault="009E78B3"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0001477D" w:rsidRPr="00C00A4C">
              <w:rPr>
                <w:rFonts w:ascii="仿宋" w:eastAsia="仿宋" w:hAnsi="仿宋" w:hint="eastAsia"/>
                <w:b/>
                <w:bCs/>
                <w:color w:val="333333"/>
              </w:rPr>
              <w:t>(</w:t>
            </w:r>
            <w:proofErr w:type="gramEnd"/>
            <w:r w:rsidRPr="00C00A4C">
              <w:rPr>
                <w:rFonts w:ascii="仿宋" w:eastAsia="仿宋" w:hAnsi="仿宋"/>
                <w:b/>
                <w:bCs/>
                <w:sz w:val="24"/>
                <w:szCs w:val="24"/>
              </w:rPr>
              <w:t>S</w:t>
            </w:r>
            <w:r w:rsidR="0001477D" w:rsidRPr="00C00A4C">
              <w:rPr>
                <w:rFonts w:ascii="仿宋" w:eastAsia="仿宋" w:hAnsi="仿宋"/>
                <w:b/>
                <w:bCs/>
                <w:sz w:val="24"/>
                <w:szCs w:val="24"/>
              </w:rPr>
              <w:t>,S</w:t>
            </w:r>
          </w:p>
        </w:tc>
        <w:tc>
          <w:tcPr>
            <w:tcW w:w="993" w:type="dxa"/>
          </w:tcPr>
          <w:p w14:paraId="3EA3B0D7" w14:textId="72AF297C" w:rsidR="009E78B3" w:rsidRPr="00C00A4C" w:rsidRDefault="0001477D" w:rsidP="00F64BA1">
            <w:pPr>
              <w:rPr>
                <w:rFonts w:ascii="仿宋" w:eastAsia="仿宋" w:hAnsi="仿宋"/>
                <w:b/>
                <w:bCs/>
                <w:sz w:val="24"/>
                <w:szCs w:val="24"/>
              </w:rPr>
            </w:pPr>
            <w:r w:rsidRPr="00C00A4C">
              <w:rPr>
                <w:rFonts w:ascii="仿宋" w:eastAsia="仿宋" w:hAnsi="仿宋" w:hint="eastAsia"/>
                <w:b/>
                <w:bCs/>
                <w:sz w:val="24"/>
                <w:szCs w:val="24"/>
              </w:rPr>
              <w:t>&gt;</w:t>
            </w:r>
          </w:p>
        </w:tc>
        <w:tc>
          <w:tcPr>
            <w:tcW w:w="1383" w:type="dxa"/>
          </w:tcPr>
          <w:p w14:paraId="28C3FF06" w14:textId="3746C7FC" w:rsidR="009E78B3"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w:t>
            </w:r>
            <w:r w:rsidR="009E78B3" w:rsidRPr="00C00A4C">
              <w:rPr>
                <w:rFonts w:ascii="仿宋" w:eastAsia="仿宋" w:hAnsi="仿宋" w:hint="eastAsia"/>
                <w:b/>
                <w:bCs/>
                <w:sz w:val="24"/>
                <w:szCs w:val="24"/>
              </w:rPr>
              <w:t>#</w:t>
            </w:r>
          </w:p>
        </w:tc>
        <w:tc>
          <w:tcPr>
            <w:tcW w:w="1383" w:type="dxa"/>
          </w:tcPr>
          <w:p w14:paraId="021B57A2" w14:textId="19B2B935" w:rsidR="009E78B3" w:rsidRPr="00C00A4C" w:rsidRDefault="00C00A4C" w:rsidP="00F64BA1">
            <w:pPr>
              <w:jc w:val="center"/>
              <w:rPr>
                <w:rFonts w:ascii="仿宋" w:eastAsia="仿宋" w:hAnsi="仿宋"/>
                <w:b/>
                <w:bCs/>
                <w:sz w:val="24"/>
                <w:szCs w:val="24"/>
              </w:rPr>
            </w:pPr>
            <w:proofErr w:type="gramStart"/>
            <w:r w:rsidRPr="00C00A4C">
              <w:rPr>
                <w:rFonts w:ascii="仿宋" w:eastAsia="仿宋" w:hAnsi="仿宋"/>
                <w:b/>
                <w:bCs/>
                <w:sz w:val="24"/>
                <w:szCs w:val="24"/>
              </w:rPr>
              <w:t>S,S</w:t>
            </w:r>
            <w:proofErr w:type="gramEnd"/>
          </w:p>
        </w:tc>
        <w:tc>
          <w:tcPr>
            <w:tcW w:w="1383" w:type="dxa"/>
          </w:tcPr>
          <w:p w14:paraId="6DFD9C25" w14:textId="5F135375" w:rsidR="009E78B3" w:rsidRPr="00C00A4C" w:rsidRDefault="00C00A4C" w:rsidP="00F64BA1">
            <w:pPr>
              <w:rPr>
                <w:rFonts w:ascii="仿宋" w:eastAsia="仿宋" w:hAnsi="仿宋"/>
                <w:b/>
                <w:bCs/>
                <w:sz w:val="24"/>
                <w:szCs w:val="24"/>
              </w:rPr>
            </w:pPr>
            <w:r w:rsidRPr="00C00A4C">
              <w:rPr>
                <w:rFonts w:ascii="仿宋" w:eastAsia="仿宋" w:hAnsi="仿宋" w:hint="eastAsia"/>
                <w:b/>
                <w:bCs/>
                <w:color w:val="333333"/>
              </w:rPr>
              <w:t>T</w:t>
            </w:r>
            <w:r w:rsidRPr="00C00A4C">
              <w:rPr>
                <w:rFonts w:ascii="仿宋" w:eastAsia="仿宋" w:hAnsi="仿宋"/>
                <w:b/>
                <w:bCs/>
                <w:sz w:val="24"/>
                <w:szCs w:val="24"/>
              </w:rPr>
              <w:t>→</w:t>
            </w:r>
            <w:proofErr w:type="gramStart"/>
            <w:r w:rsidRPr="00C00A4C">
              <w:rPr>
                <w:rFonts w:ascii="仿宋" w:eastAsia="仿宋" w:hAnsi="仿宋" w:hint="eastAsia"/>
                <w:b/>
                <w:bCs/>
                <w:color w:val="333333"/>
              </w:rPr>
              <w:t>T,S</w:t>
            </w:r>
            <w:proofErr w:type="gramEnd"/>
          </w:p>
        </w:tc>
      </w:tr>
      <w:tr w:rsidR="0001477D" w:rsidRPr="00C00A4C" w14:paraId="67B839E0" w14:textId="77777777" w:rsidTr="004C153D">
        <w:tc>
          <w:tcPr>
            <w:tcW w:w="1382" w:type="dxa"/>
          </w:tcPr>
          <w:p w14:paraId="02F3A7A4" w14:textId="7A1C5110" w:rsidR="0001477D" w:rsidRPr="00C00A4C" w:rsidRDefault="0001477D"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5</w:t>
            </w:r>
          </w:p>
        </w:tc>
        <w:tc>
          <w:tcPr>
            <w:tcW w:w="1453" w:type="dxa"/>
          </w:tcPr>
          <w:p w14:paraId="5872DFB2" w14:textId="1F250975" w:rsidR="0001477D" w:rsidRPr="00C00A4C" w:rsidRDefault="0001477D" w:rsidP="00F64BA1">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b/>
                <w:bCs/>
                <w:color w:val="333333"/>
              </w:rPr>
              <w:t>T</w:t>
            </w:r>
          </w:p>
        </w:tc>
        <w:tc>
          <w:tcPr>
            <w:tcW w:w="993" w:type="dxa"/>
          </w:tcPr>
          <w:p w14:paraId="49FC9472" w14:textId="3E7A38C1" w:rsidR="0001477D" w:rsidRPr="00C00A4C" w:rsidRDefault="0066251B" w:rsidP="00F64BA1">
            <w:pPr>
              <w:rPr>
                <w:rFonts w:ascii="仿宋" w:eastAsia="仿宋" w:hAnsi="仿宋"/>
                <w:b/>
                <w:bCs/>
                <w:sz w:val="24"/>
                <w:szCs w:val="24"/>
              </w:rPr>
            </w:pPr>
            <w:r w:rsidRPr="00C00A4C">
              <w:rPr>
                <w:rFonts w:ascii="仿宋" w:eastAsia="仿宋" w:hAnsi="仿宋"/>
                <w:b/>
                <w:bCs/>
                <w:sz w:val="24"/>
                <w:szCs w:val="24"/>
              </w:rPr>
              <w:t>=</w:t>
            </w:r>
          </w:p>
        </w:tc>
        <w:tc>
          <w:tcPr>
            <w:tcW w:w="1383" w:type="dxa"/>
          </w:tcPr>
          <w:p w14:paraId="79D7AFA7" w14:textId="20BC1944" w:rsidR="0001477D" w:rsidRPr="00C00A4C" w:rsidRDefault="00397338" w:rsidP="00F64BA1">
            <w:pPr>
              <w:jc w:val="right"/>
              <w:rPr>
                <w:rFonts w:ascii="仿宋" w:eastAsia="仿宋" w:hAnsi="仿宋"/>
                <w:b/>
                <w:bCs/>
                <w:sz w:val="24"/>
                <w:szCs w:val="24"/>
              </w:rPr>
            </w:pPr>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383" w:type="dxa"/>
          </w:tcPr>
          <w:p w14:paraId="627A9C7E" w14:textId="77777777" w:rsidR="0001477D" w:rsidRPr="00C00A4C" w:rsidRDefault="0001477D" w:rsidP="00F64BA1">
            <w:pPr>
              <w:jc w:val="center"/>
              <w:rPr>
                <w:rFonts w:ascii="仿宋" w:eastAsia="仿宋" w:hAnsi="仿宋"/>
                <w:b/>
                <w:bCs/>
                <w:sz w:val="24"/>
                <w:szCs w:val="24"/>
              </w:rPr>
            </w:pPr>
          </w:p>
        </w:tc>
        <w:tc>
          <w:tcPr>
            <w:tcW w:w="1383" w:type="dxa"/>
          </w:tcPr>
          <w:p w14:paraId="14D26D4F" w14:textId="77777777" w:rsidR="0001477D" w:rsidRPr="00C00A4C" w:rsidRDefault="0001477D" w:rsidP="00F64BA1">
            <w:pPr>
              <w:rPr>
                <w:rFonts w:ascii="仿宋" w:eastAsia="仿宋" w:hAnsi="仿宋"/>
                <w:b/>
                <w:bCs/>
                <w:sz w:val="24"/>
                <w:szCs w:val="24"/>
              </w:rPr>
            </w:pPr>
          </w:p>
        </w:tc>
      </w:tr>
      <w:tr w:rsidR="0001477D" w:rsidRPr="00C00A4C" w14:paraId="6D92D128" w14:textId="77777777" w:rsidTr="004C153D">
        <w:tc>
          <w:tcPr>
            <w:tcW w:w="1382" w:type="dxa"/>
          </w:tcPr>
          <w:p w14:paraId="51F67EAB" w14:textId="6E8780FF" w:rsidR="0001477D" w:rsidRPr="00C00A4C" w:rsidRDefault="0001477D"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6</w:t>
            </w:r>
          </w:p>
        </w:tc>
        <w:tc>
          <w:tcPr>
            <w:tcW w:w="1453" w:type="dxa"/>
          </w:tcPr>
          <w:p w14:paraId="7866425B" w14:textId="3162E0BA" w:rsidR="0001477D" w:rsidRPr="00C00A4C" w:rsidRDefault="0001477D" w:rsidP="00F64BA1">
            <w:pPr>
              <w:rPr>
                <w:rFonts w:ascii="仿宋" w:eastAsia="仿宋" w:hAnsi="仿宋"/>
                <w:b/>
                <w:bCs/>
                <w:sz w:val="24"/>
                <w:szCs w:val="24"/>
              </w:rPr>
            </w:pPr>
            <w:r w:rsidRPr="00C00A4C">
              <w:rPr>
                <w:rFonts w:ascii="仿宋" w:eastAsia="仿宋" w:hAnsi="仿宋" w:hint="eastAsia"/>
                <w:b/>
                <w:bCs/>
                <w:sz w:val="24"/>
                <w:szCs w:val="24"/>
              </w:rPr>
              <w:t>#</w:t>
            </w:r>
            <w:r w:rsidRPr="00C00A4C">
              <w:rPr>
                <w:rFonts w:ascii="仿宋" w:eastAsia="仿宋" w:hAnsi="仿宋" w:hint="eastAsia"/>
                <w:b/>
                <w:bCs/>
                <w:color w:val="333333"/>
              </w:rPr>
              <w:t>(</w:t>
            </w:r>
            <w:r w:rsidRPr="00C00A4C">
              <w:rPr>
                <w:rFonts w:ascii="仿宋" w:eastAsia="仿宋" w:hAnsi="仿宋"/>
                <w:b/>
                <w:bCs/>
                <w:color w:val="333333"/>
              </w:rPr>
              <w:t>T)</w:t>
            </w:r>
          </w:p>
        </w:tc>
        <w:tc>
          <w:tcPr>
            <w:tcW w:w="993" w:type="dxa"/>
          </w:tcPr>
          <w:p w14:paraId="060C8DE8" w14:textId="3DF56ACC" w:rsidR="0001477D" w:rsidRPr="00C00A4C" w:rsidRDefault="0066251B" w:rsidP="00F64BA1">
            <w:pPr>
              <w:rPr>
                <w:rFonts w:ascii="仿宋" w:eastAsia="仿宋" w:hAnsi="仿宋"/>
                <w:b/>
                <w:bCs/>
                <w:sz w:val="24"/>
                <w:szCs w:val="24"/>
              </w:rPr>
            </w:pPr>
            <w:r w:rsidRPr="00C00A4C">
              <w:rPr>
                <w:rFonts w:ascii="仿宋" w:eastAsia="仿宋" w:hAnsi="仿宋"/>
                <w:b/>
                <w:bCs/>
                <w:sz w:val="24"/>
                <w:szCs w:val="24"/>
              </w:rPr>
              <w:t>&gt;</w:t>
            </w:r>
          </w:p>
        </w:tc>
        <w:tc>
          <w:tcPr>
            <w:tcW w:w="1383" w:type="dxa"/>
          </w:tcPr>
          <w:p w14:paraId="2AAC9FAD" w14:textId="6A025F22" w:rsidR="0001477D" w:rsidRPr="00C00A4C" w:rsidRDefault="00397338" w:rsidP="00F64BA1">
            <w:pPr>
              <w:jc w:val="right"/>
              <w:rPr>
                <w:rFonts w:ascii="仿宋" w:eastAsia="仿宋" w:hAnsi="仿宋"/>
                <w:b/>
                <w:bCs/>
                <w:sz w:val="24"/>
                <w:szCs w:val="24"/>
              </w:rPr>
            </w:pPr>
            <w:r w:rsidRPr="00C00A4C">
              <w:rPr>
                <w:rFonts w:ascii="仿宋" w:eastAsia="仿宋" w:hAnsi="仿宋" w:hint="eastAsia"/>
                <w:b/>
                <w:bCs/>
                <w:sz w:val="24"/>
                <w:szCs w:val="24"/>
              </w:rPr>
              <w:t>#</w:t>
            </w:r>
          </w:p>
        </w:tc>
        <w:tc>
          <w:tcPr>
            <w:tcW w:w="1383" w:type="dxa"/>
          </w:tcPr>
          <w:p w14:paraId="3B7671A3" w14:textId="56153E5F" w:rsidR="0001477D" w:rsidRPr="00C00A4C" w:rsidRDefault="00C00A4C" w:rsidP="00F64BA1">
            <w:pPr>
              <w:jc w:val="center"/>
              <w:rPr>
                <w:rFonts w:ascii="仿宋" w:eastAsia="仿宋" w:hAnsi="仿宋"/>
                <w:b/>
                <w:bCs/>
                <w:sz w:val="24"/>
                <w:szCs w:val="24"/>
              </w:rPr>
            </w:pPr>
            <w:r w:rsidRPr="00C00A4C">
              <w:rPr>
                <w:rFonts w:ascii="仿宋" w:eastAsia="仿宋" w:hAnsi="仿宋" w:hint="eastAsia"/>
                <w:b/>
                <w:bCs/>
                <w:color w:val="333333"/>
              </w:rPr>
              <w:t>(</w:t>
            </w:r>
            <w:r w:rsidRPr="00C00A4C">
              <w:rPr>
                <w:rFonts w:ascii="仿宋" w:eastAsia="仿宋" w:hAnsi="仿宋"/>
                <w:b/>
                <w:bCs/>
                <w:color w:val="333333"/>
              </w:rPr>
              <w:t>T)</w:t>
            </w:r>
          </w:p>
        </w:tc>
        <w:tc>
          <w:tcPr>
            <w:tcW w:w="1383" w:type="dxa"/>
          </w:tcPr>
          <w:p w14:paraId="49F2401F" w14:textId="280E0923" w:rsidR="0001477D" w:rsidRPr="00C00A4C" w:rsidRDefault="00C00A4C" w:rsidP="00F64BA1">
            <w:pPr>
              <w:rPr>
                <w:rFonts w:ascii="仿宋" w:eastAsia="仿宋" w:hAnsi="仿宋"/>
                <w:b/>
                <w:bCs/>
                <w:sz w:val="24"/>
                <w:szCs w:val="24"/>
              </w:rPr>
            </w:pPr>
            <w:r w:rsidRPr="00C00A4C">
              <w:rPr>
                <w:rFonts w:ascii="仿宋" w:eastAsia="仿宋" w:hAnsi="仿宋"/>
                <w:b/>
                <w:bCs/>
                <w:sz w:val="24"/>
                <w:szCs w:val="24"/>
              </w:rPr>
              <w:t>S→(T)</w:t>
            </w:r>
          </w:p>
        </w:tc>
      </w:tr>
      <w:tr w:rsidR="0001477D" w:rsidRPr="00C00A4C" w14:paraId="7F2710B2" w14:textId="77777777" w:rsidTr="004C153D">
        <w:tc>
          <w:tcPr>
            <w:tcW w:w="1382" w:type="dxa"/>
          </w:tcPr>
          <w:p w14:paraId="376157CE" w14:textId="64E67382" w:rsidR="0001477D" w:rsidRPr="00C00A4C" w:rsidRDefault="0001477D" w:rsidP="00F64BA1">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7</w:t>
            </w:r>
          </w:p>
        </w:tc>
        <w:tc>
          <w:tcPr>
            <w:tcW w:w="1453" w:type="dxa"/>
          </w:tcPr>
          <w:p w14:paraId="2C72496A" w14:textId="39540B8C" w:rsidR="0001477D" w:rsidRPr="00C00A4C" w:rsidRDefault="0001477D" w:rsidP="00F64BA1">
            <w:pPr>
              <w:rPr>
                <w:rFonts w:ascii="仿宋" w:eastAsia="仿宋" w:hAnsi="仿宋"/>
                <w:b/>
                <w:bCs/>
                <w:sz w:val="24"/>
                <w:szCs w:val="24"/>
              </w:rPr>
            </w:pPr>
            <w:r w:rsidRPr="00C00A4C">
              <w:rPr>
                <w:rFonts w:ascii="仿宋" w:eastAsia="仿宋" w:hAnsi="仿宋" w:hint="eastAsia"/>
                <w:b/>
                <w:bCs/>
                <w:sz w:val="24"/>
                <w:szCs w:val="24"/>
              </w:rPr>
              <w:t>#</w:t>
            </w:r>
            <w:r w:rsidRPr="00C00A4C">
              <w:rPr>
                <w:rFonts w:ascii="仿宋" w:eastAsia="仿宋" w:hAnsi="仿宋"/>
                <w:b/>
                <w:bCs/>
                <w:sz w:val="24"/>
                <w:szCs w:val="24"/>
              </w:rPr>
              <w:t>S</w:t>
            </w:r>
          </w:p>
        </w:tc>
        <w:tc>
          <w:tcPr>
            <w:tcW w:w="993" w:type="dxa"/>
          </w:tcPr>
          <w:p w14:paraId="377725A0" w14:textId="77777777" w:rsidR="0001477D" w:rsidRPr="00C00A4C" w:rsidRDefault="0001477D" w:rsidP="00F64BA1">
            <w:pPr>
              <w:rPr>
                <w:rFonts w:ascii="仿宋" w:eastAsia="仿宋" w:hAnsi="仿宋"/>
                <w:b/>
                <w:bCs/>
                <w:sz w:val="24"/>
                <w:szCs w:val="24"/>
              </w:rPr>
            </w:pPr>
          </w:p>
        </w:tc>
        <w:tc>
          <w:tcPr>
            <w:tcW w:w="1383" w:type="dxa"/>
          </w:tcPr>
          <w:p w14:paraId="70EB34DA" w14:textId="5D4F1759" w:rsidR="0001477D" w:rsidRPr="00C00A4C" w:rsidRDefault="00397338" w:rsidP="00F64BA1">
            <w:pPr>
              <w:jc w:val="right"/>
              <w:rPr>
                <w:rFonts w:ascii="仿宋" w:eastAsia="仿宋" w:hAnsi="仿宋"/>
                <w:b/>
                <w:bCs/>
                <w:sz w:val="24"/>
                <w:szCs w:val="24"/>
              </w:rPr>
            </w:pPr>
            <w:r w:rsidRPr="00C00A4C">
              <w:rPr>
                <w:rFonts w:ascii="仿宋" w:eastAsia="仿宋" w:hAnsi="仿宋" w:hint="eastAsia"/>
                <w:b/>
                <w:bCs/>
                <w:sz w:val="24"/>
                <w:szCs w:val="24"/>
              </w:rPr>
              <w:t>#</w:t>
            </w:r>
          </w:p>
        </w:tc>
        <w:tc>
          <w:tcPr>
            <w:tcW w:w="1383" w:type="dxa"/>
          </w:tcPr>
          <w:p w14:paraId="0A578536" w14:textId="623FED1A" w:rsidR="0001477D" w:rsidRPr="00C00A4C" w:rsidRDefault="00C00A4C" w:rsidP="00F64BA1">
            <w:pPr>
              <w:jc w:val="center"/>
              <w:rPr>
                <w:rFonts w:ascii="仿宋" w:eastAsia="仿宋" w:hAnsi="仿宋"/>
                <w:b/>
                <w:bCs/>
                <w:sz w:val="24"/>
                <w:szCs w:val="24"/>
              </w:rPr>
            </w:pPr>
            <w:r w:rsidRPr="00C00A4C">
              <w:rPr>
                <w:rFonts w:ascii="仿宋" w:eastAsia="仿宋" w:hAnsi="仿宋" w:hint="eastAsia"/>
                <w:b/>
                <w:bCs/>
                <w:sz w:val="24"/>
                <w:szCs w:val="24"/>
              </w:rPr>
              <w:t>分析成功</w:t>
            </w:r>
          </w:p>
        </w:tc>
        <w:tc>
          <w:tcPr>
            <w:tcW w:w="1383" w:type="dxa"/>
          </w:tcPr>
          <w:p w14:paraId="5A9E1F63" w14:textId="77777777" w:rsidR="0001477D" w:rsidRPr="00C00A4C" w:rsidRDefault="0001477D" w:rsidP="00F64BA1">
            <w:pPr>
              <w:rPr>
                <w:rFonts w:ascii="仿宋" w:eastAsia="仿宋" w:hAnsi="仿宋"/>
                <w:b/>
                <w:bCs/>
                <w:sz w:val="24"/>
                <w:szCs w:val="24"/>
              </w:rPr>
            </w:pPr>
          </w:p>
        </w:tc>
      </w:tr>
    </w:tbl>
    <w:p w14:paraId="29E18AE2" w14:textId="77777777" w:rsidR="009E78B3" w:rsidRPr="008E2D51" w:rsidRDefault="009E78B3" w:rsidP="009E78B3">
      <w:pPr>
        <w:ind w:firstLine="420"/>
        <w:rPr>
          <w:rFonts w:ascii="仿宋" w:eastAsia="仿宋" w:hAnsi="仿宋"/>
          <w:b/>
          <w:bCs/>
          <w:sz w:val="24"/>
          <w:szCs w:val="24"/>
        </w:rPr>
      </w:pPr>
    </w:p>
    <w:p w14:paraId="4C99C0FD" w14:textId="74BE1C01" w:rsidR="009E78B3" w:rsidRPr="008E2D51" w:rsidRDefault="009E78B3" w:rsidP="009E78B3">
      <w:pPr>
        <w:ind w:firstLine="420"/>
        <w:rPr>
          <w:rFonts w:ascii="仿宋" w:eastAsia="仿宋" w:hAnsi="仿宋"/>
          <w:b/>
          <w:bCs/>
          <w:sz w:val="24"/>
          <w:szCs w:val="24"/>
        </w:rPr>
      </w:pPr>
      <w:r w:rsidRPr="008E2D51">
        <w:rPr>
          <w:rFonts w:ascii="仿宋" w:eastAsia="仿宋" w:hAnsi="仿宋" w:hint="eastAsia"/>
          <w:b/>
          <w:bCs/>
          <w:sz w:val="24"/>
          <w:szCs w:val="24"/>
        </w:rPr>
        <w:t>分析</w:t>
      </w:r>
      <w:r w:rsidR="001C4B55" w:rsidRPr="00A52C9F">
        <w:rPr>
          <w:rFonts w:ascii="楷体" w:eastAsia="楷体" w:hAnsi="楷体" w:hint="eastAsia"/>
          <w:b/>
          <w:bCs/>
          <w:color w:val="333333"/>
        </w:rPr>
        <w:t>(</w:t>
      </w:r>
      <w:proofErr w:type="spellStart"/>
      <w:r w:rsidR="001C4B55" w:rsidRPr="00A52C9F">
        <w:rPr>
          <w:rFonts w:ascii="楷体" w:eastAsia="楷体" w:hAnsi="楷体" w:hint="eastAsia"/>
          <w:b/>
          <w:bCs/>
          <w:color w:val="333333"/>
        </w:rPr>
        <w:t>a,a</w:t>
      </w:r>
      <w:proofErr w:type="spellEnd"/>
      <w:r w:rsidR="001C4B55" w:rsidRPr="00A52C9F">
        <w:rPr>
          <w:rFonts w:ascii="楷体" w:eastAsia="楷体" w:hAnsi="楷体" w:hint="eastAsia"/>
          <w:b/>
          <w:bCs/>
          <w:color w:val="333333"/>
        </w:rPr>
        <w:t>)#</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382"/>
        <w:gridCol w:w="1064"/>
        <w:gridCol w:w="1383"/>
        <w:gridCol w:w="1452"/>
        <w:gridCol w:w="1383"/>
      </w:tblGrid>
      <w:tr w:rsidR="009E78B3" w:rsidRPr="008E2D51" w14:paraId="0E38CDFD" w14:textId="77777777" w:rsidTr="00337149">
        <w:tc>
          <w:tcPr>
            <w:tcW w:w="1382" w:type="dxa"/>
          </w:tcPr>
          <w:p w14:paraId="418D8F4A" w14:textId="77777777" w:rsidR="009E78B3" w:rsidRPr="008E2D51" w:rsidRDefault="009E78B3" w:rsidP="00F64BA1">
            <w:pPr>
              <w:jc w:val="center"/>
              <w:rPr>
                <w:rFonts w:ascii="仿宋" w:eastAsia="仿宋" w:hAnsi="仿宋"/>
                <w:b/>
                <w:bCs/>
                <w:sz w:val="24"/>
                <w:szCs w:val="24"/>
              </w:rPr>
            </w:pPr>
            <w:r w:rsidRPr="008E2D51">
              <w:rPr>
                <w:rFonts w:ascii="仿宋" w:eastAsia="仿宋" w:hAnsi="仿宋" w:hint="eastAsia"/>
                <w:b/>
                <w:bCs/>
                <w:sz w:val="24"/>
                <w:szCs w:val="24"/>
              </w:rPr>
              <w:t>步骤</w:t>
            </w:r>
          </w:p>
        </w:tc>
        <w:tc>
          <w:tcPr>
            <w:tcW w:w="1382" w:type="dxa"/>
          </w:tcPr>
          <w:p w14:paraId="6EBEDA81" w14:textId="77777777" w:rsidR="009E78B3" w:rsidRPr="008E2D51" w:rsidRDefault="009E78B3" w:rsidP="00F64BA1">
            <w:pPr>
              <w:rPr>
                <w:rFonts w:ascii="仿宋" w:eastAsia="仿宋" w:hAnsi="仿宋"/>
                <w:b/>
                <w:bCs/>
                <w:sz w:val="24"/>
                <w:szCs w:val="24"/>
              </w:rPr>
            </w:pPr>
            <w:r w:rsidRPr="008E2D51">
              <w:rPr>
                <w:rFonts w:ascii="仿宋" w:eastAsia="仿宋" w:hAnsi="仿宋" w:hint="eastAsia"/>
                <w:b/>
                <w:bCs/>
                <w:sz w:val="24"/>
                <w:szCs w:val="24"/>
              </w:rPr>
              <w:t>分析</w:t>
            </w:r>
            <w:proofErr w:type="gramStart"/>
            <w:r w:rsidRPr="008E2D51">
              <w:rPr>
                <w:rFonts w:ascii="仿宋" w:eastAsia="仿宋" w:hAnsi="仿宋" w:hint="eastAsia"/>
                <w:b/>
                <w:bCs/>
                <w:sz w:val="24"/>
                <w:szCs w:val="24"/>
              </w:rPr>
              <w:t>栈</w:t>
            </w:r>
            <w:proofErr w:type="gramEnd"/>
          </w:p>
        </w:tc>
        <w:tc>
          <w:tcPr>
            <w:tcW w:w="1064" w:type="dxa"/>
          </w:tcPr>
          <w:p w14:paraId="2AD171CA" w14:textId="77777777" w:rsidR="009E78B3" w:rsidRPr="008E2D51" w:rsidRDefault="009E78B3" w:rsidP="00F64BA1">
            <w:pPr>
              <w:rPr>
                <w:rFonts w:ascii="仿宋" w:eastAsia="仿宋" w:hAnsi="仿宋"/>
                <w:b/>
                <w:bCs/>
                <w:sz w:val="24"/>
                <w:szCs w:val="24"/>
              </w:rPr>
            </w:pPr>
            <w:r w:rsidRPr="008E2D51">
              <w:rPr>
                <w:rFonts w:ascii="仿宋" w:eastAsia="仿宋" w:hAnsi="仿宋" w:hint="eastAsia"/>
                <w:b/>
                <w:bCs/>
                <w:sz w:val="24"/>
                <w:szCs w:val="24"/>
              </w:rPr>
              <w:t>优先关系</w:t>
            </w:r>
          </w:p>
        </w:tc>
        <w:tc>
          <w:tcPr>
            <w:tcW w:w="1383" w:type="dxa"/>
          </w:tcPr>
          <w:p w14:paraId="40070DA7" w14:textId="77777777" w:rsidR="009E78B3" w:rsidRPr="008E2D51" w:rsidRDefault="009E78B3" w:rsidP="00F64BA1">
            <w:pPr>
              <w:rPr>
                <w:rFonts w:ascii="仿宋" w:eastAsia="仿宋" w:hAnsi="仿宋"/>
                <w:b/>
                <w:bCs/>
                <w:sz w:val="24"/>
                <w:szCs w:val="24"/>
              </w:rPr>
            </w:pPr>
            <w:r w:rsidRPr="008E2D51">
              <w:rPr>
                <w:rFonts w:ascii="仿宋" w:eastAsia="仿宋" w:hAnsi="仿宋" w:hint="eastAsia"/>
                <w:b/>
                <w:bCs/>
                <w:sz w:val="24"/>
                <w:szCs w:val="24"/>
              </w:rPr>
              <w:t>余留输入串</w:t>
            </w:r>
          </w:p>
        </w:tc>
        <w:tc>
          <w:tcPr>
            <w:tcW w:w="1452" w:type="dxa"/>
          </w:tcPr>
          <w:p w14:paraId="69A38D24" w14:textId="77777777" w:rsidR="009E78B3" w:rsidRPr="008E2D51" w:rsidRDefault="009E78B3" w:rsidP="00F64BA1">
            <w:pPr>
              <w:jc w:val="center"/>
              <w:rPr>
                <w:rFonts w:ascii="仿宋" w:eastAsia="仿宋" w:hAnsi="仿宋"/>
                <w:b/>
                <w:bCs/>
                <w:sz w:val="24"/>
                <w:szCs w:val="24"/>
              </w:rPr>
            </w:pPr>
            <w:proofErr w:type="gramStart"/>
            <w:r w:rsidRPr="008E2D51">
              <w:rPr>
                <w:rFonts w:ascii="仿宋" w:eastAsia="仿宋" w:hAnsi="仿宋" w:hint="eastAsia"/>
                <w:b/>
                <w:bCs/>
                <w:sz w:val="24"/>
                <w:szCs w:val="24"/>
              </w:rPr>
              <w:t>最左素短语</w:t>
            </w:r>
            <w:proofErr w:type="gramEnd"/>
          </w:p>
        </w:tc>
        <w:tc>
          <w:tcPr>
            <w:tcW w:w="1383" w:type="dxa"/>
          </w:tcPr>
          <w:p w14:paraId="426A973D" w14:textId="77777777" w:rsidR="009E78B3" w:rsidRPr="008E2D51" w:rsidRDefault="009E78B3" w:rsidP="00F64BA1">
            <w:pPr>
              <w:rPr>
                <w:rFonts w:ascii="仿宋" w:eastAsia="仿宋" w:hAnsi="仿宋"/>
                <w:b/>
                <w:bCs/>
                <w:sz w:val="24"/>
                <w:szCs w:val="24"/>
              </w:rPr>
            </w:pPr>
            <w:r w:rsidRPr="008E2D51">
              <w:rPr>
                <w:rFonts w:ascii="仿宋" w:eastAsia="仿宋" w:hAnsi="仿宋" w:hint="eastAsia"/>
                <w:b/>
                <w:bCs/>
                <w:sz w:val="24"/>
                <w:szCs w:val="24"/>
              </w:rPr>
              <w:t>产生式</w:t>
            </w:r>
          </w:p>
        </w:tc>
      </w:tr>
      <w:tr w:rsidR="00337149" w:rsidRPr="008E2D51" w14:paraId="75938E94" w14:textId="77777777" w:rsidTr="00337149">
        <w:tc>
          <w:tcPr>
            <w:tcW w:w="1382" w:type="dxa"/>
          </w:tcPr>
          <w:p w14:paraId="344319AF" w14:textId="2235FEF1"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1</w:t>
            </w:r>
          </w:p>
        </w:tc>
        <w:tc>
          <w:tcPr>
            <w:tcW w:w="1382" w:type="dxa"/>
          </w:tcPr>
          <w:p w14:paraId="0D3D1FF3" w14:textId="79F30896" w:rsidR="00337149" w:rsidRPr="008E2D51" w:rsidRDefault="00337149" w:rsidP="00337149">
            <w:pPr>
              <w:rPr>
                <w:rFonts w:ascii="仿宋" w:eastAsia="仿宋" w:hAnsi="仿宋"/>
                <w:b/>
                <w:bCs/>
                <w:sz w:val="24"/>
                <w:szCs w:val="24"/>
              </w:rPr>
            </w:pPr>
            <w:r w:rsidRPr="00C00A4C">
              <w:rPr>
                <w:rFonts w:ascii="仿宋" w:eastAsia="仿宋" w:hAnsi="仿宋" w:hint="eastAsia"/>
                <w:b/>
                <w:bCs/>
                <w:sz w:val="24"/>
                <w:szCs w:val="24"/>
              </w:rPr>
              <w:t>#</w:t>
            </w:r>
          </w:p>
        </w:tc>
        <w:tc>
          <w:tcPr>
            <w:tcW w:w="1064" w:type="dxa"/>
          </w:tcPr>
          <w:p w14:paraId="7CFF6ACA" w14:textId="5D8FF30D" w:rsidR="00337149" w:rsidRPr="008E2D51" w:rsidRDefault="00337149" w:rsidP="00337149">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6DB0CC74" w14:textId="7CF79134" w:rsidR="00337149" w:rsidRPr="008E2D51" w:rsidRDefault="00337149" w:rsidP="00337149">
            <w:pPr>
              <w:jc w:val="right"/>
              <w:rPr>
                <w:rFonts w:ascii="仿宋" w:eastAsia="仿宋" w:hAnsi="仿宋"/>
                <w:b/>
                <w:bCs/>
                <w:sz w:val="24"/>
                <w:szCs w:val="24"/>
              </w:rPr>
            </w:pPr>
            <w:r w:rsidRPr="00C00A4C">
              <w:rPr>
                <w:rFonts w:ascii="仿宋" w:eastAsia="仿宋" w:hAnsi="仿宋" w:hint="eastAsia"/>
                <w:b/>
                <w:bCs/>
                <w:color w:val="333333"/>
              </w:rPr>
              <w:t>(</w:t>
            </w:r>
            <w:proofErr w:type="spellStart"/>
            <w:proofErr w:type="gramStart"/>
            <w:r w:rsidRPr="00C00A4C">
              <w:rPr>
                <w:rFonts w:ascii="仿宋" w:eastAsia="仿宋" w:hAnsi="仿宋" w:hint="eastAsia"/>
                <w:b/>
                <w:bCs/>
                <w:color w:val="333333"/>
              </w:rPr>
              <w:t>a,a</w:t>
            </w:r>
            <w:proofErr w:type="spellEnd"/>
            <w:proofErr w:type="gramEnd"/>
            <w:r w:rsidRPr="00C00A4C">
              <w:rPr>
                <w:rFonts w:ascii="仿宋" w:eastAsia="仿宋" w:hAnsi="仿宋" w:hint="eastAsia"/>
                <w:b/>
                <w:bCs/>
                <w:color w:val="333333"/>
              </w:rPr>
              <w:t>)#</w:t>
            </w:r>
          </w:p>
        </w:tc>
        <w:tc>
          <w:tcPr>
            <w:tcW w:w="1452" w:type="dxa"/>
          </w:tcPr>
          <w:p w14:paraId="32A06EC2" w14:textId="77777777" w:rsidR="00337149" w:rsidRPr="008E2D51" w:rsidRDefault="00337149" w:rsidP="00337149">
            <w:pPr>
              <w:jc w:val="center"/>
              <w:rPr>
                <w:rFonts w:ascii="仿宋" w:eastAsia="仿宋" w:hAnsi="仿宋"/>
                <w:b/>
                <w:bCs/>
                <w:sz w:val="24"/>
                <w:szCs w:val="24"/>
              </w:rPr>
            </w:pPr>
          </w:p>
        </w:tc>
        <w:tc>
          <w:tcPr>
            <w:tcW w:w="1383" w:type="dxa"/>
          </w:tcPr>
          <w:p w14:paraId="4FC5E29D" w14:textId="77777777" w:rsidR="00337149" w:rsidRPr="008E2D51" w:rsidRDefault="00337149" w:rsidP="00337149">
            <w:pPr>
              <w:rPr>
                <w:rFonts w:ascii="仿宋" w:eastAsia="仿宋" w:hAnsi="仿宋"/>
                <w:b/>
                <w:bCs/>
                <w:sz w:val="24"/>
                <w:szCs w:val="24"/>
              </w:rPr>
            </w:pPr>
          </w:p>
        </w:tc>
      </w:tr>
      <w:tr w:rsidR="00337149" w:rsidRPr="008E2D51" w14:paraId="377B0B35" w14:textId="77777777" w:rsidTr="00337149">
        <w:tc>
          <w:tcPr>
            <w:tcW w:w="1382" w:type="dxa"/>
          </w:tcPr>
          <w:p w14:paraId="38D1B309" w14:textId="712A5CA3"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2</w:t>
            </w:r>
          </w:p>
        </w:tc>
        <w:tc>
          <w:tcPr>
            <w:tcW w:w="1382" w:type="dxa"/>
          </w:tcPr>
          <w:p w14:paraId="5FCE3011" w14:textId="472C10FC" w:rsidR="00337149" w:rsidRPr="008E2D51" w:rsidRDefault="00337149" w:rsidP="00337149">
            <w:pPr>
              <w:rPr>
                <w:rFonts w:ascii="仿宋" w:eastAsia="仿宋" w:hAnsi="仿宋"/>
                <w:b/>
                <w:bCs/>
                <w:sz w:val="24"/>
                <w:szCs w:val="24"/>
              </w:rPr>
            </w:pPr>
            <w:r w:rsidRPr="00C00A4C">
              <w:rPr>
                <w:rFonts w:ascii="仿宋" w:eastAsia="仿宋" w:hAnsi="仿宋" w:hint="eastAsia"/>
                <w:b/>
                <w:bCs/>
                <w:sz w:val="24"/>
                <w:szCs w:val="24"/>
              </w:rPr>
              <w:t>#</w:t>
            </w:r>
            <w:r w:rsidRPr="00C00A4C">
              <w:rPr>
                <w:rFonts w:ascii="仿宋" w:eastAsia="仿宋" w:hAnsi="仿宋" w:hint="eastAsia"/>
                <w:b/>
                <w:bCs/>
                <w:color w:val="333333"/>
              </w:rPr>
              <w:t>(</w:t>
            </w:r>
          </w:p>
        </w:tc>
        <w:tc>
          <w:tcPr>
            <w:tcW w:w="1064" w:type="dxa"/>
          </w:tcPr>
          <w:p w14:paraId="0416E72D" w14:textId="588BB3BB" w:rsidR="00337149" w:rsidRPr="00F42023" w:rsidRDefault="00337149" w:rsidP="00337149">
            <w:pPr>
              <w:rPr>
                <w:rFonts w:ascii="仿宋" w:eastAsia="仿宋" w:hAnsi="仿宋"/>
                <w:b/>
                <w:bCs/>
                <w:color w:val="FF0000"/>
                <w:sz w:val="24"/>
                <w:szCs w:val="24"/>
              </w:rPr>
            </w:pPr>
            <w:r w:rsidRPr="00F42023">
              <w:rPr>
                <w:rFonts w:ascii="仿宋" w:eastAsia="仿宋" w:hAnsi="仿宋"/>
                <w:b/>
                <w:bCs/>
                <w:color w:val="FF0000"/>
                <w:sz w:val="24"/>
                <w:szCs w:val="24"/>
              </w:rPr>
              <w:t>&lt;</w:t>
            </w:r>
          </w:p>
        </w:tc>
        <w:tc>
          <w:tcPr>
            <w:tcW w:w="1383" w:type="dxa"/>
          </w:tcPr>
          <w:p w14:paraId="7DAF6B82" w14:textId="1B985D9C" w:rsidR="00337149" w:rsidRPr="008E2D51" w:rsidRDefault="00337149" w:rsidP="00337149">
            <w:pPr>
              <w:jc w:val="right"/>
              <w:rPr>
                <w:rFonts w:ascii="仿宋" w:eastAsia="仿宋" w:hAnsi="仿宋"/>
                <w:b/>
                <w:bCs/>
                <w:sz w:val="24"/>
                <w:szCs w:val="24"/>
              </w:rPr>
            </w:pPr>
            <w:proofErr w:type="spellStart"/>
            <w:proofErr w:type="gramStart"/>
            <w:r w:rsidRPr="00C00A4C">
              <w:rPr>
                <w:rFonts w:ascii="仿宋" w:eastAsia="仿宋" w:hAnsi="仿宋" w:hint="eastAsia"/>
                <w:b/>
                <w:bCs/>
                <w:color w:val="333333"/>
              </w:rPr>
              <w:t>a,a</w:t>
            </w:r>
            <w:proofErr w:type="spellEnd"/>
            <w:proofErr w:type="gramEnd"/>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452" w:type="dxa"/>
          </w:tcPr>
          <w:p w14:paraId="4DBC42FA" w14:textId="7C8A5662" w:rsidR="00337149" w:rsidRPr="008E2D51" w:rsidRDefault="00337149" w:rsidP="00337149">
            <w:pPr>
              <w:jc w:val="center"/>
              <w:rPr>
                <w:rFonts w:ascii="仿宋" w:eastAsia="仿宋" w:hAnsi="仿宋"/>
                <w:b/>
                <w:bCs/>
                <w:sz w:val="24"/>
                <w:szCs w:val="24"/>
              </w:rPr>
            </w:pPr>
          </w:p>
        </w:tc>
        <w:tc>
          <w:tcPr>
            <w:tcW w:w="1383" w:type="dxa"/>
          </w:tcPr>
          <w:p w14:paraId="4A624843" w14:textId="097F87D3" w:rsidR="00337149" w:rsidRPr="008E2D51" w:rsidRDefault="00337149" w:rsidP="00337149">
            <w:pPr>
              <w:rPr>
                <w:rFonts w:ascii="仿宋" w:eastAsia="仿宋" w:hAnsi="仿宋"/>
                <w:b/>
                <w:bCs/>
                <w:sz w:val="24"/>
                <w:szCs w:val="24"/>
              </w:rPr>
            </w:pPr>
          </w:p>
        </w:tc>
      </w:tr>
      <w:tr w:rsidR="00F42023" w:rsidRPr="008E2D51" w14:paraId="04FE972F" w14:textId="77777777" w:rsidTr="00337149">
        <w:tc>
          <w:tcPr>
            <w:tcW w:w="1382" w:type="dxa"/>
          </w:tcPr>
          <w:p w14:paraId="0669B411" w14:textId="2E379AB1" w:rsidR="00F42023" w:rsidRPr="008E2D51" w:rsidRDefault="00F42023" w:rsidP="00F42023">
            <w:pPr>
              <w:jc w:val="center"/>
              <w:rPr>
                <w:rFonts w:ascii="仿宋" w:eastAsia="仿宋" w:hAnsi="仿宋"/>
                <w:b/>
                <w:bCs/>
                <w:sz w:val="24"/>
                <w:szCs w:val="24"/>
              </w:rPr>
            </w:pPr>
            <w:r w:rsidRPr="00C00A4C">
              <w:rPr>
                <w:rFonts w:ascii="仿宋" w:eastAsia="仿宋" w:hAnsi="仿宋" w:hint="eastAsia"/>
                <w:b/>
                <w:bCs/>
                <w:sz w:val="24"/>
                <w:szCs w:val="24"/>
              </w:rPr>
              <w:t>3</w:t>
            </w:r>
          </w:p>
        </w:tc>
        <w:tc>
          <w:tcPr>
            <w:tcW w:w="1382" w:type="dxa"/>
          </w:tcPr>
          <w:p w14:paraId="202DB26A" w14:textId="09ACE6C7" w:rsidR="00F42023" w:rsidRPr="008E2D51" w:rsidRDefault="00F42023" w:rsidP="00F42023">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hint="eastAsia"/>
                <w:b/>
                <w:bCs/>
                <w:sz w:val="24"/>
                <w:szCs w:val="24"/>
              </w:rPr>
              <w:t>a</w:t>
            </w:r>
          </w:p>
        </w:tc>
        <w:tc>
          <w:tcPr>
            <w:tcW w:w="1064" w:type="dxa"/>
          </w:tcPr>
          <w:p w14:paraId="142255DE" w14:textId="1F70DAB1" w:rsidR="00F42023" w:rsidRPr="00F42023" w:rsidRDefault="00F42023" w:rsidP="00F42023">
            <w:pPr>
              <w:rPr>
                <w:rFonts w:ascii="仿宋" w:eastAsia="仿宋" w:hAnsi="仿宋"/>
                <w:b/>
                <w:bCs/>
                <w:color w:val="FF0000"/>
                <w:sz w:val="24"/>
                <w:szCs w:val="24"/>
              </w:rPr>
            </w:pPr>
            <w:r w:rsidRPr="00F42023">
              <w:rPr>
                <w:rFonts w:ascii="仿宋" w:eastAsia="仿宋" w:hAnsi="仿宋"/>
                <w:b/>
                <w:bCs/>
                <w:color w:val="FF0000"/>
                <w:sz w:val="24"/>
                <w:szCs w:val="24"/>
              </w:rPr>
              <w:t>&gt;</w:t>
            </w:r>
          </w:p>
        </w:tc>
        <w:tc>
          <w:tcPr>
            <w:tcW w:w="1383" w:type="dxa"/>
          </w:tcPr>
          <w:p w14:paraId="0444D276" w14:textId="7170065A" w:rsidR="00F42023" w:rsidRPr="008E2D51" w:rsidRDefault="00F42023" w:rsidP="00F42023">
            <w:pPr>
              <w:jc w:val="right"/>
              <w:rPr>
                <w:rFonts w:ascii="仿宋" w:eastAsia="仿宋" w:hAnsi="仿宋"/>
                <w:b/>
                <w:bCs/>
                <w:sz w:val="24"/>
                <w:szCs w:val="24"/>
              </w:rPr>
            </w:pPr>
            <w:proofErr w:type="gramStart"/>
            <w:r w:rsidRPr="00C00A4C">
              <w:rPr>
                <w:rFonts w:ascii="仿宋" w:eastAsia="仿宋" w:hAnsi="仿宋" w:hint="eastAsia"/>
                <w:b/>
                <w:bCs/>
                <w:color w:val="333333"/>
              </w:rPr>
              <w:t>,a</w:t>
            </w:r>
            <w:proofErr w:type="gramEnd"/>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452" w:type="dxa"/>
          </w:tcPr>
          <w:p w14:paraId="5F4A9DCE" w14:textId="3E9F11F1" w:rsidR="00F42023" w:rsidRPr="008E2D51" w:rsidRDefault="00F42023" w:rsidP="00F42023">
            <w:pPr>
              <w:jc w:val="center"/>
              <w:rPr>
                <w:rFonts w:ascii="仿宋" w:eastAsia="仿宋" w:hAnsi="仿宋"/>
                <w:b/>
                <w:bCs/>
                <w:sz w:val="24"/>
                <w:szCs w:val="24"/>
              </w:rPr>
            </w:pPr>
            <w:r w:rsidRPr="00C00A4C">
              <w:rPr>
                <w:rFonts w:ascii="仿宋" w:eastAsia="仿宋" w:hAnsi="仿宋" w:hint="eastAsia"/>
                <w:b/>
                <w:bCs/>
                <w:sz w:val="24"/>
                <w:szCs w:val="24"/>
              </w:rPr>
              <w:t>a</w:t>
            </w:r>
          </w:p>
        </w:tc>
        <w:tc>
          <w:tcPr>
            <w:tcW w:w="1383" w:type="dxa"/>
          </w:tcPr>
          <w:p w14:paraId="4C94D6BB" w14:textId="77802104" w:rsidR="00F42023" w:rsidRPr="008E2D51" w:rsidRDefault="00F42023" w:rsidP="00F42023">
            <w:pPr>
              <w:rPr>
                <w:rFonts w:ascii="仿宋" w:eastAsia="仿宋" w:hAnsi="仿宋"/>
                <w:b/>
                <w:bCs/>
                <w:sz w:val="24"/>
                <w:szCs w:val="24"/>
              </w:rPr>
            </w:pPr>
            <w:proofErr w:type="spellStart"/>
            <w:r w:rsidRPr="00C00A4C">
              <w:rPr>
                <w:rFonts w:ascii="仿宋" w:eastAsia="仿宋" w:hAnsi="仿宋"/>
                <w:b/>
                <w:bCs/>
                <w:sz w:val="24"/>
                <w:szCs w:val="24"/>
              </w:rPr>
              <w:t>S→a</w:t>
            </w:r>
            <w:proofErr w:type="spellEnd"/>
          </w:p>
        </w:tc>
      </w:tr>
      <w:tr w:rsidR="00337149" w:rsidRPr="008E2D51" w14:paraId="211FC76B" w14:textId="77777777" w:rsidTr="00337149">
        <w:tc>
          <w:tcPr>
            <w:tcW w:w="1382" w:type="dxa"/>
          </w:tcPr>
          <w:p w14:paraId="35FA91FC" w14:textId="61BD6F0A"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4</w:t>
            </w:r>
          </w:p>
        </w:tc>
        <w:tc>
          <w:tcPr>
            <w:tcW w:w="1382" w:type="dxa"/>
          </w:tcPr>
          <w:p w14:paraId="68BF34F4" w14:textId="7DCF665F" w:rsidR="00337149" w:rsidRPr="008E2D51" w:rsidRDefault="00337149" w:rsidP="00337149">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b/>
                <w:bCs/>
                <w:sz w:val="24"/>
                <w:szCs w:val="24"/>
              </w:rPr>
              <w:t>S</w:t>
            </w:r>
          </w:p>
        </w:tc>
        <w:tc>
          <w:tcPr>
            <w:tcW w:w="1064" w:type="dxa"/>
          </w:tcPr>
          <w:p w14:paraId="0A5F6EA1" w14:textId="28BF7C86" w:rsidR="00337149" w:rsidRPr="008E2D51" w:rsidRDefault="00F42023" w:rsidP="00337149">
            <w:pPr>
              <w:rPr>
                <w:rFonts w:ascii="仿宋" w:eastAsia="仿宋" w:hAnsi="仿宋"/>
                <w:b/>
                <w:bCs/>
                <w:sz w:val="24"/>
                <w:szCs w:val="24"/>
              </w:rPr>
            </w:pPr>
            <w:r w:rsidRPr="00C00A4C">
              <w:rPr>
                <w:rFonts w:ascii="仿宋" w:eastAsia="仿宋" w:hAnsi="仿宋" w:hint="eastAsia"/>
                <w:b/>
                <w:bCs/>
                <w:sz w:val="24"/>
                <w:szCs w:val="24"/>
              </w:rPr>
              <w:t>&lt;</w:t>
            </w:r>
          </w:p>
        </w:tc>
        <w:tc>
          <w:tcPr>
            <w:tcW w:w="1383" w:type="dxa"/>
          </w:tcPr>
          <w:p w14:paraId="0A23BEE1" w14:textId="781C48E4" w:rsidR="00337149" w:rsidRPr="008E2D51" w:rsidRDefault="00337149" w:rsidP="00337149">
            <w:pPr>
              <w:jc w:val="right"/>
              <w:rPr>
                <w:rFonts w:ascii="仿宋" w:eastAsia="仿宋" w:hAnsi="仿宋"/>
                <w:b/>
                <w:bCs/>
                <w:sz w:val="24"/>
                <w:szCs w:val="24"/>
              </w:rPr>
            </w:pPr>
            <w:proofErr w:type="gramStart"/>
            <w:r w:rsidRPr="00C00A4C">
              <w:rPr>
                <w:rFonts w:ascii="仿宋" w:eastAsia="仿宋" w:hAnsi="仿宋" w:hint="eastAsia"/>
                <w:b/>
                <w:bCs/>
                <w:color w:val="333333"/>
              </w:rPr>
              <w:t>,a</w:t>
            </w:r>
            <w:proofErr w:type="gramEnd"/>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452" w:type="dxa"/>
          </w:tcPr>
          <w:p w14:paraId="185E6D8C" w14:textId="77777777" w:rsidR="00337149" w:rsidRPr="008E2D51" w:rsidRDefault="00337149" w:rsidP="00337149">
            <w:pPr>
              <w:jc w:val="center"/>
              <w:rPr>
                <w:rFonts w:ascii="仿宋" w:eastAsia="仿宋" w:hAnsi="仿宋"/>
                <w:b/>
                <w:bCs/>
                <w:sz w:val="24"/>
                <w:szCs w:val="24"/>
              </w:rPr>
            </w:pPr>
          </w:p>
        </w:tc>
        <w:tc>
          <w:tcPr>
            <w:tcW w:w="1383" w:type="dxa"/>
          </w:tcPr>
          <w:p w14:paraId="799D42FC" w14:textId="77777777" w:rsidR="00337149" w:rsidRPr="008E2D51" w:rsidRDefault="00337149" w:rsidP="00337149">
            <w:pPr>
              <w:rPr>
                <w:rFonts w:ascii="仿宋" w:eastAsia="仿宋" w:hAnsi="仿宋"/>
                <w:b/>
                <w:bCs/>
                <w:sz w:val="24"/>
                <w:szCs w:val="24"/>
              </w:rPr>
            </w:pPr>
          </w:p>
        </w:tc>
      </w:tr>
      <w:tr w:rsidR="00337149" w:rsidRPr="008E2D51" w14:paraId="4FFF213C" w14:textId="77777777" w:rsidTr="00337149">
        <w:tc>
          <w:tcPr>
            <w:tcW w:w="1382" w:type="dxa"/>
          </w:tcPr>
          <w:p w14:paraId="5B320FBD" w14:textId="6719F895"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5</w:t>
            </w:r>
          </w:p>
        </w:tc>
        <w:tc>
          <w:tcPr>
            <w:tcW w:w="1382" w:type="dxa"/>
          </w:tcPr>
          <w:p w14:paraId="2A92A485" w14:textId="5867DE27" w:rsidR="00337149" w:rsidRPr="008E2D51" w:rsidRDefault="00337149" w:rsidP="00337149">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b/>
                <w:bCs/>
                <w:sz w:val="24"/>
                <w:szCs w:val="24"/>
              </w:rPr>
              <w:t>S,</w:t>
            </w:r>
          </w:p>
        </w:tc>
        <w:tc>
          <w:tcPr>
            <w:tcW w:w="1064" w:type="dxa"/>
          </w:tcPr>
          <w:p w14:paraId="56BE5A82" w14:textId="70D9C05B" w:rsidR="00337149" w:rsidRPr="00F42023" w:rsidRDefault="00337149" w:rsidP="00337149">
            <w:pPr>
              <w:rPr>
                <w:rFonts w:ascii="仿宋" w:eastAsia="仿宋" w:hAnsi="仿宋"/>
                <w:b/>
                <w:bCs/>
                <w:color w:val="2F5496" w:themeColor="accent1" w:themeShade="BF"/>
                <w:sz w:val="24"/>
                <w:szCs w:val="24"/>
              </w:rPr>
            </w:pPr>
            <w:r w:rsidRPr="00F42023">
              <w:rPr>
                <w:rFonts w:ascii="仿宋" w:eastAsia="仿宋" w:hAnsi="仿宋" w:hint="eastAsia"/>
                <w:b/>
                <w:bCs/>
                <w:color w:val="2F5496" w:themeColor="accent1" w:themeShade="BF"/>
                <w:sz w:val="24"/>
                <w:szCs w:val="24"/>
              </w:rPr>
              <w:t>&lt;</w:t>
            </w:r>
          </w:p>
        </w:tc>
        <w:tc>
          <w:tcPr>
            <w:tcW w:w="1383" w:type="dxa"/>
          </w:tcPr>
          <w:p w14:paraId="5FA2FF0C" w14:textId="00A6B646" w:rsidR="00337149" w:rsidRPr="008E2D51" w:rsidRDefault="00337149" w:rsidP="00337149">
            <w:pPr>
              <w:jc w:val="right"/>
              <w:rPr>
                <w:rFonts w:ascii="仿宋" w:eastAsia="仿宋" w:hAnsi="仿宋"/>
                <w:b/>
                <w:bCs/>
                <w:sz w:val="24"/>
                <w:szCs w:val="24"/>
              </w:rPr>
            </w:pPr>
            <w:proofErr w:type="gramStart"/>
            <w:r w:rsidRPr="00C00A4C">
              <w:rPr>
                <w:rFonts w:ascii="仿宋" w:eastAsia="仿宋" w:hAnsi="仿宋" w:hint="eastAsia"/>
                <w:b/>
                <w:bCs/>
                <w:color w:val="333333"/>
              </w:rPr>
              <w:t>a)</w:t>
            </w:r>
            <w:r w:rsidRPr="00C00A4C">
              <w:rPr>
                <w:rFonts w:ascii="仿宋" w:eastAsia="仿宋" w:hAnsi="仿宋" w:hint="eastAsia"/>
                <w:b/>
                <w:bCs/>
                <w:sz w:val="24"/>
                <w:szCs w:val="24"/>
              </w:rPr>
              <w:t>#</w:t>
            </w:r>
            <w:proofErr w:type="gramEnd"/>
          </w:p>
        </w:tc>
        <w:tc>
          <w:tcPr>
            <w:tcW w:w="1452" w:type="dxa"/>
          </w:tcPr>
          <w:p w14:paraId="0B1F56B0" w14:textId="77777777" w:rsidR="00337149" w:rsidRPr="008E2D51" w:rsidRDefault="00337149" w:rsidP="00337149">
            <w:pPr>
              <w:jc w:val="center"/>
              <w:rPr>
                <w:rFonts w:ascii="仿宋" w:eastAsia="仿宋" w:hAnsi="仿宋"/>
                <w:b/>
                <w:bCs/>
                <w:sz w:val="24"/>
                <w:szCs w:val="24"/>
              </w:rPr>
            </w:pPr>
          </w:p>
        </w:tc>
        <w:tc>
          <w:tcPr>
            <w:tcW w:w="1383" w:type="dxa"/>
          </w:tcPr>
          <w:p w14:paraId="4C4D63EC" w14:textId="77777777" w:rsidR="00337149" w:rsidRPr="008E2D51" w:rsidRDefault="00337149" w:rsidP="00337149">
            <w:pPr>
              <w:rPr>
                <w:rFonts w:ascii="仿宋" w:eastAsia="仿宋" w:hAnsi="仿宋"/>
                <w:b/>
                <w:bCs/>
                <w:sz w:val="24"/>
                <w:szCs w:val="24"/>
              </w:rPr>
            </w:pPr>
          </w:p>
        </w:tc>
      </w:tr>
      <w:tr w:rsidR="00337149" w:rsidRPr="008E2D51" w14:paraId="5370C0A2" w14:textId="77777777" w:rsidTr="00337149">
        <w:tc>
          <w:tcPr>
            <w:tcW w:w="1382" w:type="dxa"/>
          </w:tcPr>
          <w:p w14:paraId="09AAE619" w14:textId="3D85A6EF"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6</w:t>
            </w:r>
          </w:p>
        </w:tc>
        <w:tc>
          <w:tcPr>
            <w:tcW w:w="1382" w:type="dxa"/>
          </w:tcPr>
          <w:p w14:paraId="7C4A04C0" w14:textId="4479B391" w:rsidR="00337149" w:rsidRPr="008E2D51" w:rsidRDefault="00337149" w:rsidP="00337149">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b/>
                <w:bCs/>
                <w:sz w:val="24"/>
                <w:szCs w:val="24"/>
              </w:rPr>
              <w:t>S,</w:t>
            </w:r>
            <w:r>
              <w:rPr>
                <w:rFonts w:ascii="仿宋" w:eastAsia="仿宋" w:hAnsi="仿宋"/>
                <w:b/>
                <w:bCs/>
                <w:sz w:val="24"/>
                <w:szCs w:val="24"/>
              </w:rPr>
              <w:t>a</w:t>
            </w:r>
          </w:p>
        </w:tc>
        <w:tc>
          <w:tcPr>
            <w:tcW w:w="1064" w:type="dxa"/>
          </w:tcPr>
          <w:p w14:paraId="3EA53861" w14:textId="5251466B" w:rsidR="00337149" w:rsidRPr="00F42023" w:rsidRDefault="00337149" w:rsidP="00337149">
            <w:pPr>
              <w:rPr>
                <w:rFonts w:ascii="仿宋" w:eastAsia="仿宋" w:hAnsi="仿宋"/>
                <w:b/>
                <w:bCs/>
                <w:color w:val="2F5496" w:themeColor="accent1" w:themeShade="BF"/>
                <w:sz w:val="24"/>
                <w:szCs w:val="24"/>
              </w:rPr>
            </w:pPr>
            <w:r w:rsidRPr="00F42023">
              <w:rPr>
                <w:rFonts w:ascii="仿宋" w:eastAsia="仿宋" w:hAnsi="仿宋" w:hint="eastAsia"/>
                <w:b/>
                <w:bCs/>
                <w:color w:val="2F5496" w:themeColor="accent1" w:themeShade="BF"/>
                <w:sz w:val="24"/>
                <w:szCs w:val="24"/>
              </w:rPr>
              <w:t>&gt;</w:t>
            </w:r>
          </w:p>
        </w:tc>
        <w:tc>
          <w:tcPr>
            <w:tcW w:w="1383" w:type="dxa"/>
          </w:tcPr>
          <w:p w14:paraId="6370BA2D" w14:textId="307E40D2" w:rsidR="00337149" w:rsidRPr="008E2D51" w:rsidRDefault="00337149" w:rsidP="00337149">
            <w:pPr>
              <w:jc w:val="right"/>
              <w:rPr>
                <w:rFonts w:ascii="仿宋" w:eastAsia="仿宋" w:hAnsi="仿宋"/>
                <w:b/>
                <w:bCs/>
                <w:sz w:val="24"/>
                <w:szCs w:val="24"/>
              </w:rPr>
            </w:pPr>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452" w:type="dxa"/>
          </w:tcPr>
          <w:p w14:paraId="76A3417D" w14:textId="14D59531" w:rsidR="00337149" w:rsidRPr="008E2D51" w:rsidRDefault="00337149" w:rsidP="00337149">
            <w:pPr>
              <w:jc w:val="center"/>
              <w:rPr>
                <w:rFonts w:ascii="仿宋" w:eastAsia="仿宋" w:hAnsi="仿宋"/>
                <w:b/>
                <w:bCs/>
                <w:sz w:val="24"/>
                <w:szCs w:val="24"/>
              </w:rPr>
            </w:pPr>
            <w:r>
              <w:rPr>
                <w:rFonts w:ascii="仿宋" w:eastAsia="仿宋" w:hAnsi="仿宋" w:hint="eastAsia"/>
                <w:b/>
                <w:bCs/>
                <w:sz w:val="24"/>
                <w:szCs w:val="24"/>
              </w:rPr>
              <w:t>a</w:t>
            </w:r>
          </w:p>
        </w:tc>
        <w:tc>
          <w:tcPr>
            <w:tcW w:w="1383" w:type="dxa"/>
          </w:tcPr>
          <w:p w14:paraId="70143CE3" w14:textId="551FBE12" w:rsidR="00337149" w:rsidRPr="008E2D51" w:rsidRDefault="00337149" w:rsidP="00337149">
            <w:pPr>
              <w:rPr>
                <w:rFonts w:ascii="仿宋" w:eastAsia="仿宋" w:hAnsi="仿宋"/>
                <w:b/>
                <w:bCs/>
                <w:sz w:val="24"/>
                <w:szCs w:val="24"/>
              </w:rPr>
            </w:pPr>
            <w:proofErr w:type="spellStart"/>
            <w:r w:rsidRPr="00C00A4C">
              <w:rPr>
                <w:rFonts w:ascii="仿宋" w:eastAsia="仿宋" w:hAnsi="仿宋"/>
                <w:b/>
                <w:bCs/>
                <w:sz w:val="24"/>
                <w:szCs w:val="24"/>
              </w:rPr>
              <w:t>S→a</w:t>
            </w:r>
            <w:proofErr w:type="spellEnd"/>
          </w:p>
        </w:tc>
      </w:tr>
      <w:tr w:rsidR="00337149" w:rsidRPr="008E2D51" w14:paraId="7A5C933E" w14:textId="77777777" w:rsidTr="00337149">
        <w:tc>
          <w:tcPr>
            <w:tcW w:w="1382" w:type="dxa"/>
          </w:tcPr>
          <w:p w14:paraId="279ADD8C" w14:textId="19435608"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7</w:t>
            </w:r>
          </w:p>
        </w:tc>
        <w:tc>
          <w:tcPr>
            <w:tcW w:w="1382" w:type="dxa"/>
          </w:tcPr>
          <w:p w14:paraId="7B31FD67" w14:textId="44A74E3E" w:rsidR="00337149" w:rsidRPr="008E2D51" w:rsidRDefault="00337149" w:rsidP="00337149">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sidRPr="00C00A4C">
              <w:rPr>
                <w:rFonts w:ascii="仿宋" w:eastAsia="仿宋" w:hAnsi="仿宋"/>
                <w:b/>
                <w:bCs/>
                <w:sz w:val="24"/>
                <w:szCs w:val="24"/>
              </w:rPr>
              <w:t>S,</w:t>
            </w:r>
            <w:r>
              <w:rPr>
                <w:rFonts w:ascii="仿宋" w:eastAsia="仿宋" w:hAnsi="仿宋"/>
                <w:b/>
                <w:bCs/>
                <w:sz w:val="24"/>
                <w:szCs w:val="24"/>
              </w:rPr>
              <w:t>S</w:t>
            </w:r>
          </w:p>
        </w:tc>
        <w:tc>
          <w:tcPr>
            <w:tcW w:w="1064" w:type="dxa"/>
          </w:tcPr>
          <w:p w14:paraId="47D34570" w14:textId="5A951C42" w:rsidR="00337149" w:rsidRPr="008E2D51" w:rsidRDefault="00337149" w:rsidP="00337149">
            <w:pPr>
              <w:rPr>
                <w:rFonts w:ascii="仿宋" w:eastAsia="仿宋" w:hAnsi="仿宋"/>
                <w:b/>
                <w:bCs/>
                <w:sz w:val="24"/>
                <w:szCs w:val="24"/>
              </w:rPr>
            </w:pPr>
            <w:r w:rsidRPr="00F42023">
              <w:rPr>
                <w:rFonts w:ascii="仿宋" w:eastAsia="仿宋" w:hAnsi="仿宋" w:hint="eastAsia"/>
                <w:b/>
                <w:bCs/>
                <w:color w:val="7030A0"/>
                <w:sz w:val="24"/>
                <w:szCs w:val="24"/>
              </w:rPr>
              <w:t>&gt;</w:t>
            </w:r>
          </w:p>
        </w:tc>
        <w:tc>
          <w:tcPr>
            <w:tcW w:w="1383" w:type="dxa"/>
          </w:tcPr>
          <w:p w14:paraId="0F1BBE9F" w14:textId="131D172D" w:rsidR="00337149" w:rsidRPr="008E2D51" w:rsidRDefault="00337149" w:rsidP="00337149">
            <w:pPr>
              <w:jc w:val="right"/>
              <w:rPr>
                <w:rFonts w:ascii="仿宋" w:eastAsia="仿宋" w:hAnsi="仿宋"/>
                <w:b/>
                <w:bCs/>
                <w:sz w:val="24"/>
                <w:szCs w:val="24"/>
              </w:rPr>
            </w:pPr>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452" w:type="dxa"/>
          </w:tcPr>
          <w:p w14:paraId="366C8093" w14:textId="2BACDB0D" w:rsidR="00337149" w:rsidRPr="008E2D51" w:rsidRDefault="00337149" w:rsidP="00337149">
            <w:pPr>
              <w:jc w:val="center"/>
              <w:rPr>
                <w:rFonts w:ascii="仿宋" w:eastAsia="仿宋" w:hAnsi="仿宋"/>
                <w:b/>
                <w:bCs/>
                <w:sz w:val="24"/>
                <w:szCs w:val="24"/>
              </w:rPr>
            </w:pPr>
            <w:proofErr w:type="gramStart"/>
            <w:r w:rsidRPr="00C00A4C">
              <w:rPr>
                <w:rFonts w:ascii="仿宋" w:eastAsia="仿宋" w:hAnsi="仿宋"/>
                <w:b/>
                <w:bCs/>
                <w:sz w:val="24"/>
                <w:szCs w:val="24"/>
              </w:rPr>
              <w:t>S,S</w:t>
            </w:r>
            <w:proofErr w:type="gramEnd"/>
          </w:p>
        </w:tc>
        <w:tc>
          <w:tcPr>
            <w:tcW w:w="1383" w:type="dxa"/>
          </w:tcPr>
          <w:p w14:paraId="7B8D64AF" w14:textId="6F5F72EA" w:rsidR="00337149" w:rsidRPr="008E2D51" w:rsidRDefault="00337149" w:rsidP="00337149">
            <w:pPr>
              <w:rPr>
                <w:rFonts w:ascii="仿宋" w:eastAsia="仿宋" w:hAnsi="仿宋"/>
                <w:b/>
                <w:bCs/>
                <w:sz w:val="24"/>
                <w:szCs w:val="24"/>
              </w:rPr>
            </w:pPr>
            <w:r w:rsidRPr="00C00A4C">
              <w:rPr>
                <w:rFonts w:ascii="仿宋" w:eastAsia="仿宋" w:hAnsi="仿宋" w:hint="eastAsia"/>
                <w:b/>
                <w:bCs/>
                <w:color w:val="333333"/>
              </w:rPr>
              <w:t>T</w:t>
            </w:r>
            <w:r w:rsidRPr="00C00A4C">
              <w:rPr>
                <w:rFonts w:ascii="仿宋" w:eastAsia="仿宋" w:hAnsi="仿宋"/>
                <w:b/>
                <w:bCs/>
                <w:sz w:val="24"/>
                <w:szCs w:val="24"/>
              </w:rPr>
              <w:t>→</w:t>
            </w:r>
            <w:proofErr w:type="gramStart"/>
            <w:r w:rsidRPr="00C00A4C">
              <w:rPr>
                <w:rFonts w:ascii="仿宋" w:eastAsia="仿宋" w:hAnsi="仿宋" w:hint="eastAsia"/>
                <w:b/>
                <w:bCs/>
                <w:color w:val="333333"/>
              </w:rPr>
              <w:t>T,S</w:t>
            </w:r>
            <w:proofErr w:type="gramEnd"/>
          </w:p>
        </w:tc>
      </w:tr>
      <w:tr w:rsidR="00337149" w:rsidRPr="008E2D51" w14:paraId="65A6CA05" w14:textId="77777777" w:rsidTr="00337149">
        <w:tc>
          <w:tcPr>
            <w:tcW w:w="1382" w:type="dxa"/>
          </w:tcPr>
          <w:p w14:paraId="4C89B386" w14:textId="0908D5A0"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8</w:t>
            </w:r>
          </w:p>
        </w:tc>
        <w:tc>
          <w:tcPr>
            <w:tcW w:w="1382" w:type="dxa"/>
          </w:tcPr>
          <w:p w14:paraId="59B8FB36" w14:textId="59DD4E8B" w:rsidR="00337149" w:rsidRPr="008E2D51" w:rsidRDefault="00337149" w:rsidP="00337149">
            <w:pPr>
              <w:rPr>
                <w:rFonts w:ascii="仿宋" w:eastAsia="仿宋" w:hAnsi="仿宋"/>
                <w:b/>
                <w:bCs/>
                <w:sz w:val="24"/>
                <w:szCs w:val="24"/>
              </w:rPr>
            </w:pPr>
            <w:proofErr w:type="gramStart"/>
            <w:r w:rsidRPr="00C00A4C">
              <w:rPr>
                <w:rFonts w:ascii="仿宋" w:eastAsia="仿宋" w:hAnsi="仿宋" w:hint="eastAsia"/>
                <w:b/>
                <w:bCs/>
                <w:sz w:val="24"/>
                <w:szCs w:val="24"/>
              </w:rPr>
              <w:t>#</w:t>
            </w:r>
            <w:r w:rsidRPr="00C00A4C">
              <w:rPr>
                <w:rFonts w:ascii="仿宋" w:eastAsia="仿宋" w:hAnsi="仿宋" w:hint="eastAsia"/>
                <w:b/>
                <w:bCs/>
                <w:color w:val="333333"/>
              </w:rPr>
              <w:t>(</w:t>
            </w:r>
            <w:proofErr w:type="gramEnd"/>
            <w:r>
              <w:rPr>
                <w:rFonts w:ascii="仿宋" w:eastAsia="仿宋" w:hAnsi="仿宋"/>
                <w:b/>
                <w:bCs/>
                <w:sz w:val="24"/>
                <w:szCs w:val="24"/>
              </w:rPr>
              <w:t>T</w:t>
            </w:r>
          </w:p>
        </w:tc>
        <w:tc>
          <w:tcPr>
            <w:tcW w:w="1064" w:type="dxa"/>
          </w:tcPr>
          <w:p w14:paraId="288A3729" w14:textId="1DB56501" w:rsidR="00337149" w:rsidRPr="008E2D51" w:rsidRDefault="00337149" w:rsidP="00337149">
            <w:pPr>
              <w:rPr>
                <w:rFonts w:ascii="仿宋" w:eastAsia="仿宋" w:hAnsi="仿宋"/>
                <w:b/>
                <w:bCs/>
                <w:sz w:val="24"/>
                <w:szCs w:val="24"/>
              </w:rPr>
            </w:pPr>
            <w:r>
              <w:rPr>
                <w:rFonts w:ascii="仿宋" w:eastAsia="仿宋" w:hAnsi="仿宋"/>
                <w:b/>
                <w:bCs/>
                <w:sz w:val="24"/>
                <w:szCs w:val="24"/>
              </w:rPr>
              <w:t>=</w:t>
            </w:r>
          </w:p>
        </w:tc>
        <w:tc>
          <w:tcPr>
            <w:tcW w:w="1383" w:type="dxa"/>
          </w:tcPr>
          <w:p w14:paraId="5972F2FD" w14:textId="7B8C2D06" w:rsidR="00337149" w:rsidRPr="008E2D51" w:rsidRDefault="00337149" w:rsidP="00337149">
            <w:pPr>
              <w:jc w:val="right"/>
              <w:rPr>
                <w:rFonts w:ascii="仿宋" w:eastAsia="仿宋" w:hAnsi="仿宋"/>
                <w:b/>
                <w:bCs/>
                <w:sz w:val="24"/>
                <w:szCs w:val="24"/>
              </w:rPr>
            </w:pPr>
            <w:r w:rsidRPr="00C00A4C">
              <w:rPr>
                <w:rFonts w:ascii="仿宋" w:eastAsia="仿宋" w:hAnsi="仿宋" w:hint="eastAsia"/>
                <w:b/>
                <w:bCs/>
                <w:color w:val="333333"/>
              </w:rPr>
              <w:t>)</w:t>
            </w:r>
            <w:r w:rsidRPr="00C00A4C">
              <w:rPr>
                <w:rFonts w:ascii="仿宋" w:eastAsia="仿宋" w:hAnsi="仿宋" w:hint="eastAsia"/>
                <w:b/>
                <w:bCs/>
                <w:sz w:val="24"/>
                <w:szCs w:val="24"/>
              </w:rPr>
              <w:t>#</w:t>
            </w:r>
          </w:p>
        </w:tc>
        <w:tc>
          <w:tcPr>
            <w:tcW w:w="1452" w:type="dxa"/>
          </w:tcPr>
          <w:p w14:paraId="29E0BE9C" w14:textId="77777777" w:rsidR="00337149" w:rsidRPr="008E2D51" w:rsidRDefault="00337149" w:rsidP="00337149">
            <w:pPr>
              <w:jc w:val="center"/>
              <w:rPr>
                <w:rFonts w:ascii="仿宋" w:eastAsia="仿宋" w:hAnsi="仿宋"/>
                <w:b/>
                <w:bCs/>
                <w:sz w:val="24"/>
                <w:szCs w:val="24"/>
              </w:rPr>
            </w:pPr>
          </w:p>
        </w:tc>
        <w:tc>
          <w:tcPr>
            <w:tcW w:w="1383" w:type="dxa"/>
          </w:tcPr>
          <w:p w14:paraId="2DFD3353" w14:textId="77777777" w:rsidR="00337149" w:rsidRPr="008E2D51" w:rsidRDefault="00337149" w:rsidP="00337149">
            <w:pPr>
              <w:rPr>
                <w:rFonts w:ascii="仿宋" w:eastAsia="仿宋" w:hAnsi="仿宋"/>
                <w:b/>
                <w:bCs/>
                <w:sz w:val="24"/>
                <w:szCs w:val="24"/>
              </w:rPr>
            </w:pPr>
          </w:p>
        </w:tc>
      </w:tr>
      <w:tr w:rsidR="00337149" w:rsidRPr="008E2D51" w14:paraId="136BE265" w14:textId="77777777" w:rsidTr="00337149">
        <w:tc>
          <w:tcPr>
            <w:tcW w:w="1382" w:type="dxa"/>
          </w:tcPr>
          <w:p w14:paraId="4AA11DF9" w14:textId="4891AF46"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9</w:t>
            </w:r>
          </w:p>
        </w:tc>
        <w:tc>
          <w:tcPr>
            <w:tcW w:w="1382" w:type="dxa"/>
          </w:tcPr>
          <w:p w14:paraId="2207B279" w14:textId="043497A6" w:rsidR="00337149" w:rsidRPr="008E2D51" w:rsidRDefault="00337149" w:rsidP="00337149">
            <w:pPr>
              <w:rPr>
                <w:rFonts w:ascii="仿宋" w:eastAsia="仿宋" w:hAnsi="仿宋"/>
                <w:b/>
                <w:bCs/>
                <w:sz w:val="24"/>
                <w:szCs w:val="24"/>
              </w:rPr>
            </w:pPr>
            <w:r w:rsidRPr="00C00A4C">
              <w:rPr>
                <w:rFonts w:ascii="仿宋" w:eastAsia="仿宋" w:hAnsi="仿宋" w:hint="eastAsia"/>
                <w:b/>
                <w:bCs/>
                <w:sz w:val="24"/>
                <w:szCs w:val="24"/>
              </w:rPr>
              <w:t>#</w:t>
            </w:r>
            <w:r w:rsidRPr="00C00A4C">
              <w:rPr>
                <w:rFonts w:ascii="仿宋" w:eastAsia="仿宋" w:hAnsi="仿宋" w:hint="eastAsia"/>
                <w:b/>
                <w:bCs/>
                <w:color w:val="333333"/>
              </w:rPr>
              <w:t>(</w:t>
            </w:r>
            <w:r>
              <w:rPr>
                <w:rFonts w:ascii="仿宋" w:eastAsia="仿宋" w:hAnsi="仿宋"/>
                <w:b/>
                <w:bCs/>
                <w:sz w:val="24"/>
                <w:szCs w:val="24"/>
              </w:rPr>
              <w:t>T)</w:t>
            </w:r>
          </w:p>
        </w:tc>
        <w:tc>
          <w:tcPr>
            <w:tcW w:w="1064" w:type="dxa"/>
          </w:tcPr>
          <w:p w14:paraId="1C569DB5" w14:textId="719245B2" w:rsidR="00337149" w:rsidRPr="008E2D51" w:rsidRDefault="00337149" w:rsidP="00337149">
            <w:pPr>
              <w:rPr>
                <w:rFonts w:ascii="仿宋" w:eastAsia="仿宋" w:hAnsi="仿宋"/>
                <w:b/>
                <w:bCs/>
                <w:sz w:val="24"/>
                <w:szCs w:val="24"/>
              </w:rPr>
            </w:pPr>
            <w:r>
              <w:rPr>
                <w:rFonts w:ascii="仿宋" w:eastAsia="仿宋" w:hAnsi="仿宋" w:hint="eastAsia"/>
                <w:b/>
                <w:bCs/>
                <w:sz w:val="24"/>
                <w:szCs w:val="24"/>
              </w:rPr>
              <w:t>&gt;</w:t>
            </w:r>
          </w:p>
        </w:tc>
        <w:tc>
          <w:tcPr>
            <w:tcW w:w="1383" w:type="dxa"/>
          </w:tcPr>
          <w:p w14:paraId="41ECE2C0" w14:textId="5518FAD1" w:rsidR="00337149" w:rsidRPr="008E2D51" w:rsidRDefault="00337149" w:rsidP="00337149">
            <w:pPr>
              <w:jc w:val="right"/>
              <w:rPr>
                <w:rFonts w:ascii="仿宋" w:eastAsia="仿宋" w:hAnsi="仿宋"/>
                <w:b/>
                <w:bCs/>
                <w:sz w:val="24"/>
                <w:szCs w:val="24"/>
              </w:rPr>
            </w:pPr>
            <w:r w:rsidRPr="00C00A4C">
              <w:rPr>
                <w:rFonts w:ascii="仿宋" w:eastAsia="仿宋" w:hAnsi="仿宋" w:hint="eastAsia"/>
                <w:b/>
                <w:bCs/>
                <w:sz w:val="24"/>
                <w:szCs w:val="24"/>
              </w:rPr>
              <w:t>#</w:t>
            </w:r>
          </w:p>
        </w:tc>
        <w:tc>
          <w:tcPr>
            <w:tcW w:w="1452" w:type="dxa"/>
          </w:tcPr>
          <w:p w14:paraId="37C3A9DB" w14:textId="307A2FD0" w:rsidR="00337149" w:rsidRPr="008E2D51" w:rsidRDefault="00337149" w:rsidP="00337149">
            <w:pPr>
              <w:jc w:val="center"/>
              <w:rPr>
                <w:rFonts w:ascii="仿宋" w:eastAsia="仿宋" w:hAnsi="仿宋"/>
                <w:b/>
                <w:bCs/>
                <w:sz w:val="24"/>
                <w:szCs w:val="24"/>
              </w:rPr>
            </w:pPr>
            <w:r w:rsidRPr="00C00A4C">
              <w:rPr>
                <w:rFonts w:ascii="仿宋" w:eastAsia="仿宋" w:hAnsi="仿宋"/>
                <w:b/>
                <w:bCs/>
                <w:sz w:val="24"/>
                <w:szCs w:val="24"/>
              </w:rPr>
              <w:t>(T)</w:t>
            </w:r>
          </w:p>
        </w:tc>
        <w:tc>
          <w:tcPr>
            <w:tcW w:w="1383" w:type="dxa"/>
          </w:tcPr>
          <w:p w14:paraId="685802AF" w14:textId="5A890A3D" w:rsidR="00337149" w:rsidRPr="008E2D51" w:rsidRDefault="00337149" w:rsidP="00337149">
            <w:pPr>
              <w:rPr>
                <w:rFonts w:ascii="仿宋" w:eastAsia="仿宋" w:hAnsi="仿宋"/>
                <w:b/>
                <w:bCs/>
                <w:sz w:val="24"/>
                <w:szCs w:val="24"/>
              </w:rPr>
            </w:pPr>
            <w:r w:rsidRPr="00C00A4C">
              <w:rPr>
                <w:rFonts w:ascii="仿宋" w:eastAsia="仿宋" w:hAnsi="仿宋"/>
                <w:b/>
                <w:bCs/>
                <w:sz w:val="24"/>
                <w:szCs w:val="24"/>
              </w:rPr>
              <w:t>S→(T)</w:t>
            </w:r>
          </w:p>
        </w:tc>
      </w:tr>
      <w:tr w:rsidR="00337149" w:rsidRPr="008E2D51" w14:paraId="7E569F4F" w14:textId="77777777" w:rsidTr="00337149">
        <w:tc>
          <w:tcPr>
            <w:tcW w:w="1382" w:type="dxa"/>
          </w:tcPr>
          <w:p w14:paraId="2CD908F8" w14:textId="25279614"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1</w:t>
            </w:r>
            <w:r w:rsidRPr="00C00A4C">
              <w:rPr>
                <w:rFonts w:ascii="仿宋" w:eastAsia="仿宋" w:hAnsi="仿宋"/>
                <w:b/>
                <w:bCs/>
                <w:sz w:val="24"/>
                <w:szCs w:val="24"/>
              </w:rPr>
              <w:t>0</w:t>
            </w:r>
          </w:p>
        </w:tc>
        <w:tc>
          <w:tcPr>
            <w:tcW w:w="1382" w:type="dxa"/>
          </w:tcPr>
          <w:p w14:paraId="1D39E87D" w14:textId="56B91132" w:rsidR="00337149" w:rsidRPr="008E2D51" w:rsidRDefault="00337149" w:rsidP="00337149">
            <w:pPr>
              <w:rPr>
                <w:rFonts w:ascii="仿宋" w:eastAsia="仿宋" w:hAnsi="仿宋"/>
                <w:b/>
                <w:bCs/>
                <w:sz w:val="24"/>
                <w:szCs w:val="24"/>
              </w:rPr>
            </w:pPr>
            <w:r w:rsidRPr="00C00A4C">
              <w:rPr>
                <w:rFonts w:ascii="仿宋" w:eastAsia="仿宋" w:hAnsi="仿宋" w:hint="eastAsia"/>
                <w:b/>
                <w:bCs/>
                <w:sz w:val="24"/>
                <w:szCs w:val="24"/>
              </w:rPr>
              <w:t>#</w:t>
            </w:r>
            <w:r>
              <w:rPr>
                <w:rFonts w:ascii="仿宋" w:eastAsia="仿宋" w:hAnsi="仿宋"/>
                <w:b/>
                <w:bCs/>
                <w:color w:val="333333"/>
              </w:rPr>
              <w:t>S</w:t>
            </w:r>
          </w:p>
        </w:tc>
        <w:tc>
          <w:tcPr>
            <w:tcW w:w="1064" w:type="dxa"/>
          </w:tcPr>
          <w:p w14:paraId="5198C772" w14:textId="1388BB8C" w:rsidR="00337149" w:rsidRPr="008E2D51" w:rsidRDefault="00337149" w:rsidP="00337149">
            <w:pPr>
              <w:rPr>
                <w:rFonts w:ascii="仿宋" w:eastAsia="仿宋" w:hAnsi="仿宋"/>
                <w:b/>
                <w:bCs/>
                <w:sz w:val="24"/>
                <w:szCs w:val="24"/>
              </w:rPr>
            </w:pPr>
          </w:p>
        </w:tc>
        <w:tc>
          <w:tcPr>
            <w:tcW w:w="1383" w:type="dxa"/>
          </w:tcPr>
          <w:p w14:paraId="6D28378E" w14:textId="1088E4DE" w:rsidR="00337149" w:rsidRPr="008E2D51" w:rsidRDefault="00337149" w:rsidP="00337149">
            <w:pPr>
              <w:jc w:val="right"/>
              <w:rPr>
                <w:rFonts w:ascii="仿宋" w:eastAsia="仿宋" w:hAnsi="仿宋"/>
                <w:b/>
                <w:bCs/>
                <w:sz w:val="24"/>
                <w:szCs w:val="24"/>
              </w:rPr>
            </w:pPr>
            <w:r w:rsidRPr="00C00A4C">
              <w:rPr>
                <w:rFonts w:ascii="仿宋" w:eastAsia="仿宋" w:hAnsi="仿宋" w:hint="eastAsia"/>
                <w:b/>
                <w:bCs/>
                <w:sz w:val="24"/>
                <w:szCs w:val="24"/>
              </w:rPr>
              <w:t>#</w:t>
            </w:r>
          </w:p>
        </w:tc>
        <w:tc>
          <w:tcPr>
            <w:tcW w:w="1452" w:type="dxa"/>
          </w:tcPr>
          <w:p w14:paraId="3AE825F1" w14:textId="70599368" w:rsidR="00337149" w:rsidRPr="008E2D51" w:rsidRDefault="00337149" w:rsidP="00337149">
            <w:pPr>
              <w:jc w:val="center"/>
              <w:rPr>
                <w:rFonts w:ascii="仿宋" w:eastAsia="仿宋" w:hAnsi="仿宋"/>
                <w:b/>
                <w:bCs/>
                <w:sz w:val="24"/>
                <w:szCs w:val="24"/>
              </w:rPr>
            </w:pPr>
            <w:r w:rsidRPr="00C00A4C">
              <w:rPr>
                <w:rFonts w:ascii="仿宋" w:eastAsia="仿宋" w:hAnsi="仿宋" w:hint="eastAsia"/>
                <w:b/>
                <w:bCs/>
                <w:sz w:val="24"/>
                <w:szCs w:val="24"/>
              </w:rPr>
              <w:t>分析成功</w:t>
            </w:r>
          </w:p>
        </w:tc>
        <w:tc>
          <w:tcPr>
            <w:tcW w:w="1383" w:type="dxa"/>
          </w:tcPr>
          <w:p w14:paraId="770462FE" w14:textId="77777777" w:rsidR="00337149" w:rsidRPr="008E2D51" w:rsidRDefault="00337149" w:rsidP="00337149">
            <w:pPr>
              <w:rPr>
                <w:rFonts w:ascii="仿宋" w:eastAsia="仿宋" w:hAnsi="仿宋"/>
                <w:b/>
                <w:bCs/>
                <w:sz w:val="24"/>
                <w:szCs w:val="24"/>
              </w:rPr>
            </w:pPr>
          </w:p>
        </w:tc>
      </w:tr>
    </w:tbl>
    <w:p w14:paraId="5C2A8F69" w14:textId="77777777" w:rsidR="009E78B3" w:rsidRPr="008E2D51" w:rsidRDefault="009E78B3" w:rsidP="009E78B3">
      <w:pPr>
        <w:ind w:firstLine="420"/>
        <w:rPr>
          <w:rFonts w:ascii="仿宋" w:eastAsia="仿宋" w:hAnsi="仿宋"/>
          <w:b/>
          <w:bCs/>
          <w:sz w:val="24"/>
          <w:szCs w:val="24"/>
        </w:rPr>
      </w:pPr>
    </w:p>
    <w:p w14:paraId="7667AE61" w14:textId="77777777" w:rsidR="00C03A58" w:rsidRPr="00A52C9F" w:rsidRDefault="00C03A58" w:rsidP="00A52C9F">
      <w:pPr>
        <w:pStyle w:val="a4"/>
        <w:shd w:val="clear" w:color="auto" w:fill="FFFFFF"/>
        <w:spacing w:before="0" w:beforeAutospacing="0" w:after="0" w:afterAutospacing="0"/>
        <w:ind w:left="284"/>
        <w:rPr>
          <w:rFonts w:ascii="楷体" w:eastAsia="楷体" w:hAnsi="楷体"/>
          <w:b/>
          <w:bCs/>
          <w:color w:val="333333"/>
        </w:rPr>
      </w:pPr>
    </w:p>
    <w:p w14:paraId="24D09633" w14:textId="03037FFE" w:rsidR="001E45BD" w:rsidRPr="008E2D51" w:rsidRDefault="001E45BD" w:rsidP="001E45BD">
      <w:pPr>
        <w:rPr>
          <w:rFonts w:ascii="仿宋" w:eastAsia="仿宋" w:hAnsi="仿宋"/>
          <w:b/>
          <w:bCs/>
          <w:sz w:val="24"/>
          <w:szCs w:val="24"/>
        </w:rPr>
      </w:pPr>
      <w:r w:rsidRPr="001E45BD">
        <w:rPr>
          <w:rFonts w:ascii="楷体" w:eastAsia="楷体" w:hAnsi="楷体" w:hint="eastAsia"/>
          <w:b/>
          <w:bCs/>
          <w:color w:val="333333"/>
        </w:rPr>
        <w:t>4</w:t>
      </w:r>
      <w:r w:rsidRPr="001E45BD">
        <w:rPr>
          <w:rFonts w:ascii="楷体" w:eastAsia="楷体" w:hAnsi="楷体"/>
          <w:b/>
          <w:bCs/>
          <w:color w:val="333333"/>
        </w:rPr>
        <w:t>.</w:t>
      </w:r>
      <w:r w:rsidRPr="001E45BD">
        <w:rPr>
          <w:rFonts w:ascii="仿宋" w:eastAsia="仿宋" w:hAnsi="仿宋" w:hint="eastAsia"/>
          <w:b/>
          <w:bCs/>
          <w:sz w:val="24"/>
          <w:szCs w:val="24"/>
        </w:rPr>
        <w:t xml:space="preserve"> </w:t>
      </w:r>
      <w:r w:rsidRPr="008E2D51">
        <w:rPr>
          <w:rFonts w:ascii="仿宋" w:eastAsia="仿宋" w:hAnsi="仿宋" w:hint="eastAsia"/>
          <w:b/>
          <w:bCs/>
          <w:sz w:val="24"/>
          <w:szCs w:val="24"/>
        </w:rPr>
        <w:t>已知文法G</w:t>
      </w:r>
      <w:r w:rsidRPr="008E2D51">
        <w:rPr>
          <w:rFonts w:ascii="仿宋" w:eastAsia="仿宋" w:hAnsi="仿宋"/>
          <w:b/>
          <w:bCs/>
          <w:sz w:val="24"/>
          <w:szCs w:val="24"/>
        </w:rPr>
        <w:t>[S]</w:t>
      </w:r>
      <w:r w:rsidRPr="008E2D51">
        <w:rPr>
          <w:rFonts w:ascii="仿宋" w:eastAsia="仿宋" w:hAnsi="仿宋" w:hint="eastAsia"/>
          <w:b/>
          <w:bCs/>
          <w:sz w:val="24"/>
          <w:szCs w:val="24"/>
        </w:rPr>
        <w:t>为：</w:t>
      </w:r>
    </w:p>
    <w:p w14:paraId="711EDA1F" w14:textId="77777777" w:rsidR="001E45BD" w:rsidRPr="008E2D51" w:rsidRDefault="001E45BD" w:rsidP="001E45BD">
      <w:pPr>
        <w:ind w:leftChars="202" w:left="913" w:hangingChars="203" w:hanging="489"/>
        <w:rPr>
          <w:rFonts w:ascii="仿宋" w:eastAsia="仿宋" w:hAnsi="仿宋"/>
          <w:b/>
          <w:bCs/>
          <w:sz w:val="24"/>
          <w:szCs w:val="24"/>
        </w:rPr>
      </w:pPr>
      <m:oMathPara>
        <m:oMathParaPr>
          <m:jc m:val="left"/>
        </m:oMathParaPr>
        <m:oMath>
          <m:r>
            <m:rPr>
              <m:sty m:val="bi"/>
            </m:rPr>
            <w:rPr>
              <w:rFonts w:ascii="Cambria Math" w:eastAsia="仿宋" w:hAnsi="Cambria Math"/>
              <w:sz w:val="24"/>
              <w:szCs w:val="24"/>
            </w:rPr>
            <m:t>S→S;G|G</m:t>
          </m:r>
        </m:oMath>
      </m:oMathPara>
    </w:p>
    <w:p w14:paraId="47A2CEEC" w14:textId="77777777" w:rsidR="001E45BD" w:rsidRPr="008E2D51" w:rsidRDefault="001E45BD" w:rsidP="001E45BD">
      <w:pPr>
        <w:ind w:leftChars="405" w:left="850" w:firstLineChars="337" w:firstLine="812"/>
        <w:rPr>
          <w:rFonts w:ascii="仿宋" w:eastAsia="仿宋" w:hAnsi="仿宋"/>
          <w:b/>
          <w:bCs/>
          <w:sz w:val="24"/>
          <w:szCs w:val="24"/>
        </w:rPr>
      </w:pPr>
      <m:oMathPara>
        <m:oMathParaPr>
          <m:jc m:val="left"/>
        </m:oMathParaPr>
        <m:oMath>
          <m:r>
            <m:rPr>
              <m:sty m:val="bi"/>
            </m:rPr>
            <w:rPr>
              <w:rFonts w:ascii="Cambria Math" w:eastAsia="仿宋" w:hAnsi="Cambria Math"/>
              <w:sz w:val="24"/>
              <w:szCs w:val="24"/>
            </w:rPr>
            <m:t>G→G(T)|H</m:t>
          </m:r>
        </m:oMath>
      </m:oMathPara>
    </w:p>
    <w:p w14:paraId="4BE910B8" w14:textId="77777777" w:rsidR="001E45BD" w:rsidRPr="008E2D51" w:rsidRDefault="001E45BD" w:rsidP="001E45BD">
      <w:pPr>
        <w:ind w:leftChars="405" w:left="850" w:firstLineChars="337" w:firstLine="812"/>
        <w:rPr>
          <w:rFonts w:ascii="仿宋" w:eastAsia="仿宋" w:hAnsi="仿宋"/>
          <w:b/>
          <w:bCs/>
          <w:sz w:val="24"/>
          <w:szCs w:val="24"/>
        </w:rPr>
      </w:pPr>
      <m:oMathPara>
        <m:oMathParaPr>
          <m:jc m:val="left"/>
        </m:oMathParaPr>
        <m:oMath>
          <m:r>
            <m:rPr>
              <m:sty m:val="bi"/>
            </m:rPr>
            <w:rPr>
              <w:rFonts w:ascii="Cambria Math" w:eastAsia="仿宋" w:hAnsi="Cambria Math"/>
              <w:sz w:val="24"/>
              <w:szCs w:val="24"/>
            </w:rPr>
            <m:t>H→a|(S)</m:t>
          </m:r>
        </m:oMath>
      </m:oMathPara>
    </w:p>
    <w:p w14:paraId="47334CA4" w14:textId="77777777" w:rsidR="001E45BD" w:rsidRPr="008E2D51" w:rsidRDefault="001E45BD" w:rsidP="001E45BD">
      <w:pPr>
        <w:ind w:leftChars="405" w:left="850" w:firstLineChars="337" w:firstLine="812"/>
        <w:rPr>
          <w:rFonts w:ascii="仿宋" w:eastAsia="仿宋" w:hAnsi="仿宋"/>
          <w:b/>
          <w:bCs/>
          <w:sz w:val="24"/>
          <w:szCs w:val="24"/>
        </w:rPr>
      </w:pPr>
      <m:oMathPara>
        <m:oMathParaPr>
          <m:jc m:val="left"/>
        </m:oMathParaPr>
        <m:oMath>
          <m:r>
            <m:rPr>
              <m:sty m:val="bi"/>
            </m:rPr>
            <w:rPr>
              <w:rFonts w:ascii="Cambria Math" w:eastAsia="仿宋" w:hAnsi="Cambria Math"/>
              <w:sz w:val="24"/>
              <w:szCs w:val="24"/>
            </w:rPr>
            <m:t>T→T+S|S</m:t>
          </m:r>
        </m:oMath>
      </m:oMathPara>
    </w:p>
    <w:p w14:paraId="307F2F4D" w14:textId="77777777" w:rsidR="00AE31E0" w:rsidRPr="001E45BD" w:rsidRDefault="00AE31E0" w:rsidP="001E45BD">
      <w:pPr>
        <w:pStyle w:val="a4"/>
        <w:shd w:val="clear" w:color="auto" w:fill="FFFFFF"/>
        <w:spacing w:before="0" w:beforeAutospacing="0" w:after="0" w:afterAutospacing="0"/>
        <w:ind w:left="284"/>
        <w:rPr>
          <w:rFonts w:ascii="楷体" w:eastAsia="楷体" w:hAnsi="楷体"/>
          <w:b/>
          <w:bCs/>
          <w:color w:val="333333"/>
        </w:rPr>
      </w:pPr>
      <w:r w:rsidRPr="001E45BD">
        <w:rPr>
          <w:rFonts w:ascii="楷体" w:eastAsia="楷体" w:hAnsi="楷体" w:hint="eastAsia"/>
          <w:b/>
          <w:bCs/>
          <w:color w:val="333333"/>
        </w:rPr>
        <w:t>（1）构造G的算符优先关系表，并判定G[S]是否为算符优先文法。</w:t>
      </w:r>
    </w:p>
    <w:p w14:paraId="4458ACC4" w14:textId="207679A9" w:rsidR="00AE31E0" w:rsidRPr="001E45BD" w:rsidRDefault="00AE31E0" w:rsidP="001E45BD">
      <w:pPr>
        <w:pStyle w:val="a4"/>
        <w:shd w:val="clear" w:color="auto" w:fill="FFFFFF"/>
        <w:spacing w:before="0" w:beforeAutospacing="0" w:after="0" w:afterAutospacing="0"/>
        <w:ind w:left="284"/>
        <w:rPr>
          <w:rFonts w:ascii="楷体" w:eastAsia="楷体" w:hAnsi="楷体"/>
          <w:b/>
          <w:bCs/>
          <w:color w:val="333333"/>
        </w:rPr>
      </w:pPr>
      <w:r w:rsidRPr="001E45BD">
        <w:rPr>
          <w:rFonts w:ascii="楷体" w:eastAsia="楷体" w:hAnsi="楷体" w:hint="eastAsia"/>
          <w:b/>
          <w:bCs/>
          <w:color w:val="333333"/>
        </w:rPr>
        <w:t>（2）给出句型a(T+S);H;(S)的短语、句柄、素短语、</w:t>
      </w:r>
      <w:proofErr w:type="gramStart"/>
      <w:r w:rsidRPr="001E45BD">
        <w:rPr>
          <w:rFonts w:ascii="楷体" w:eastAsia="楷体" w:hAnsi="楷体" w:hint="eastAsia"/>
          <w:b/>
          <w:bCs/>
          <w:color w:val="333333"/>
        </w:rPr>
        <w:t>最左素短语</w:t>
      </w:r>
      <w:proofErr w:type="gramEnd"/>
      <w:r w:rsidRPr="001E45BD">
        <w:rPr>
          <w:rFonts w:ascii="楷体" w:eastAsia="楷体" w:hAnsi="楷体" w:hint="eastAsia"/>
          <w:b/>
          <w:bCs/>
          <w:color w:val="333333"/>
        </w:rPr>
        <w:t>。</w:t>
      </w:r>
    </w:p>
    <w:p w14:paraId="1B0F8955" w14:textId="7C26180A" w:rsidR="00AE31E0" w:rsidRPr="001E45BD" w:rsidRDefault="00AE31E0" w:rsidP="001E45BD">
      <w:pPr>
        <w:pStyle w:val="a4"/>
        <w:shd w:val="clear" w:color="auto" w:fill="FFFFFF"/>
        <w:spacing w:before="0" w:beforeAutospacing="0" w:after="0" w:afterAutospacing="0"/>
        <w:ind w:left="284"/>
        <w:rPr>
          <w:rFonts w:ascii="楷体" w:eastAsia="楷体" w:hAnsi="楷体"/>
          <w:b/>
          <w:bCs/>
          <w:color w:val="333333"/>
        </w:rPr>
      </w:pPr>
      <w:r w:rsidRPr="001E45BD">
        <w:rPr>
          <w:rFonts w:ascii="楷体" w:eastAsia="楷体" w:hAnsi="楷体" w:hint="eastAsia"/>
          <w:b/>
          <w:bCs/>
          <w:color w:val="333333"/>
        </w:rPr>
        <w:t>（3）给出a;(</w:t>
      </w:r>
      <w:proofErr w:type="spellStart"/>
      <w:r w:rsidRPr="001E45BD">
        <w:rPr>
          <w:rFonts w:ascii="楷体" w:eastAsia="楷体" w:hAnsi="楷体" w:hint="eastAsia"/>
          <w:b/>
          <w:bCs/>
          <w:color w:val="333333"/>
        </w:rPr>
        <w:t>a+a</w:t>
      </w:r>
      <w:proofErr w:type="spellEnd"/>
      <w:r w:rsidRPr="001E45BD">
        <w:rPr>
          <w:rFonts w:ascii="楷体" w:eastAsia="楷体" w:hAnsi="楷体" w:hint="eastAsia"/>
          <w:b/>
          <w:bCs/>
          <w:color w:val="333333"/>
        </w:rPr>
        <w:t>)和(</w:t>
      </w:r>
      <w:proofErr w:type="spellStart"/>
      <w:r w:rsidRPr="001E45BD">
        <w:rPr>
          <w:rFonts w:ascii="楷体" w:eastAsia="楷体" w:hAnsi="楷体" w:hint="eastAsia"/>
          <w:b/>
          <w:bCs/>
          <w:color w:val="333333"/>
        </w:rPr>
        <w:t>a+a</w:t>
      </w:r>
      <w:proofErr w:type="spellEnd"/>
      <w:r w:rsidRPr="001E45BD">
        <w:rPr>
          <w:rFonts w:ascii="楷体" w:eastAsia="楷体" w:hAnsi="楷体" w:hint="eastAsia"/>
          <w:b/>
          <w:bCs/>
          <w:color w:val="333333"/>
        </w:rPr>
        <w:t xml:space="preserve">)的分析过程，说明它们是否为G[S]的句子。 </w:t>
      </w:r>
    </w:p>
    <w:p w14:paraId="2C51E790" w14:textId="77777777" w:rsidR="00AE31E0" w:rsidRPr="001E45BD" w:rsidRDefault="00AE31E0" w:rsidP="001E45BD">
      <w:pPr>
        <w:pStyle w:val="a4"/>
        <w:shd w:val="clear" w:color="auto" w:fill="FFFFFF"/>
        <w:spacing w:before="0" w:beforeAutospacing="0" w:after="0" w:afterAutospacing="0"/>
        <w:ind w:left="284"/>
        <w:rPr>
          <w:rFonts w:ascii="楷体" w:eastAsia="楷体" w:hAnsi="楷体"/>
          <w:b/>
          <w:bCs/>
          <w:color w:val="333333"/>
        </w:rPr>
      </w:pPr>
      <w:r w:rsidRPr="001E45BD">
        <w:rPr>
          <w:rFonts w:ascii="楷体" w:eastAsia="楷体" w:hAnsi="楷体" w:hint="eastAsia"/>
          <w:b/>
          <w:bCs/>
          <w:color w:val="333333"/>
        </w:rPr>
        <w:t>（4）给出（3）中输入串的最右推导，分别说明两个输入</w:t>
      </w:r>
      <w:proofErr w:type="gramStart"/>
      <w:r w:rsidRPr="001E45BD">
        <w:rPr>
          <w:rFonts w:ascii="楷体" w:eastAsia="楷体" w:hAnsi="楷体" w:hint="eastAsia"/>
          <w:b/>
          <w:bCs/>
          <w:color w:val="333333"/>
        </w:rPr>
        <w:t>串是否</w:t>
      </w:r>
      <w:proofErr w:type="gramEnd"/>
      <w:r w:rsidRPr="001E45BD">
        <w:rPr>
          <w:rFonts w:ascii="楷体" w:eastAsia="楷体" w:hAnsi="楷体" w:hint="eastAsia"/>
          <w:b/>
          <w:bCs/>
          <w:color w:val="333333"/>
        </w:rPr>
        <w:t xml:space="preserve">为G[S]的句子。 </w:t>
      </w:r>
    </w:p>
    <w:p w14:paraId="2DAE36C4" w14:textId="77777777" w:rsidR="00AE31E0" w:rsidRPr="001E45BD" w:rsidRDefault="00AE31E0" w:rsidP="001E45BD">
      <w:pPr>
        <w:pStyle w:val="a4"/>
        <w:shd w:val="clear" w:color="auto" w:fill="FFFFFF"/>
        <w:spacing w:before="0" w:beforeAutospacing="0" w:after="0" w:afterAutospacing="0"/>
        <w:ind w:left="284"/>
        <w:rPr>
          <w:rFonts w:ascii="楷体" w:eastAsia="楷体" w:hAnsi="楷体"/>
          <w:b/>
          <w:bCs/>
          <w:color w:val="333333"/>
        </w:rPr>
      </w:pPr>
      <w:r w:rsidRPr="001E45BD">
        <w:rPr>
          <w:rFonts w:ascii="楷体" w:eastAsia="楷体" w:hAnsi="楷体" w:hint="eastAsia"/>
          <w:b/>
          <w:bCs/>
          <w:color w:val="333333"/>
        </w:rPr>
        <w:t>（5）由（3）和（4）说明了算符优先分析的哪些缺点？</w:t>
      </w:r>
    </w:p>
    <w:p w14:paraId="5BD2E0FA" w14:textId="5C753B0E" w:rsidR="00AE31E0" w:rsidRDefault="00AE31E0" w:rsidP="001E45BD">
      <w:pPr>
        <w:pStyle w:val="a4"/>
        <w:shd w:val="clear" w:color="auto" w:fill="FFFFFF"/>
        <w:spacing w:before="0" w:beforeAutospacing="0" w:after="0" w:afterAutospacing="0"/>
        <w:ind w:left="284"/>
        <w:rPr>
          <w:rFonts w:ascii="楷体" w:eastAsia="楷体" w:hAnsi="楷体"/>
          <w:b/>
          <w:bCs/>
          <w:color w:val="333333"/>
        </w:rPr>
      </w:pPr>
      <w:r w:rsidRPr="001E45BD">
        <w:rPr>
          <w:rFonts w:ascii="楷体" w:eastAsia="楷体" w:hAnsi="楷体" w:hint="eastAsia"/>
          <w:b/>
          <w:bCs/>
          <w:color w:val="333333"/>
        </w:rPr>
        <w:t>（6）算符优先分析过程和规范规约过程都是最右推导的逆过程吗？</w:t>
      </w:r>
    </w:p>
    <w:p w14:paraId="37C6742B" w14:textId="741DF7AB" w:rsidR="001E45BD" w:rsidRPr="001E45BD" w:rsidRDefault="001E45BD" w:rsidP="001E45BD">
      <w:pPr>
        <w:pStyle w:val="a4"/>
        <w:shd w:val="clear" w:color="auto" w:fill="FFFFFF"/>
        <w:spacing w:before="0" w:beforeAutospacing="0" w:after="0" w:afterAutospacing="0"/>
        <w:rPr>
          <w:rFonts w:ascii="楷体" w:eastAsia="楷体" w:hAnsi="楷体"/>
          <w:b/>
          <w:bCs/>
          <w:color w:val="FF0000"/>
        </w:rPr>
      </w:pPr>
      <w:r w:rsidRPr="001E45BD">
        <w:rPr>
          <w:rFonts w:ascii="楷体" w:eastAsia="楷体" w:hAnsi="楷体" w:hint="eastAsia"/>
          <w:b/>
          <w:bCs/>
          <w:color w:val="FF0000"/>
        </w:rPr>
        <w:t>答：</w:t>
      </w:r>
    </w:p>
    <w:p w14:paraId="59F865CE" w14:textId="77777777" w:rsidR="001E45BD" w:rsidRPr="008E2D51" w:rsidRDefault="001E45BD" w:rsidP="001E45BD">
      <w:pPr>
        <w:rPr>
          <w:rFonts w:ascii="仿宋" w:eastAsia="仿宋" w:hAnsi="仿宋"/>
          <w:b/>
          <w:bCs/>
          <w:sz w:val="24"/>
          <w:szCs w:val="24"/>
        </w:rPr>
      </w:pPr>
      <w:r w:rsidRPr="008E2D51">
        <w:rPr>
          <w:rFonts w:ascii="仿宋" w:eastAsia="仿宋" w:hAnsi="仿宋" w:hint="eastAsia"/>
          <w:b/>
          <w:bCs/>
          <w:sz w:val="24"/>
          <w:szCs w:val="24"/>
        </w:rPr>
        <w:t>（1）构造G的</w:t>
      </w:r>
      <w:r>
        <w:rPr>
          <w:rFonts w:ascii="仿宋" w:eastAsia="仿宋" w:hAnsi="仿宋" w:hint="eastAsia"/>
          <w:b/>
          <w:bCs/>
          <w:sz w:val="24"/>
          <w:szCs w:val="24"/>
        </w:rPr>
        <w:t>算符</w:t>
      </w:r>
      <w:r w:rsidRPr="008E2D51">
        <w:rPr>
          <w:rFonts w:ascii="仿宋" w:eastAsia="仿宋" w:hAnsi="仿宋" w:hint="eastAsia"/>
          <w:b/>
          <w:bCs/>
          <w:sz w:val="24"/>
          <w:szCs w:val="24"/>
        </w:rPr>
        <w:t>优先关系表，并判定G</w:t>
      </w:r>
      <w:r w:rsidRPr="008E2D51">
        <w:rPr>
          <w:rFonts w:ascii="仿宋" w:eastAsia="仿宋" w:hAnsi="仿宋"/>
          <w:b/>
          <w:bCs/>
          <w:sz w:val="24"/>
          <w:szCs w:val="24"/>
        </w:rPr>
        <w:t>[S]</w:t>
      </w:r>
      <w:r w:rsidRPr="008E2D51">
        <w:rPr>
          <w:rFonts w:ascii="仿宋" w:eastAsia="仿宋" w:hAnsi="仿宋" w:hint="eastAsia"/>
          <w:b/>
          <w:bCs/>
          <w:sz w:val="24"/>
          <w:szCs w:val="24"/>
        </w:rPr>
        <w:t>是否为</w:t>
      </w:r>
      <w:r>
        <w:rPr>
          <w:rFonts w:ascii="仿宋" w:eastAsia="仿宋" w:hAnsi="仿宋" w:hint="eastAsia"/>
          <w:b/>
          <w:bCs/>
          <w:sz w:val="24"/>
          <w:szCs w:val="24"/>
        </w:rPr>
        <w:t>算符</w:t>
      </w:r>
      <w:r w:rsidRPr="008E2D51">
        <w:rPr>
          <w:rFonts w:ascii="仿宋" w:eastAsia="仿宋" w:hAnsi="仿宋" w:hint="eastAsia"/>
          <w:b/>
          <w:bCs/>
          <w:sz w:val="24"/>
          <w:szCs w:val="24"/>
        </w:rPr>
        <w:t>优先文法。</w:t>
      </w:r>
    </w:p>
    <w:p w14:paraId="296666C1" w14:textId="77777777" w:rsidR="001E45BD" w:rsidRPr="008E2D51" w:rsidRDefault="001E45BD" w:rsidP="001E45BD">
      <w:pPr>
        <w:rPr>
          <w:rFonts w:ascii="仿宋" w:eastAsia="仿宋" w:hAnsi="仿宋"/>
          <w:b/>
          <w:bCs/>
          <w:sz w:val="24"/>
          <w:szCs w:val="24"/>
        </w:rPr>
      </w:pPr>
      <w:r w:rsidRPr="008E2D51">
        <w:rPr>
          <w:rFonts w:ascii="仿宋" w:eastAsia="仿宋" w:hAnsi="仿宋" w:hint="eastAsia"/>
          <w:b/>
          <w:bCs/>
          <w:sz w:val="24"/>
          <w:szCs w:val="24"/>
        </w:rPr>
        <w:t>解答：</w:t>
      </w:r>
    </w:p>
    <w:p w14:paraId="5880C890" w14:textId="77777777" w:rsidR="001E45BD" w:rsidRPr="008E2D51" w:rsidRDefault="001E45BD" w:rsidP="001E45BD">
      <w:pPr>
        <w:ind w:firstLineChars="100" w:firstLine="241"/>
        <w:rPr>
          <w:rFonts w:ascii="仿宋" w:eastAsia="仿宋" w:hAnsi="仿宋"/>
          <w:b/>
          <w:bCs/>
          <w:sz w:val="24"/>
          <w:szCs w:val="24"/>
        </w:rPr>
      </w:pPr>
      <w:r w:rsidRPr="008E2D51">
        <w:rPr>
          <w:rFonts w:ascii="仿宋" w:eastAsia="仿宋" w:hAnsi="仿宋" w:hint="eastAsia"/>
          <w:b/>
          <w:bCs/>
          <w:sz w:val="24"/>
          <w:szCs w:val="24"/>
        </w:rPr>
        <w:t>求文法各个非终结符的</w:t>
      </w:r>
      <w:proofErr w:type="spellStart"/>
      <w:r w:rsidRPr="008E2D51">
        <w:rPr>
          <w:rFonts w:ascii="仿宋" w:eastAsia="仿宋" w:hAnsi="仿宋" w:hint="eastAsia"/>
          <w:b/>
          <w:bCs/>
          <w:sz w:val="24"/>
          <w:szCs w:val="24"/>
        </w:rPr>
        <w:t>F</w:t>
      </w:r>
      <w:r w:rsidRPr="008E2D51">
        <w:rPr>
          <w:rFonts w:ascii="仿宋" w:eastAsia="仿宋" w:hAnsi="仿宋"/>
          <w:b/>
          <w:bCs/>
          <w:sz w:val="24"/>
          <w:szCs w:val="24"/>
        </w:rPr>
        <w:t>irstVT</w:t>
      </w:r>
      <w:proofErr w:type="spellEnd"/>
      <w:r w:rsidRPr="008E2D51">
        <w:rPr>
          <w:rFonts w:ascii="仿宋" w:eastAsia="仿宋" w:hAnsi="仿宋" w:hint="eastAsia"/>
          <w:b/>
          <w:bCs/>
          <w:sz w:val="24"/>
          <w:szCs w:val="24"/>
        </w:rPr>
        <w:t>集合和</w:t>
      </w:r>
      <w:proofErr w:type="spellStart"/>
      <w:r w:rsidRPr="008E2D51">
        <w:rPr>
          <w:rFonts w:ascii="仿宋" w:eastAsia="仿宋" w:hAnsi="仿宋" w:hint="eastAsia"/>
          <w:b/>
          <w:bCs/>
          <w:sz w:val="24"/>
          <w:szCs w:val="24"/>
        </w:rPr>
        <w:t>L</w:t>
      </w:r>
      <w:r w:rsidRPr="008E2D51">
        <w:rPr>
          <w:rFonts w:ascii="仿宋" w:eastAsia="仿宋" w:hAnsi="仿宋"/>
          <w:b/>
          <w:bCs/>
          <w:sz w:val="24"/>
          <w:szCs w:val="24"/>
        </w:rPr>
        <w:t>astVT</w:t>
      </w:r>
      <w:proofErr w:type="spellEnd"/>
      <w:r w:rsidRPr="008E2D51">
        <w:rPr>
          <w:rFonts w:ascii="仿宋" w:eastAsia="仿宋" w:hAnsi="仿宋" w:hint="eastAsia"/>
          <w:b/>
          <w:bCs/>
          <w:sz w:val="24"/>
          <w:szCs w:val="24"/>
        </w:rPr>
        <w:t xml:space="preserve">集合： </w:t>
      </w:r>
      <w:r w:rsidRPr="008E2D51">
        <w:rPr>
          <w:rFonts w:ascii="仿宋" w:eastAsia="仿宋" w:hAnsi="仿宋"/>
          <w:b/>
          <w:bCs/>
          <w:sz w:val="24"/>
          <w:szCs w:val="24"/>
        </w:rPr>
        <w:t xml:space="preserve">  </w:t>
      </w:r>
    </w:p>
    <w:tbl>
      <w:tblPr>
        <w:tblStyle w:val="a7"/>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2765"/>
        <w:gridCol w:w="2766"/>
      </w:tblGrid>
      <w:tr w:rsidR="001E45BD" w:rsidRPr="008E2D51" w14:paraId="1FC8A4D1" w14:textId="77777777" w:rsidTr="004664CC">
        <w:tc>
          <w:tcPr>
            <w:tcW w:w="1276" w:type="dxa"/>
          </w:tcPr>
          <w:p w14:paraId="5F9B1CF8" w14:textId="77777777" w:rsidR="001E45BD" w:rsidRPr="008E2D51" w:rsidRDefault="001E45BD" w:rsidP="004664CC">
            <w:pPr>
              <w:rPr>
                <w:rFonts w:ascii="仿宋" w:eastAsia="仿宋" w:hAnsi="仿宋"/>
                <w:b/>
                <w:bCs/>
                <w:sz w:val="24"/>
                <w:szCs w:val="24"/>
              </w:rPr>
            </w:pPr>
          </w:p>
        </w:tc>
        <w:tc>
          <w:tcPr>
            <w:tcW w:w="2765" w:type="dxa"/>
          </w:tcPr>
          <w:p w14:paraId="5CB33C12"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F</w:t>
            </w:r>
            <w:r w:rsidRPr="008E2D51">
              <w:rPr>
                <w:rFonts w:ascii="仿宋" w:eastAsia="仿宋" w:hAnsi="仿宋"/>
                <w:b/>
                <w:bCs/>
                <w:sz w:val="24"/>
                <w:szCs w:val="24"/>
              </w:rPr>
              <w:t>irstVT</w:t>
            </w:r>
            <w:proofErr w:type="spellEnd"/>
          </w:p>
        </w:tc>
        <w:tc>
          <w:tcPr>
            <w:tcW w:w="2766" w:type="dxa"/>
          </w:tcPr>
          <w:p w14:paraId="6314608B"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L</w:t>
            </w:r>
            <w:r w:rsidRPr="008E2D51">
              <w:rPr>
                <w:rFonts w:ascii="仿宋" w:eastAsia="仿宋" w:hAnsi="仿宋"/>
                <w:b/>
                <w:bCs/>
                <w:sz w:val="24"/>
                <w:szCs w:val="24"/>
              </w:rPr>
              <w:t>astVT</w:t>
            </w:r>
            <w:proofErr w:type="spellEnd"/>
          </w:p>
        </w:tc>
      </w:tr>
      <w:tr w:rsidR="001E45BD" w:rsidRPr="008E2D51" w14:paraId="0E945F8E" w14:textId="77777777" w:rsidTr="004664CC">
        <w:tc>
          <w:tcPr>
            <w:tcW w:w="1276" w:type="dxa"/>
          </w:tcPr>
          <w:p w14:paraId="6F67A41D"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S</w:t>
            </w:r>
          </w:p>
        </w:tc>
        <w:tc>
          <w:tcPr>
            <w:tcW w:w="2765" w:type="dxa"/>
          </w:tcPr>
          <w:p w14:paraId="760FE398" w14:textId="77777777" w:rsidR="001E45BD" w:rsidRPr="008E2D51" w:rsidRDefault="001E45BD" w:rsidP="004664CC">
            <w:pPr>
              <w:ind w:firstLineChars="100" w:firstLine="241"/>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b/>
                <w:bCs/>
                <w:sz w:val="24"/>
                <w:szCs w:val="24"/>
              </w:rPr>
              <w:t xml:space="preserve">   </w:t>
            </w:r>
            <w:proofErr w:type="gramStart"/>
            <w:r w:rsidRPr="008E2D51">
              <w:rPr>
                <w:rFonts w:ascii="仿宋" w:eastAsia="仿宋" w:hAnsi="仿宋"/>
                <w:b/>
                <w:bCs/>
                <w:sz w:val="24"/>
                <w:szCs w:val="24"/>
              </w:rPr>
              <w:t xml:space="preserve">(  </w:t>
            </w:r>
            <w:proofErr w:type="gramEnd"/>
            <w:r w:rsidRPr="008E2D51">
              <w:rPr>
                <w:rFonts w:ascii="仿宋" w:eastAsia="仿宋" w:hAnsi="仿宋"/>
                <w:b/>
                <w:bCs/>
                <w:sz w:val="24"/>
                <w:szCs w:val="24"/>
              </w:rPr>
              <w:t xml:space="preserve"> a</w:t>
            </w:r>
          </w:p>
        </w:tc>
        <w:tc>
          <w:tcPr>
            <w:tcW w:w="2766" w:type="dxa"/>
          </w:tcPr>
          <w:p w14:paraId="5A9B302F" w14:textId="77777777" w:rsidR="001E45BD" w:rsidRPr="008E2D51" w:rsidRDefault="001E45BD" w:rsidP="004664CC">
            <w:pPr>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b/>
                <w:bCs/>
                <w:sz w:val="24"/>
                <w:szCs w:val="24"/>
              </w:rPr>
              <w:t xml:space="preserve">   </w:t>
            </w:r>
            <w:proofErr w:type="gramStart"/>
            <w:r w:rsidRPr="008E2D51">
              <w:rPr>
                <w:rFonts w:ascii="仿宋" w:eastAsia="仿宋" w:hAnsi="仿宋"/>
                <w:b/>
                <w:bCs/>
                <w:sz w:val="24"/>
                <w:szCs w:val="24"/>
              </w:rPr>
              <w:t xml:space="preserve">)   </w:t>
            </w:r>
            <w:proofErr w:type="gramEnd"/>
            <w:r w:rsidRPr="008E2D51">
              <w:rPr>
                <w:rFonts w:ascii="仿宋" w:eastAsia="仿宋" w:hAnsi="仿宋"/>
                <w:b/>
                <w:bCs/>
                <w:sz w:val="24"/>
                <w:szCs w:val="24"/>
              </w:rPr>
              <w:t>a</w:t>
            </w:r>
          </w:p>
        </w:tc>
      </w:tr>
      <w:tr w:rsidR="001E45BD" w:rsidRPr="008E2D51" w14:paraId="65121E01" w14:textId="77777777" w:rsidTr="004664CC">
        <w:tc>
          <w:tcPr>
            <w:tcW w:w="1276" w:type="dxa"/>
          </w:tcPr>
          <w:p w14:paraId="6D229450"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w:t>
            </w:r>
          </w:p>
        </w:tc>
        <w:tc>
          <w:tcPr>
            <w:tcW w:w="2765" w:type="dxa"/>
          </w:tcPr>
          <w:p w14:paraId="62A0B713" w14:textId="77777777" w:rsidR="001E45BD" w:rsidRPr="008E2D51" w:rsidRDefault="001E45BD" w:rsidP="004664CC">
            <w:pPr>
              <w:rPr>
                <w:rFonts w:ascii="仿宋" w:eastAsia="仿宋" w:hAnsi="仿宋"/>
                <w:b/>
                <w:bCs/>
                <w:sz w:val="24"/>
                <w:szCs w:val="24"/>
              </w:rPr>
            </w:pPr>
            <w:proofErr w:type="gramStart"/>
            <w:r w:rsidRPr="008E2D51">
              <w:rPr>
                <w:rFonts w:ascii="仿宋" w:eastAsia="仿宋" w:hAnsi="仿宋" w:hint="eastAsia"/>
                <w:b/>
                <w:bCs/>
                <w:sz w:val="24"/>
                <w:szCs w:val="24"/>
              </w:rPr>
              <w:t>(</w:t>
            </w:r>
            <w:r w:rsidRPr="008E2D51">
              <w:rPr>
                <w:rFonts w:ascii="仿宋" w:eastAsia="仿宋" w:hAnsi="仿宋"/>
                <w:b/>
                <w:bCs/>
                <w:sz w:val="24"/>
                <w:szCs w:val="24"/>
              </w:rPr>
              <w:t xml:space="preserve">  a</w:t>
            </w:r>
            <w:proofErr w:type="gramEnd"/>
          </w:p>
        </w:tc>
        <w:tc>
          <w:tcPr>
            <w:tcW w:w="2766" w:type="dxa"/>
          </w:tcPr>
          <w:p w14:paraId="4A9C310A" w14:textId="77777777" w:rsidR="001E45BD" w:rsidRPr="008E2D51" w:rsidRDefault="001E45BD" w:rsidP="004664CC">
            <w:pPr>
              <w:rPr>
                <w:rFonts w:ascii="仿宋" w:eastAsia="仿宋" w:hAnsi="仿宋"/>
                <w:b/>
                <w:bCs/>
                <w:sz w:val="24"/>
                <w:szCs w:val="24"/>
              </w:rPr>
            </w:pPr>
            <w:proofErr w:type="gramStart"/>
            <w:r w:rsidRPr="008E2D51">
              <w:rPr>
                <w:rFonts w:ascii="仿宋" w:eastAsia="仿宋" w:hAnsi="仿宋"/>
                <w:b/>
                <w:bCs/>
                <w:sz w:val="24"/>
                <w:szCs w:val="24"/>
              </w:rPr>
              <w:t>)  a</w:t>
            </w:r>
            <w:proofErr w:type="gramEnd"/>
          </w:p>
        </w:tc>
      </w:tr>
      <w:tr w:rsidR="001E45BD" w:rsidRPr="008E2D51" w14:paraId="68416CCA" w14:textId="77777777" w:rsidTr="004664CC">
        <w:tc>
          <w:tcPr>
            <w:tcW w:w="1276" w:type="dxa"/>
          </w:tcPr>
          <w:p w14:paraId="0315F03F"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H</w:t>
            </w:r>
          </w:p>
        </w:tc>
        <w:tc>
          <w:tcPr>
            <w:tcW w:w="2765" w:type="dxa"/>
          </w:tcPr>
          <w:p w14:paraId="7BAE593B" w14:textId="77777777" w:rsidR="001E45BD" w:rsidRPr="008E2D51" w:rsidRDefault="001E45BD" w:rsidP="004664CC">
            <w:pPr>
              <w:rPr>
                <w:rFonts w:ascii="仿宋" w:eastAsia="仿宋" w:hAnsi="仿宋"/>
                <w:b/>
                <w:bCs/>
                <w:sz w:val="24"/>
                <w:szCs w:val="24"/>
              </w:rPr>
            </w:pPr>
            <w:proofErr w:type="gramStart"/>
            <w:r w:rsidRPr="008E2D51">
              <w:rPr>
                <w:rFonts w:ascii="仿宋" w:eastAsia="仿宋" w:hAnsi="仿宋" w:hint="eastAsia"/>
                <w:b/>
                <w:bCs/>
                <w:sz w:val="24"/>
                <w:szCs w:val="24"/>
              </w:rPr>
              <w:t>(</w:t>
            </w:r>
            <w:r w:rsidRPr="008E2D51">
              <w:rPr>
                <w:rFonts w:ascii="仿宋" w:eastAsia="仿宋" w:hAnsi="仿宋"/>
                <w:b/>
                <w:bCs/>
                <w:sz w:val="24"/>
                <w:szCs w:val="24"/>
              </w:rPr>
              <w:t xml:space="preserve">  a</w:t>
            </w:r>
            <w:proofErr w:type="gramEnd"/>
          </w:p>
        </w:tc>
        <w:tc>
          <w:tcPr>
            <w:tcW w:w="2766" w:type="dxa"/>
          </w:tcPr>
          <w:p w14:paraId="6AA21D0D" w14:textId="77777777" w:rsidR="001E45BD" w:rsidRPr="008E2D51" w:rsidRDefault="001E45BD" w:rsidP="004664CC">
            <w:pPr>
              <w:rPr>
                <w:rFonts w:ascii="仿宋" w:eastAsia="仿宋" w:hAnsi="仿宋"/>
                <w:b/>
                <w:bCs/>
                <w:sz w:val="24"/>
                <w:szCs w:val="24"/>
              </w:rPr>
            </w:pPr>
            <w:r w:rsidRPr="008E2D51">
              <w:rPr>
                <w:rFonts w:ascii="仿宋" w:eastAsia="仿宋" w:hAnsi="仿宋"/>
                <w:b/>
                <w:bCs/>
                <w:sz w:val="24"/>
                <w:szCs w:val="24"/>
              </w:rPr>
              <w:t>) a</w:t>
            </w:r>
          </w:p>
        </w:tc>
      </w:tr>
      <w:tr w:rsidR="001E45BD" w:rsidRPr="008E2D51" w14:paraId="07DCE5A7" w14:textId="77777777" w:rsidTr="004664CC">
        <w:tc>
          <w:tcPr>
            <w:tcW w:w="1276" w:type="dxa"/>
          </w:tcPr>
          <w:p w14:paraId="30F75EE5"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T</w:t>
            </w:r>
          </w:p>
        </w:tc>
        <w:tc>
          <w:tcPr>
            <w:tcW w:w="2765" w:type="dxa"/>
          </w:tcPr>
          <w:p w14:paraId="1D00450B" w14:textId="77777777" w:rsidR="001E45BD" w:rsidRPr="008E2D51" w:rsidRDefault="001E45BD" w:rsidP="004664CC">
            <w:pPr>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b/>
                <w:bCs/>
                <w:sz w:val="24"/>
                <w:szCs w:val="24"/>
              </w:rPr>
              <w:t xml:space="preserve">   </w:t>
            </w:r>
            <w:proofErr w:type="gramStart"/>
            <w:r w:rsidRPr="008E2D51">
              <w:rPr>
                <w:rFonts w:ascii="仿宋" w:eastAsia="仿宋" w:hAnsi="仿宋"/>
                <w:b/>
                <w:bCs/>
                <w:sz w:val="24"/>
                <w:szCs w:val="24"/>
              </w:rPr>
              <w:t xml:space="preserve">(  </w:t>
            </w:r>
            <w:proofErr w:type="gramEnd"/>
            <w:r w:rsidRPr="008E2D51">
              <w:rPr>
                <w:rFonts w:ascii="仿宋" w:eastAsia="仿宋" w:hAnsi="仿宋"/>
                <w:b/>
                <w:bCs/>
                <w:sz w:val="24"/>
                <w:szCs w:val="24"/>
              </w:rPr>
              <w:t xml:space="preserve"> a  +</w:t>
            </w:r>
          </w:p>
        </w:tc>
        <w:tc>
          <w:tcPr>
            <w:tcW w:w="2766" w:type="dxa"/>
          </w:tcPr>
          <w:p w14:paraId="2E658646" w14:textId="77777777" w:rsidR="001E45BD" w:rsidRPr="008E2D51" w:rsidRDefault="001E45BD" w:rsidP="004664CC">
            <w:pPr>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b/>
                <w:bCs/>
                <w:sz w:val="24"/>
                <w:szCs w:val="24"/>
              </w:rPr>
              <w:t xml:space="preserve">   </w:t>
            </w:r>
            <w:proofErr w:type="gramStart"/>
            <w:r w:rsidRPr="008E2D51">
              <w:rPr>
                <w:rFonts w:ascii="仿宋" w:eastAsia="仿宋" w:hAnsi="仿宋"/>
                <w:b/>
                <w:bCs/>
                <w:sz w:val="24"/>
                <w:szCs w:val="24"/>
              </w:rPr>
              <w:t>)  a</w:t>
            </w:r>
            <w:proofErr w:type="gramEnd"/>
            <w:r w:rsidRPr="008E2D51">
              <w:rPr>
                <w:rFonts w:ascii="仿宋" w:eastAsia="仿宋" w:hAnsi="仿宋"/>
                <w:b/>
                <w:bCs/>
                <w:sz w:val="24"/>
                <w:szCs w:val="24"/>
              </w:rPr>
              <w:t xml:space="preserve">  +</w:t>
            </w:r>
          </w:p>
        </w:tc>
      </w:tr>
    </w:tbl>
    <w:p w14:paraId="4062F050" w14:textId="77777777" w:rsidR="001E45BD" w:rsidRPr="008E2D51" w:rsidRDefault="001E45BD" w:rsidP="001E45BD">
      <w:pPr>
        <w:rPr>
          <w:rFonts w:ascii="仿宋" w:eastAsia="仿宋" w:hAnsi="仿宋" w:cs="Times New Roman"/>
          <w:b/>
          <w:bCs/>
          <w:sz w:val="24"/>
          <w:szCs w:val="24"/>
        </w:rPr>
      </w:pPr>
      <w:r w:rsidRPr="008E2D51">
        <w:rPr>
          <w:rFonts w:ascii="仿宋" w:eastAsia="仿宋" w:hAnsi="仿宋" w:cs="Times New Roman" w:hint="eastAsia"/>
          <w:b/>
          <w:bCs/>
          <w:sz w:val="24"/>
          <w:szCs w:val="24"/>
        </w:rPr>
        <w:t xml:space="preserve"> 求文法中的各个优先关系：</w:t>
      </w:r>
    </w:p>
    <w:p w14:paraId="2EAA1331" w14:textId="77777777" w:rsidR="001E45BD" w:rsidRPr="008E2D51" w:rsidRDefault="001E45BD" w:rsidP="001E45BD">
      <w:pPr>
        <w:rPr>
          <w:rFonts w:ascii="仿宋" w:eastAsia="仿宋" w:hAnsi="仿宋" w:cs="Times New Roman"/>
          <w:b/>
          <w:bCs/>
          <w:sz w:val="24"/>
          <w:szCs w:val="24"/>
        </w:rPr>
      </w:pPr>
      <w:r w:rsidRPr="008E2D51">
        <w:rPr>
          <w:rFonts w:ascii="仿宋" w:eastAsia="仿宋" w:hAnsi="仿宋" w:cs="Times New Roman"/>
          <w:b/>
          <w:bCs/>
          <w:sz w:val="24"/>
          <w:szCs w:val="24"/>
        </w:rPr>
        <w:t>:  (</w:t>
      </w: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w:instrText>
      </w:r>
      <w:r w:rsidRPr="008E2D51">
        <w:rPr>
          <w:rFonts w:ascii="仿宋" w:eastAsia="仿宋" w:hAnsi="仿宋" w:cs="Times New Roman"/>
          <w:b/>
          <w:bCs/>
          <w:sz w:val="24"/>
          <w:szCs w:val="24"/>
        </w:rPr>
        <w:fldChar w:fldCharType="end"/>
      </w:r>
      <w:r w:rsidRPr="008E2D51">
        <w:rPr>
          <w:rFonts w:ascii="仿宋" w:eastAsia="仿宋" w:hAnsi="仿宋" w:cs="Times New Roman"/>
          <w:b/>
          <w:bCs/>
          <w:sz w:val="24"/>
          <w:szCs w:val="24"/>
        </w:rPr>
        <w:t>)</w:t>
      </w:r>
    </w:p>
    <w:p w14:paraId="4DAF0861" w14:textId="77777777" w:rsidR="001E45BD" w:rsidRPr="008E2D51" w:rsidRDefault="001E45BD" w:rsidP="001E45BD">
      <w:pP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r w:rsidRPr="008E2D51">
        <w:rPr>
          <w:rFonts w:ascii="仿宋" w:eastAsia="仿宋" w:hAnsi="仿宋" w:cs="Times New Roman"/>
          <w:b/>
          <w:bCs/>
          <w:sz w:val="24"/>
          <w:szCs w:val="24"/>
        </w:rPr>
        <w:t xml:space="preserve">: </w:t>
      </w:r>
      <w:r w:rsidRPr="008E2D51">
        <w:rPr>
          <w:rFonts w:ascii="仿宋" w:eastAsia="仿宋" w:hAnsi="仿宋"/>
          <w:b/>
          <w:bCs/>
          <w:sz w:val="24"/>
          <w:szCs w:val="24"/>
        </w:rPr>
        <w:t xml:space="preserve"> </w:t>
      </w:r>
      <w:proofErr w:type="gramStart"/>
      <w:r w:rsidRPr="008E2D51">
        <w:rPr>
          <w:rFonts w:ascii="仿宋" w:eastAsia="仿宋" w:hAnsi="仿宋" w:cs="Times New Roman"/>
          <w:b/>
          <w:bCs/>
          <w:sz w:val="24"/>
          <w:szCs w:val="24"/>
        </w:rPr>
        <w:t xml:space="preserve">S;   </w:t>
      </w:r>
      <w:proofErr w:type="gramEnd"/>
      <w:r w:rsidRPr="008E2D51">
        <w:rPr>
          <w:rFonts w:ascii="仿宋" w:eastAsia="仿宋" w:hAnsi="仿宋" w:cs="Times New Roman"/>
          <w:b/>
          <w:bCs/>
          <w:sz w:val="24"/>
          <w:szCs w:val="24"/>
        </w:rPr>
        <w:t>G(   T)   S)   T+  S#</w:t>
      </w:r>
    </w:p>
    <w:p w14:paraId="4EE15950" w14:textId="77777777" w:rsidR="001E45BD" w:rsidRPr="008E2D51" w:rsidRDefault="001E45BD" w:rsidP="001E45BD">
      <w:pP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r w:rsidRPr="008E2D51">
        <w:rPr>
          <w:rFonts w:ascii="仿宋" w:eastAsia="仿宋" w:hAnsi="仿宋"/>
          <w:b/>
          <w:bCs/>
          <w:sz w:val="24"/>
          <w:szCs w:val="24"/>
        </w:rPr>
        <w:t>:</w:t>
      </w:r>
      <w:proofErr w:type="gramStart"/>
      <w:r w:rsidRPr="008E2D51">
        <w:rPr>
          <w:rFonts w:ascii="仿宋" w:eastAsia="仿宋" w:hAnsi="仿宋"/>
          <w:b/>
          <w:bCs/>
          <w:sz w:val="24"/>
          <w:szCs w:val="24"/>
        </w:rPr>
        <w:t xml:space="preserve">  ;G</w:t>
      </w:r>
      <w:proofErr w:type="gramEnd"/>
      <w:r w:rsidRPr="008E2D51">
        <w:rPr>
          <w:rFonts w:ascii="仿宋" w:eastAsia="仿宋" w:hAnsi="仿宋"/>
          <w:b/>
          <w:bCs/>
          <w:sz w:val="24"/>
          <w:szCs w:val="24"/>
        </w:rPr>
        <w:t xml:space="preserve">  (T  (S  +S  #S</w:t>
      </w:r>
    </w:p>
    <w:p w14:paraId="362C375E" w14:textId="77777777" w:rsidR="001E45BD" w:rsidRPr="008E2D51" w:rsidRDefault="001E45BD" w:rsidP="001E45BD">
      <w:pPr>
        <w:rPr>
          <w:rFonts w:ascii="仿宋" w:eastAsia="仿宋" w:hAnsi="仿宋"/>
          <w:b/>
          <w:bCs/>
          <w:sz w:val="24"/>
          <w:szCs w:val="24"/>
        </w:rPr>
      </w:pPr>
      <w:r w:rsidRPr="008E2D51">
        <w:rPr>
          <w:rFonts w:ascii="仿宋" w:eastAsia="仿宋" w:hAnsi="仿宋" w:hint="eastAsia"/>
          <w:b/>
          <w:bCs/>
          <w:sz w:val="24"/>
          <w:szCs w:val="24"/>
        </w:rPr>
        <w:t xml:space="preserve"> </w:t>
      </w:r>
      <w:r w:rsidRPr="008E2D51">
        <w:rPr>
          <w:rFonts w:ascii="仿宋" w:eastAsia="仿宋" w:hAnsi="仿宋"/>
          <w:b/>
          <w:bCs/>
          <w:sz w:val="24"/>
          <w:szCs w:val="24"/>
        </w:rPr>
        <w:t xml:space="preserve"> </w:t>
      </w:r>
      <w:r w:rsidRPr="008E2D51">
        <w:rPr>
          <w:rFonts w:ascii="仿宋" w:eastAsia="仿宋" w:hAnsi="仿宋" w:hint="eastAsia"/>
          <w:b/>
          <w:bCs/>
          <w:sz w:val="24"/>
          <w:szCs w:val="24"/>
        </w:rPr>
        <w:t>构造优先关系表如下：</w:t>
      </w:r>
    </w:p>
    <w:tbl>
      <w:tblPr>
        <w:tblStyle w:val="a7"/>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9"/>
        <w:gridCol w:w="809"/>
        <w:gridCol w:w="809"/>
        <w:gridCol w:w="809"/>
        <w:gridCol w:w="809"/>
        <w:gridCol w:w="809"/>
        <w:gridCol w:w="809"/>
      </w:tblGrid>
      <w:tr w:rsidR="001E45BD" w:rsidRPr="008E2D51" w14:paraId="10B19FC6" w14:textId="77777777" w:rsidTr="004664CC">
        <w:trPr>
          <w:trHeight w:val="175"/>
          <w:jc w:val="center"/>
        </w:trPr>
        <w:tc>
          <w:tcPr>
            <w:tcW w:w="809" w:type="dxa"/>
          </w:tcPr>
          <w:p w14:paraId="5954DACD" w14:textId="77777777" w:rsidR="001E45BD" w:rsidRPr="008E2D51" w:rsidRDefault="001E45BD" w:rsidP="004664CC">
            <w:pPr>
              <w:jc w:val="center"/>
              <w:rPr>
                <w:rFonts w:ascii="仿宋" w:eastAsia="仿宋" w:hAnsi="仿宋"/>
                <w:b/>
                <w:bCs/>
                <w:sz w:val="24"/>
                <w:szCs w:val="24"/>
              </w:rPr>
            </w:pPr>
          </w:p>
        </w:tc>
        <w:tc>
          <w:tcPr>
            <w:tcW w:w="809" w:type="dxa"/>
          </w:tcPr>
          <w:p w14:paraId="275AD98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63577E22"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2E8ECEBF"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379E3A8C"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a</w:t>
            </w:r>
          </w:p>
        </w:tc>
        <w:tc>
          <w:tcPr>
            <w:tcW w:w="809" w:type="dxa"/>
          </w:tcPr>
          <w:p w14:paraId="4C38D970"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3BFA6997"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r>
      <w:tr w:rsidR="001E45BD" w:rsidRPr="008E2D51" w14:paraId="77BD492A" w14:textId="77777777" w:rsidTr="004664CC">
        <w:trPr>
          <w:trHeight w:val="352"/>
          <w:jc w:val="center"/>
        </w:trPr>
        <w:tc>
          <w:tcPr>
            <w:tcW w:w="809" w:type="dxa"/>
          </w:tcPr>
          <w:p w14:paraId="094B2136"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2245C386"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696ABA47"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3E79246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4875C7B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697B00C8"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2ED9E1EF"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r>
      <w:tr w:rsidR="001E45BD" w:rsidRPr="008E2D51" w14:paraId="6B1DCEED" w14:textId="77777777" w:rsidTr="004664CC">
        <w:trPr>
          <w:trHeight w:val="347"/>
          <w:jc w:val="center"/>
        </w:trPr>
        <w:tc>
          <w:tcPr>
            <w:tcW w:w="809" w:type="dxa"/>
          </w:tcPr>
          <w:p w14:paraId="33ACCB11"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06F719EE"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50AA6F4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357B593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w:instrText>
            </w:r>
            <w:r w:rsidRPr="008E2D51">
              <w:rPr>
                <w:rFonts w:ascii="仿宋" w:eastAsia="仿宋" w:hAnsi="仿宋" w:cs="Times New Roman"/>
                <w:b/>
                <w:bCs/>
                <w:sz w:val="24"/>
                <w:szCs w:val="24"/>
              </w:rPr>
              <w:fldChar w:fldCharType="end"/>
            </w:r>
          </w:p>
        </w:tc>
        <w:tc>
          <w:tcPr>
            <w:tcW w:w="809" w:type="dxa"/>
          </w:tcPr>
          <w:p w14:paraId="5819B6AB"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6D81A05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20F17B8F" w14:textId="77777777" w:rsidR="001E45BD" w:rsidRPr="008E2D51" w:rsidRDefault="001E45BD" w:rsidP="004664CC">
            <w:pPr>
              <w:jc w:val="center"/>
              <w:rPr>
                <w:rFonts w:ascii="仿宋" w:eastAsia="仿宋" w:hAnsi="仿宋"/>
                <w:b/>
                <w:bCs/>
                <w:sz w:val="24"/>
                <w:szCs w:val="24"/>
              </w:rPr>
            </w:pPr>
          </w:p>
        </w:tc>
      </w:tr>
      <w:tr w:rsidR="001E45BD" w:rsidRPr="008E2D51" w14:paraId="7A7A7799" w14:textId="77777777" w:rsidTr="004664CC">
        <w:trPr>
          <w:trHeight w:val="352"/>
          <w:jc w:val="center"/>
        </w:trPr>
        <w:tc>
          <w:tcPr>
            <w:tcW w:w="809" w:type="dxa"/>
          </w:tcPr>
          <w:p w14:paraId="719839D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77F065C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5C7DF17D"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66A63308"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1100A5F5" w14:textId="77777777" w:rsidR="001E45BD" w:rsidRPr="008E2D51" w:rsidRDefault="001E45BD" w:rsidP="004664CC">
            <w:pPr>
              <w:jc w:val="center"/>
              <w:rPr>
                <w:rFonts w:ascii="仿宋" w:eastAsia="仿宋" w:hAnsi="仿宋"/>
                <w:b/>
                <w:bCs/>
                <w:sz w:val="24"/>
                <w:szCs w:val="24"/>
              </w:rPr>
            </w:pPr>
          </w:p>
        </w:tc>
        <w:tc>
          <w:tcPr>
            <w:tcW w:w="809" w:type="dxa"/>
          </w:tcPr>
          <w:p w14:paraId="60EB58A1"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3FB4144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r>
      <w:tr w:rsidR="001E45BD" w:rsidRPr="008E2D51" w14:paraId="6793DB5C" w14:textId="77777777" w:rsidTr="004664CC">
        <w:trPr>
          <w:trHeight w:val="347"/>
          <w:jc w:val="center"/>
        </w:trPr>
        <w:tc>
          <w:tcPr>
            <w:tcW w:w="809" w:type="dxa"/>
          </w:tcPr>
          <w:p w14:paraId="474B354C"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t>a</w:t>
            </w:r>
          </w:p>
        </w:tc>
        <w:tc>
          <w:tcPr>
            <w:tcW w:w="809" w:type="dxa"/>
          </w:tcPr>
          <w:p w14:paraId="2B48833F"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17DFCB2D"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7F82352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413E98D3" w14:textId="77777777" w:rsidR="001E45BD" w:rsidRPr="008E2D51" w:rsidRDefault="001E45BD" w:rsidP="004664CC">
            <w:pPr>
              <w:jc w:val="center"/>
              <w:rPr>
                <w:rFonts w:ascii="仿宋" w:eastAsia="仿宋" w:hAnsi="仿宋"/>
                <w:b/>
                <w:bCs/>
                <w:sz w:val="24"/>
                <w:szCs w:val="24"/>
              </w:rPr>
            </w:pPr>
          </w:p>
        </w:tc>
        <w:tc>
          <w:tcPr>
            <w:tcW w:w="809" w:type="dxa"/>
          </w:tcPr>
          <w:p w14:paraId="1979A73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6B10337B"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r>
      <w:tr w:rsidR="001E45BD" w:rsidRPr="008E2D51" w14:paraId="7D14D8AD" w14:textId="77777777" w:rsidTr="004664CC">
        <w:trPr>
          <w:trHeight w:val="352"/>
          <w:jc w:val="center"/>
        </w:trPr>
        <w:tc>
          <w:tcPr>
            <w:tcW w:w="809" w:type="dxa"/>
          </w:tcPr>
          <w:p w14:paraId="2E5344FF"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4B8AA5AE"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2102E326"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06D0E19B"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166B9EA6"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39B207A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cs="Times New Roman"/>
                <w:b/>
                <w:bCs/>
                <w:sz w:val="24"/>
                <w:szCs w:val="24"/>
              </w:rPr>
              <w:fldChar w:fldCharType="begin"/>
            </w:r>
            <w:r w:rsidRPr="008E2D51">
              <w:rPr>
                <w:rFonts w:ascii="仿宋" w:eastAsia="仿宋" w:hAnsi="仿宋" w:cs="Times New Roman"/>
                <w:b/>
                <w:bCs/>
                <w:sz w:val="24"/>
                <w:szCs w:val="24"/>
              </w:rPr>
              <w:instrText xml:space="preserve"> </w:instrText>
            </w:r>
            <w:r w:rsidRPr="008E2D51">
              <w:rPr>
                <w:rFonts w:ascii="仿宋" w:eastAsia="仿宋" w:hAnsi="仿宋" w:cs="Times New Roman" w:hint="eastAsia"/>
                <w:b/>
                <w:bCs/>
                <w:sz w:val="24"/>
                <w:szCs w:val="24"/>
              </w:rPr>
              <w:instrText>eq \o\ac(</w:instrText>
            </w:r>
            <w:r w:rsidRPr="008E2D51">
              <w:rPr>
                <w:rFonts w:ascii="仿宋" w:eastAsia="仿宋" w:hAnsi="仿宋" w:cs="Times New Roman" w:hint="eastAsia"/>
                <w:b/>
                <w:bCs/>
                <w:position w:val="-4"/>
                <w:sz w:val="24"/>
                <w:szCs w:val="24"/>
              </w:rPr>
              <w:instrText>○</w:instrText>
            </w:r>
            <w:r w:rsidRPr="008E2D51">
              <w:rPr>
                <w:rFonts w:ascii="仿宋" w:eastAsia="仿宋" w:hAnsi="仿宋" w:cs="Times New Roman" w:hint="eastAsia"/>
                <w:b/>
                <w:bCs/>
                <w:sz w:val="24"/>
                <w:szCs w:val="24"/>
              </w:rPr>
              <w:instrText>,&gt;)</w:instrText>
            </w:r>
            <w:r w:rsidRPr="008E2D51">
              <w:rPr>
                <w:rFonts w:ascii="仿宋" w:eastAsia="仿宋" w:hAnsi="仿宋" w:cs="Times New Roman"/>
                <w:b/>
                <w:bCs/>
                <w:sz w:val="24"/>
                <w:szCs w:val="24"/>
              </w:rPr>
              <w:fldChar w:fldCharType="end"/>
            </w:r>
          </w:p>
        </w:tc>
        <w:tc>
          <w:tcPr>
            <w:tcW w:w="809" w:type="dxa"/>
          </w:tcPr>
          <w:p w14:paraId="7DDC0766" w14:textId="77777777" w:rsidR="001E45BD" w:rsidRPr="008E2D51" w:rsidRDefault="001E45BD" w:rsidP="004664CC">
            <w:pPr>
              <w:jc w:val="center"/>
              <w:rPr>
                <w:rFonts w:ascii="仿宋" w:eastAsia="仿宋" w:hAnsi="仿宋"/>
                <w:b/>
                <w:bCs/>
                <w:sz w:val="24"/>
                <w:szCs w:val="24"/>
              </w:rPr>
            </w:pPr>
          </w:p>
        </w:tc>
      </w:tr>
      <w:tr w:rsidR="001E45BD" w:rsidRPr="008E2D51" w14:paraId="0C9984AD" w14:textId="77777777" w:rsidTr="004664CC">
        <w:trPr>
          <w:trHeight w:val="347"/>
          <w:jc w:val="center"/>
        </w:trPr>
        <w:tc>
          <w:tcPr>
            <w:tcW w:w="809" w:type="dxa"/>
          </w:tcPr>
          <w:p w14:paraId="23C9522C"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p>
        </w:tc>
        <w:tc>
          <w:tcPr>
            <w:tcW w:w="809" w:type="dxa"/>
          </w:tcPr>
          <w:p w14:paraId="7D62160E"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36F52081"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74ECD3CB" w14:textId="77777777" w:rsidR="001E45BD" w:rsidRPr="008E2D51" w:rsidRDefault="001E45BD" w:rsidP="004664CC">
            <w:pPr>
              <w:jc w:val="center"/>
              <w:rPr>
                <w:rFonts w:ascii="仿宋" w:eastAsia="仿宋" w:hAnsi="仿宋"/>
                <w:b/>
                <w:bCs/>
                <w:sz w:val="24"/>
                <w:szCs w:val="24"/>
              </w:rPr>
            </w:pPr>
          </w:p>
        </w:tc>
        <w:tc>
          <w:tcPr>
            <w:tcW w:w="809" w:type="dxa"/>
          </w:tcPr>
          <w:p w14:paraId="3C86184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b/>
                <w:bCs/>
                <w:sz w:val="24"/>
                <w:szCs w:val="24"/>
              </w:rPr>
              <w:fldChar w:fldCharType="begin"/>
            </w:r>
            <w:r w:rsidRPr="008E2D51">
              <w:rPr>
                <w:rFonts w:ascii="仿宋" w:eastAsia="仿宋" w:hAnsi="仿宋"/>
                <w:b/>
                <w:bCs/>
                <w:sz w:val="24"/>
                <w:szCs w:val="24"/>
              </w:rPr>
              <w:instrText xml:space="preserve"> </w:instrText>
            </w:r>
            <w:r w:rsidRPr="008E2D51">
              <w:rPr>
                <w:rFonts w:ascii="仿宋" w:eastAsia="仿宋" w:hAnsi="仿宋" w:hint="eastAsia"/>
                <w:b/>
                <w:bCs/>
                <w:sz w:val="24"/>
                <w:szCs w:val="24"/>
              </w:rPr>
              <w:instrText>eq \o\ac(</w:instrText>
            </w:r>
            <w:r w:rsidRPr="008E2D51">
              <w:rPr>
                <w:rFonts w:ascii="仿宋" w:eastAsia="仿宋" w:hAnsi="仿宋" w:hint="eastAsia"/>
                <w:b/>
                <w:bCs/>
                <w:position w:val="-4"/>
                <w:sz w:val="24"/>
                <w:szCs w:val="24"/>
              </w:rPr>
              <w:instrText>○</w:instrText>
            </w:r>
            <w:r w:rsidRPr="008E2D51">
              <w:rPr>
                <w:rFonts w:ascii="仿宋" w:eastAsia="仿宋" w:hAnsi="仿宋" w:hint="eastAsia"/>
                <w:b/>
                <w:bCs/>
                <w:sz w:val="24"/>
                <w:szCs w:val="24"/>
              </w:rPr>
              <w:instrText>,&lt;)</w:instrText>
            </w:r>
            <w:r w:rsidRPr="008E2D51">
              <w:rPr>
                <w:rFonts w:ascii="仿宋" w:eastAsia="仿宋" w:hAnsi="仿宋"/>
                <w:b/>
                <w:bCs/>
                <w:sz w:val="24"/>
                <w:szCs w:val="24"/>
              </w:rPr>
              <w:fldChar w:fldCharType="end"/>
            </w:r>
          </w:p>
        </w:tc>
        <w:tc>
          <w:tcPr>
            <w:tcW w:w="809" w:type="dxa"/>
          </w:tcPr>
          <w:p w14:paraId="7F5DDCEA" w14:textId="77777777" w:rsidR="001E45BD" w:rsidRPr="008E2D51" w:rsidRDefault="001E45BD" w:rsidP="004664CC">
            <w:pPr>
              <w:jc w:val="center"/>
              <w:rPr>
                <w:rFonts w:ascii="仿宋" w:eastAsia="仿宋" w:hAnsi="仿宋"/>
                <w:b/>
                <w:bCs/>
                <w:sz w:val="24"/>
                <w:szCs w:val="24"/>
              </w:rPr>
            </w:pPr>
          </w:p>
        </w:tc>
        <w:tc>
          <w:tcPr>
            <w:tcW w:w="809" w:type="dxa"/>
          </w:tcPr>
          <w:p w14:paraId="4EF0F2A5" w14:textId="77777777" w:rsidR="001E45BD" w:rsidRPr="008E2D51" w:rsidRDefault="001E45BD" w:rsidP="004664CC">
            <w:pPr>
              <w:jc w:val="center"/>
              <w:rPr>
                <w:rFonts w:ascii="仿宋" w:eastAsia="仿宋" w:hAnsi="仿宋"/>
                <w:b/>
                <w:bCs/>
                <w:sz w:val="24"/>
                <w:szCs w:val="24"/>
              </w:rPr>
            </w:pPr>
          </w:p>
        </w:tc>
      </w:tr>
    </w:tbl>
    <w:p w14:paraId="7883A76D" w14:textId="77777777" w:rsidR="001E45BD" w:rsidRPr="008E2D51" w:rsidRDefault="001E45BD" w:rsidP="001E45BD">
      <w:pPr>
        <w:rPr>
          <w:rFonts w:ascii="仿宋" w:eastAsia="仿宋" w:hAnsi="仿宋"/>
          <w:b/>
          <w:bCs/>
          <w:sz w:val="24"/>
          <w:szCs w:val="24"/>
        </w:rPr>
      </w:pPr>
      <w:r w:rsidRPr="008E2D51">
        <w:rPr>
          <w:rFonts w:ascii="仿宋" w:eastAsia="仿宋" w:hAnsi="仿宋" w:hint="eastAsia"/>
          <w:b/>
          <w:bCs/>
          <w:sz w:val="24"/>
          <w:szCs w:val="24"/>
        </w:rPr>
        <w:t>（2）给出句型a</w:t>
      </w:r>
      <w:r w:rsidRPr="008E2D51">
        <w:rPr>
          <w:rFonts w:ascii="仿宋" w:eastAsia="仿宋" w:hAnsi="仿宋"/>
          <w:b/>
          <w:bCs/>
          <w:sz w:val="24"/>
          <w:szCs w:val="24"/>
        </w:rPr>
        <w:t>(T+S);H;(S)</w:t>
      </w:r>
      <w:r w:rsidRPr="008E2D51">
        <w:rPr>
          <w:rFonts w:ascii="仿宋" w:eastAsia="仿宋" w:hAnsi="仿宋" w:hint="eastAsia"/>
          <w:b/>
          <w:bCs/>
          <w:sz w:val="24"/>
          <w:szCs w:val="24"/>
        </w:rPr>
        <w:t>的短语、句柄、素短语、</w:t>
      </w:r>
      <w:proofErr w:type="gramStart"/>
      <w:r w:rsidRPr="008E2D51">
        <w:rPr>
          <w:rFonts w:ascii="仿宋" w:eastAsia="仿宋" w:hAnsi="仿宋" w:hint="eastAsia"/>
          <w:b/>
          <w:bCs/>
          <w:sz w:val="24"/>
          <w:szCs w:val="24"/>
        </w:rPr>
        <w:t>最左素短语</w:t>
      </w:r>
      <w:proofErr w:type="gramEnd"/>
    </w:p>
    <w:p w14:paraId="6DBB04D8"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lastRenderedPageBreak/>
        <w:t>短语：a，T</w:t>
      </w:r>
      <w:r w:rsidRPr="008E2D51">
        <w:rPr>
          <w:rFonts w:ascii="仿宋" w:eastAsia="仿宋" w:hAnsi="仿宋"/>
          <w:b/>
          <w:bCs/>
          <w:sz w:val="24"/>
          <w:szCs w:val="24"/>
        </w:rPr>
        <w:t xml:space="preserve">+S,  </w:t>
      </w:r>
      <w:r w:rsidRPr="008E2D51">
        <w:rPr>
          <w:rFonts w:ascii="仿宋" w:eastAsia="仿宋" w:hAnsi="仿宋" w:hint="eastAsia"/>
          <w:b/>
          <w:bCs/>
          <w:sz w:val="24"/>
          <w:szCs w:val="24"/>
        </w:rPr>
        <w:t>a</w:t>
      </w:r>
      <w:r w:rsidRPr="008E2D51">
        <w:rPr>
          <w:rFonts w:ascii="仿宋" w:eastAsia="仿宋" w:hAnsi="仿宋"/>
          <w:b/>
          <w:bCs/>
          <w:sz w:val="24"/>
          <w:szCs w:val="24"/>
        </w:rPr>
        <w:t xml:space="preserve">(T+S),  H,  (S),  </w:t>
      </w:r>
      <w:r w:rsidRPr="008E2D51">
        <w:rPr>
          <w:rFonts w:ascii="仿宋" w:eastAsia="仿宋" w:hAnsi="仿宋" w:hint="eastAsia"/>
          <w:b/>
          <w:bCs/>
          <w:sz w:val="24"/>
          <w:szCs w:val="24"/>
        </w:rPr>
        <w:t>a</w:t>
      </w:r>
      <w:r w:rsidRPr="008E2D51">
        <w:rPr>
          <w:rFonts w:ascii="仿宋" w:eastAsia="仿宋" w:hAnsi="仿宋"/>
          <w:b/>
          <w:bCs/>
          <w:sz w:val="24"/>
          <w:szCs w:val="24"/>
        </w:rPr>
        <w:t xml:space="preserve">(T+S);H,   </w:t>
      </w:r>
      <w:r w:rsidRPr="008E2D51">
        <w:rPr>
          <w:rFonts w:ascii="仿宋" w:eastAsia="仿宋" w:hAnsi="仿宋" w:hint="eastAsia"/>
          <w:b/>
          <w:bCs/>
          <w:sz w:val="24"/>
          <w:szCs w:val="24"/>
        </w:rPr>
        <w:t>a</w:t>
      </w:r>
      <w:r w:rsidRPr="008E2D51">
        <w:rPr>
          <w:rFonts w:ascii="仿宋" w:eastAsia="仿宋" w:hAnsi="仿宋"/>
          <w:b/>
          <w:bCs/>
          <w:sz w:val="24"/>
          <w:szCs w:val="24"/>
        </w:rPr>
        <w:t>(T+S);H;(S)</w:t>
      </w:r>
      <w:r w:rsidRPr="008E2D51">
        <w:rPr>
          <w:rFonts w:ascii="仿宋" w:eastAsia="仿宋" w:hAnsi="仿宋" w:hint="eastAsia"/>
          <w:b/>
          <w:bCs/>
          <w:sz w:val="24"/>
          <w:szCs w:val="24"/>
        </w:rPr>
        <w:t>（7个）</w:t>
      </w:r>
    </w:p>
    <w:p w14:paraId="3AB5C33D"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t>句柄:</w:t>
      </w:r>
      <w:r w:rsidRPr="008E2D51">
        <w:rPr>
          <w:rFonts w:ascii="仿宋" w:eastAsia="仿宋" w:hAnsi="仿宋"/>
          <w:b/>
          <w:bCs/>
          <w:sz w:val="24"/>
          <w:szCs w:val="24"/>
        </w:rPr>
        <w:t xml:space="preserve"> a</w:t>
      </w:r>
    </w:p>
    <w:p w14:paraId="6A0FBCDF"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t>素短语:</w:t>
      </w:r>
      <w:r w:rsidRPr="008E2D51">
        <w:rPr>
          <w:rFonts w:ascii="仿宋" w:eastAsia="仿宋" w:hAnsi="仿宋"/>
          <w:b/>
          <w:bCs/>
          <w:sz w:val="24"/>
          <w:szCs w:val="24"/>
        </w:rPr>
        <w:t xml:space="preserve"> </w:t>
      </w:r>
      <w:r w:rsidRPr="008E2D51">
        <w:rPr>
          <w:rFonts w:ascii="仿宋" w:eastAsia="仿宋" w:hAnsi="仿宋" w:hint="eastAsia"/>
          <w:b/>
          <w:bCs/>
          <w:sz w:val="24"/>
          <w:szCs w:val="24"/>
        </w:rPr>
        <w:t>a，T</w:t>
      </w:r>
      <w:r w:rsidRPr="008E2D51">
        <w:rPr>
          <w:rFonts w:ascii="仿宋" w:eastAsia="仿宋" w:hAnsi="仿宋"/>
          <w:b/>
          <w:bCs/>
          <w:sz w:val="24"/>
          <w:szCs w:val="24"/>
        </w:rPr>
        <w:t xml:space="preserve">+S,  (S)   </w:t>
      </w:r>
      <w:r w:rsidRPr="008E2D51">
        <w:rPr>
          <w:rFonts w:ascii="仿宋" w:eastAsia="仿宋" w:hAnsi="仿宋" w:hint="eastAsia"/>
          <w:b/>
          <w:bCs/>
          <w:sz w:val="24"/>
          <w:szCs w:val="24"/>
        </w:rPr>
        <w:t>（3个）</w:t>
      </w:r>
    </w:p>
    <w:p w14:paraId="78CD9C50" w14:textId="77777777" w:rsidR="001E45BD" w:rsidRPr="008E2D51" w:rsidRDefault="001E45BD" w:rsidP="001E45BD">
      <w:pPr>
        <w:ind w:firstLine="420"/>
        <w:rPr>
          <w:rFonts w:ascii="仿宋" w:eastAsia="仿宋" w:hAnsi="仿宋"/>
          <w:b/>
          <w:bCs/>
          <w:sz w:val="24"/>
          <w:szCs w:val="24"/>
        </w:rPr>
      </w:pPr>
      <w:proofErr w:type="gramStart"/>
      <w:r w:rsidRPr="008E2D51">
        <w:rPr>
          <w:rFonts w:ascii="仿宋" w:eastAsia="仿宋" w:hAnsi="仿宋" w:hint="eastAsia"/>
          <w:b/>
          <w:bCs/>
          <w:sz w:val="24"/>
          <w:szCs w:val="24"/>
        </w:rPr>
        <w:t>最左素短语</w:t>
      </w:r>
      <w:proofErr w:type="gramEnd"/>
      <w:r w:rsidRPr="008E2D51">
        <w:rPr>
          <w:rFonts w:ascii="仿宋" w:eastAsia="仿宋" w:hAnsi="仿宋" w:hint="eastAsia"/>
          <w:b/>
          <w:bCs/>
          <w:sz w:val="24"/>
          <w:szCs w:val="24"/>
        </w:rPr>
        <w:t>:</w:t>
      </w:r>
      <w:r w:rsidRPr="008E2D51">
        <w:rPr>
          <w:rFonts w:ascii="仿宋" w:eastAsia="仿宋" w:hAnsi="仿宋"/>
          <w:b/>
          <w:bCs/>
          <w:sz w:val="24"/>
          <w:szCs w:val="24"/>
        </w:rPr>
        <w:t xml:space="preserve"> </w:t>
      </w:r>
      <w:r w:rsidRPr="008E2D51">
        <w:rPr>
          <w:rFonts w:ascii="仿宋" w:eastAsia="仿宋" w:hAnsi="仿宋" w:hint="eastAsia"/>
          <w:b/>
          <w:bCs/>
          <w:sz w:val="24"/>
          <w:szCs w:val="24"/>
        </w:rPr>
        <w:t>a</w:t>
      </w:r>
    </w:p>
    <w:p w14:paraId="02F29916" w14:textId="77777777" w:rsidR="001E45BD" w:rsidRPr="008E2D51" w:rsidRDefault="001E45BD" w:rsidP="001E45BD">
      <w:pPr>
        <w:ind w:firstLine="420"/>
        <w:rPr>
          <w:rFonts w:ascii="仿宋" w:eastAsia="仿宋" w:hAnsi="仿宋"/>
          <w:b/>
          <w:bCs/>
          <w:sz w:val="24"/>
          <w:szCs w:val="24"/>
        </w:rPr>
      </w:pPr>
    </w:p>
    <w:p w14:paraId="2FE78363"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t>语法树如下：</w:t>
      </w:r>
    </w:p>
    <w:p w14:paraId="5FA82EC1" w14:textId="77777777" w:rsidR="001E45BD" w:rsidRPr="008E2D51" w:rsidRDefault="001E45BD" w:rsidP="001E45BD">
      <w:pPr>
        <w:ind w:firstLine="420"/>
        <w:rPr>
          <w:rFonts w:ascii="仿宋" w:eastAsia="仿宋" w:hAnsi="仿宋"/>
          <w:b/>
          <w:bCs/>
          <w:sz w:val="24"/>
          <w:szCs w:val="24"/>
        </w:rPr>
      </w:pPr>
    </w:p>
    <w:p w14:paraId="52167F06" w14:textId="77777777" w:rsidR="001E45BD" w:rsidRPr="008E2D51" w:rsidRDefault="001E45BD" w:rsidP="001E45BD">
      <w:pPr>
        <w:ind w:firstLine="420"/>
        <w:rPr>
          <w:rFonts w:ascii="仿宋" w:eastAsia="仿宋" w:hAnsi="仿宋"/>
          <w:b/>
          <w:bCs/>
          <w:sz w:val="24"/>
          <w:szCs w:val="24"/>
        </w:rPr>
      </w:pPr>
    </w:p>
    <w:p w14:paraId="4413EC03" w14:textId="77777777" w:rsidR="001E45BD" w:rsidRPr="008E2D51" w:rsidRDefault="00000000" w:rsidP="001E45BD">
      <w:pPr>
        <w:ind w:firstLine="420"/>
        <w:rPr>
          <w:rFonts w:ascii="仿宋" w:eastAsia="仿宋" w:hAnsi="仿宋"/>
          <w:b/>
          <w:bCs/>
          <w:sz w:val="24"/>
          <w:szCs w:val="24"/>
        </w:rPr>
      </w:pPr>
      <w:r>
        <w:rPr>
          <w:rFonts w:ascii="仿宋" w:eastAsia="仿宋" w:hAnsi="仿宋"/>
          <w:b/>
          <w:bCs/>
          <w:noProof/>
          <w:sz w:val="24"/>
          <w:szCs w:val="24"/>
        </w:rPr>
        <w:object w:dxaOrig="1440" w:dyaOrig="1440" w14:anchorId="75FE128D">
          <v:shape id="_x0000_s1035" type="#_x0000_t75" style="position:absolute;left:0;text-align:left;margin-left:97pt;margin-top:.1pt;width:181.35pt;height:180pt;z-index:251658240;mso-position-horizontal-relative:text;mso-position-vertical-relative:text">
            <v:imagedata r:id="rId59" o:title=""/>
            <w10:wrap type="square"/>
          </v:shape>
          <o:OLEObject Type="Embed" ProgID="Visio.Drawing.15" ShapeID="_x0000_s1035" DrawAspect="Content" ObjectID="_1745303154" r:id="rId60"/>
        </w:object>
      </w:r>
    </w:p>
    <w:p w14:paraId="4B51F8F8" w14:textId="77777777" w:rsidR="001E45BD" w:rsidRPr="008E2D51" w:rsidRDefault="001E45BD" w:rsidP="001E45BD">
      <w:pPr>
        <w:ind w:firstLine="420"/>
        <w:rPr>
          <w:rFonts w:ascii="仿宋" w:eastAsia="仿宋" w:hAnsi="仿宋"/>
          <w:b/>
          <w:bCs/>
          <w:sz w:val="24"/>
          <w:szCs w:val="24"/>
        </w:rPr>
      </w:pPr>
    </w:p>
    <w:p w14:paraId="22C91FAE" w14:textId="77777777" w:rsidR="001E45BD" w:rsidRPr="008E2D51" w:rsidRDefault="001E45BD" w:rsidP="001E45BD">
      <w:pPr>
        <w:ind w:firstLine="420"/>
        <w:rPr>
          <w:rFonts w:ascii="仿宋" w:eastAsia="仿宋" w:hAnsi="仿宋"/>
          <w:b/>
          <w:bCs/>
          <w:sz w:val="24"/>
          <w:szCs w:val="24"/>
        </w:rPr>
      </w:pPr>
    </w:p>
    <w:p w14:paraId="18D12B08" w14:textId="77777777" w:rsidR="001E45BD" w:rsidRPr="008E2D51" w:rsidRDefault="001E45BD" w:rsidP="001E45BD">
      <w:pPr>
        <w:ind w:firstLine="420"/>
        <w:rPr>
          <w:rFonts w:ascii="仿宋" w:eastAsia="仿宋" w:hAnsi="仿宋"/>
          <w:b/>
          <w:bCs/>
          <w:sz w:val="24"/>
          <w:szCs w:val="24"/>
        </w:rPr>
      </w:pPr>
    </w:p>
    <w:p w14:paraId="2B6C9D10" w14:textId="77777777" w:rsidR="001E45BD" w:rsidRPr="008E2D51" w:rsidRDefault="001E45BD" w:rsidP="001E45BD">
      <w:pPr>
        <w:ind w:firstLine="420"/>
        <w:rPr>
          <w:rFonts w:ascii="仿宋" w:eastAsia="仿宋" w:hAnsi="仿宋"/>
          <w:b/>
          <w:bCs/>
          <w:sz w:val="24"/>
          <w:szCs w:val="24"/>
        </w:rPr>
      </w:pPr>
    </w:p>
    <w:p w14:paraId="00D22969" w14:textId="77777777" w:rsidR="001E45BD" w:rsidRPr="008E2D51" w:rsidRDefault="001E45BD" w:rsidP="001E45BD">
      <w:pPr>
        <w:ind w:firstLine="420"/>
        <w:rPr>
          <w:rFonts w:ascii="仿宋" w:eastAsia="仿宋" w:hAnsi="仿宋"/>
          <w:b/>
          <w:bCs/>
          <w:sz w:val="24"/>
          <w:szCs w:val="24"/>
        </w:rPr>
      </w:pPr>
    </w:p>
    <w:p w14:paraId="198B5645" w14:textId="77777777" w:rsidR="001E45BD" w:rsidRPr="008E2D51" w:rsidRDefault="001E45BD" w:rsidP="001E45BD">
      <w:pPr>
        <w:ind w:firstLine="420"/>
        <w:rPr>
          <w:rFonts w:ascii="仿宋" w:eastAsia="仿宋" w:hAnsi="仿宋"/>
          <w:b/>
          <w:bCs/>
          <w:sz w:val="24"/>
          <w:szCs w:val="24"/>
        </w:rPr>
      </w:pPr>
    </w:p>
    <w:p w14:paraId="11796698" w14:textId="77777777" w:rsidR="001E45BD" w:rsidRPr="008E2D51" w:rsidRDefault="001E45BD" w:rsidP="001E45BD">
      <w:pPr>
        <w:ind w:firstLine="420"/>
        <w:rPr>
          <w:rFonts w:ascii="仿宋" w:eastAsia="仿宋" w:hAnsi="仿宋"/>
          <w:b/>
          <w:bCs/>
          <w:sz w:val="24"/>
          <w:szCs w:val="24"/>
        </w:rPr>
      </w:pPr>
    </w:p>
    <w:p w14:paraId="796185CE" w14:textId="77777777" w:rsidR="001E45BD" w:rsidRPr="008E2D51" w:rsidRDefault="001E45BD" w:rsidP="001E45BD">
      <w:pPr>
        <w:ind w:firstLine="420"/>
        <w:rPr>
          <w:rFonts w:ascii="仿宋" w:eastAsia="仿宋" w:hAnsi="仿宋"/>
          <w:b/>
          <w:bCs/>
          <w:sz w:val="24"/>
          <w:szCs w:val="24"/>
        </w:rPr>
      </w:pPr>
    </w:p>
    <w:p w14:paraId="2D573B51" w14:textId="77777777" w:rsidR="001E45BD" w:rsidRPr="008E2D51" w:rsidRDefault="001E45BD" w:rsidP="001E45BD">
      <w:pPr>
        <w:ind w:firstLine="420"/>
        <w:rPr>
          <w:rFonts w:ascii="仿宋" w:eastAsia="仿宋" w:hAnsi="仿宋"/>
          <w:b/>
          <w:bCs/>
          <w:sz w:val="24"/>
          <w:szCs w:val="24"/>
        </w:rPr>
      </w:pPr>
    </w:p>
    <w:p w14:paraId="068B5DE2" w14:textId="77777777" w:rsidR="001E45BD" w:rsidRPr="008E2D51" w:rsidRDefault="001E45BD" w:rsidP="001E45BD">
      <w:pPr>
        <w:ind w:firstLine="420"/>
        <w:rPr>
          <w:rFonts w:ascii="仿宋" w:eastAsia="仿宋" w:hAnsi="仿宋"/>
          <w:b/>
          <w:bCs/>
          <w:sz w:val="24"/>
          <w:szCs w:val="24"/>
        </w:rPr>
      </w:pPr>
    </w:p>
    <w:p w14:paraId="2B9D5735" w14:textId="77777777" w:rsidR="001E45BD" w:rsidRPr="008E2D51" w:rsidRDefault="001E45BD" w:rsidP="001E45BD">
      <w:pPr>
        <w:ind w:firstLine="420"/>
        <w:rPr>
          <w:rFonts w:ascii="仿宋" w:eastAsia="仿宋" w:hAnsi="仿宋"/>
          <w:b/>
          <w:bCs/>
          <w:sz w:val="24"/>
          <w:szCs w:val="24"/>
        </w:rPr>
      </w:pPr>
    </w:p>
    <w:p w14:paraId="4E275742" w14:textId="77777777" w:rsidR="001E45BD" w:rsidRPr="008E2D51" w:rsidRDefault="001E45BD" w:rsidP="001E45BD">
      <w:pPr>
        <w:ind w:firstLine="420"/>
        <w:rPr>
          <w:rFonts w:ascii="仿宋" w:eastAsia="仿宋" w:hAnsi="仿宋"/>
          <w:b/>
          <w:bCs/>
          <w:sz w:val="24"/>
          <w:szCs w:val="24"/>
        </w:rPr>
      </w:pPr>
    </w:p>
    <w:p w14:paraId="564B51FF"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t>（3）分析a</w:t>
      </w:r>
      <w:r w:rsidRPr="008E2D51">
        <w:rPr>
          <w:rFonts w:ascii="仿宋" w:eastAsia="仿宋" w:hAnsi="仿宋"/>
          <w:b/>
          <w:bCs/>
          <w:sz w:val="24"/>
          <w:szCs w:val="24"/>
        </w:rPr>
        <w:t>;(</w:t>
      </w:r>
      <w:proofErr w:type="spellStart"/>
      <w:r w:rsidRPr="008E2D51">
        <w:rPr>
          <w:rFonts w:ascii="仿宋" w:eastAsia="仿宋" w:hAnsi="仿宋"/>
          <w:b/>
          <w:bCs/>
          <w:sz w:val="24"/>
          <w:szCs w:val="24"/>
        </w:rPr>
        <w:t>a+a</w:t>
      </w:r>
      <w:proofErr w:type="spellEnd"/>
      <w:r w:rsidRPr="008E2D51">
        <w:rPr>
          <w:rFonts w:ascii="仿宋" w:eastAsia="仿宋" w:hAnsi="仿宋"/>
          <w:b/>
          <w:bCs/>
          <w:sz w:val="24"/>
          <w:szCs w:val="24"/>
        </w:rPr>
        <w:t>)</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382"/>
        <w:gridCol w:w="1064"/>
        <w:gridCol w:w="1383"/>
        <w:gridCol w:w="1383"/>
        <w:gridCol w:w="1383"/>
      </w:tblGrid>
      <w:tr w:rsidR="001E45BD" w:rsidRPr="008E2D51" w14:paraId="61747D8C" w14:textId="77777777" w:rsidTr="00DD48D5">
        <w:tc>
          <w:tcPr>
            <w:tcW w:w="1382" w:type="dxa"/>
          </w:tcPr>
          <w:p w14:paraId="2295875E"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步骤</w:t>
            </w:r>
          </w:p>
        </w:tc>
        <w:tc>
          <w:tcPr>
            <w:tcW w:w="1382" w:type="dxa"/>
          </w:tcPr>
          <w:p w14:paraId="5D76F1EB"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分析</w:t>
            </w:r>
            <w:proofErr w:type="gramStart"/>
            <w:r w:rsidRPr="008E2D51">
              <w:rPr>
                <w:rFonts w:ascii="仿宋" w:eastAsia="仿宋" w:hAnsi="仿宋" w:hint="eastAsia"/>
                <w:b/>
                <w:bCs/>
                <w:sz w:val="24"/>
                <w:szCs w:val="24"/>
              </w:rPr>
              <w:t>栈</w:t>
            </w:r>
            <w:proofErr w:type="gramEnd"/>
          </w:p>
        </w:tc>
        <w:tc>
          <w:tcPr>
            <w:tcW w:w="1064" w:type="dxa"/>
          </w:tcPr>
          <w:p w14:paraId="372BBD3B"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优先关系</w:t>
            </w:r>
          </w:p>
        </w:tc>
        <w:tc>
          <w:tcPr>
            <w:tcW w:w="1383" w:type="dxa"/>
          </w:tcPr>
          <w:p w14:paraId="240759C0"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余留输入串</w:t>
            </w:r>
          </w:p>
        </w:tc>
        <w:tc>
          <w:tcPr>
            <w:tcW w:w="1383" w:type="dxa"/>
          </w:tcPr>
          <w:p w14:paraId="490AE202" w14:textId="77777777" w:rsidR="001E45BD" w:rsidRPr="008E2D51" w:rsidRDefault="001E45BD" w:rsidP="004664CC">
            <w:pPr>
              <w:jc w:val="center"/>
              <w:rPr>
                <w:rFonts w:ascii="仿宋" w:eastAsia="仿宋" w:hAnsi="仿宋"/>
                <w:b/>
                <w:bCs/>
                <w:sz w:val="24"/>
                <w:szCs w:val="24"/>
              </w:rPr>
            </w:pPr>
            <w:proofErr w:type="gramStart"/>
            <w:r w:rsidRPr="008E2D51">
              <w:rPr>
                <w:rFonts w:ascii="仿宋" w:eastAsia="仿宋" w:hAnsi="仿宋" w:hint="eastAsia"/>
                <w:b/>
                <w:bCs/>
                <w:sz w:val="24"/>
                <w:szCs w:val="24"/>
              </w:rPr>
              <w:t>最左素短语</w:t>
            </w:r>
            <w:proofErr w:type="gramEnd"/>
          </w:p>
        </w:tc>
        <w:tc>
          <w:tcPr>
            <w:tcW w:w="1383" w:type="dxa"/>
          </w:tcPr>
          <w:p w14:paraId="418D369A"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产生式</w:t>
            </w:r>
          </w:p>
        </w:tc>
      </w:tr>
      <w:tr w:rsidR="001E45BD" w:rsidRPr="008E2D51" w14:paraId="1DC6BE66" w14:textId="77777777" w:rsidTr="00DD48D5">
        <w:tc>
          <w:tcPr>
            <w:tcW w:w="1382" w:type="dxa"/>
          </w:tcPr>
          <w:p w14:paraId="4D01484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p>
        </w:tc>
        <w:tc>
          <w:tcPr>
            <w:tcW w:w="1382" w:type="dxa"/>
          </w:tcPr>
          <w:p w14:paraId="453E1B77"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p>
        </w:tc>
        <w:tc>
          <w:tcPr>
            <w:tcW w:w="1064" w:type="dxa"/>
          </w:tcPr>
          <w:p w14:paraId="7AB077FF"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5EF874AF"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hint="eastAsia"/>
                <w:b/>
                <w:bCs/>
                <w:sz w:val="24"/>
                <w:szCs w:val="24"/>
              </w:rPr>
              <w:t>a</w:t>
            </w:r>
            <w:r w:rsidRPr="008E2D51">
              <w:rPr>
                <w:rFonts w:ascii="仿宋" w:eastAsia="仿宋" w:hAnsi="仿宋"/>
                <w:b/>
                <w:bCs/>
                <w:sz w:val="24"/>
                <w:szCs w:val="24"/>
              </w:rPr>
              <w:t>;(</w:t>
            </w: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7CA151EF" w14:textId="77777777" w:rsidR="001E45BD" w:rsidRPr="008E2D51" w:rsidRDefault="001E45BD" w:rsidP="004664CC">
            <w:pPr>
              <w:jc w:val="center"/>
              <w:rPr>
                <w:rFonts w:ascii="仿宋" w:eastAsia="仿宋" w:hAnsi="仿宋"/>
                <w:b/>
                <w:bCs/>
                <w:sz w:val="24"/>
                <w:szCs w:val="24"/>
              </w:rPr>
            </w:pPr>
          </w:p>
        </w:tc>
        <w:tc>
          <w:tcPr>
            <w:tcW w:w="1383" w:type="dxa"/>
          </w:tcPr>
          <w:p w14:paraId="53D14166" w14:textId="77777777" w:rsidR="001E45BD" w:rsidRPr="008E2D51" w:rsidRDefault="001E45BD" w:rsidP="004664CC">
            <w:pPr>
              <w:rPr>
                <w:rFonts w:ascii="仿宋" w:eastAsia="仿宋" w:hAnsi="仿宋"/>
                <w:b/>
                <w:bCs/>
                <w:sz w:val="24"/>
                <w:szCs w:val="24"/>
              </w:rPr>
            </w:pPr>
          </w:p>
        </w:tc>
      </w:tr>
      <w:tr w:rsidR="001E45BD" w:rsidRPr="008E2D51" w14:paraId="6CA93B4C" w14:textId="77777777" w:rsidTr="00DD48D5">
        <w:tc>
          <w:tcPr>
            <w:tcW w:w="1382" w:type="dxa"/>
          </w:tcPr>
          <w:p w14:paraId="6C83087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2</w:t>
            </w:r>
          </w:p>
        </w:tc>
        <w:tc>
          <w:tcPr>
            <w:tcW w:w="1382" w:type="dxa"/>
          </w:tcPr>
          <w:p w14:paraId="79E802DC"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#a</w:t>
            </w:r>
          </w:p>
        </w:tc>
        <w:tc>
          <w:tcPr>
            <w:tcW w:w="1064" w:type="dxa"/>
          </w:tcPr>
          <w:p w14:paraId="54C29F17"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495E2838"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3C39D7A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a</w:t>
            </w:r>
          </w:p>
        </w:tc>
        <w:tc>
          <w:tcPr>
            <w:tcW w:w="1383" w:type="dxa"/>
          </w:tcPr>
          <w:p w14:paraId="12128C9E"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H</w:t>
            </w:r>
            <w:r w:rsidRPr="008E2D51">
              <w:rPr>
                <w:rFonts w:ascii="仿宋" w:eastAsia="仿宋" w:hAnsi="仿宋"/>
                <w:b/>
                <w:bCs/>
                <w:sz w:val="24"/>
                <w:szCs w:val="24"/>
              </w:rPr>
              <w:t>→a</w:t>
            </w:r>
            <w:proofErr w:type="spellEnd"/>
          </w:p>
        </w:tc>
      </w:tr>
      <w:tr w:rsidR="001E45BD" w:rsidRPr="008E2D51" w14:paraId="6DB85F4D" w14:textId="77777777" w:rsidTr="00DD48D5">
        <w:tc>
          <w:tcPr>
            <w:tcW w:w="1382" w:type="dxa"/>
          </w:tcPr>
          <w:p w14:paraId="3354D1C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3</w:t>
            </w:r>
          </w:p>
        </w:tc>
        <w:tc>
          <w:tcPr>
            <w:tcW w:w="1382" w:type="dxa"/>
          </w:tcPr>
          <w:p w14:paraId="5800091E"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H</w:t>
            </w:r>
          </w:p>
        </w:tc>
        <w:tc>
          <w:tcPr>
            <w:tcW w:w="1064" w:type="dxa"/>
          </w:tcPr>
          <w:p w14:paraId="146AB797"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5D11E0B7"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11E6A38D" w14:textId="77777777" w:rsidR="001E45BD" w:rsidRPr="008E2D51" w:rsidRDefault="001E45BD" w:rsidP="004664CC">
            <w:pPr>
              <w:jc w:val="center"/>
              <w:rPr>
                <w:rFonts w:ascii="仿宋" w:eastAsia="仿宋" w:hAnsi="仿宋"/>
                <w:b/>
                <w:bCs/>
                <w:sz w:val="24"/>
                <w:szCs w:val="24"/>
              </w:rPr>
            </w:pPr>
          </w:p>
        </w:tc>
        <w:tc>
          <w:tcPr>
            <w:tcW w:w="1383" w:type="dxa"/>
          </w:tcPr>
          <w:p w14:paraId="581D0E3F" w14:textId="77777777" w:rsidR="001E45BD" w:rsidRPr="008E2D51" w:rsidRDefault="001E45BD" w:rsidP="004664CC">
            <w:pPr>
              <w:rPr>
                <w:rFonts w:ascii="仿宋" w:eastAsia="仿宋" w:hAnsi="仿宋"/>
                <w:b/>
                <w:bCs/>
                <w:sz w:val="24"/>
                <w:szCs w:val="24"/>
              </w:rPr>
            </w:pPr>
          </w:p>
        </w:tc>
      </w:tr>
      <w:tr w:rsidR="001E45BD" w:rsidRPr="008E2D51" w14:paraId="1D25F01C" w14:textId="77777777" w:rsidTr="00DD48D5">
        <w:tc>
          <w:tcPr>
            <w:tcW w:w="1382" w:type="dxa"/>
          </w:tcPr>
          <w:p w14:paraId="552CF3B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4</w:t>
            </w:r>
          </w:p>
        </w:tc>
        <w:tc>
          <w:tcPr>
            <w:tcW w:w="1382" w:type="dxa"/>
          </w:tcPr>
          <w:p w14:paraId="388DF511"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H;</w:t>
            </w:r>
          </w:p>
        </w:tc>
        <w:tc>
          <w:tcPr>
            <w:tcW w:w="1064" w:type="dxa"/>
          </w:tcPr>
          <w:p w14:paraId="38FF5B40"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375C8A6E"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7437722D" w14:textId="77777777" w:rsidR="001E45BD" w:rsidRPr="008E2D51" w:rsidRDefault="001E45BD" w:rsidP="004664CC">
            <w:pPr>
              <w:jc w:val="center"/>
              <w:rPr>
                <w:rFonts w:ascii="仿宋" w:eastAsia="仿宋" w:hAnsi="仿宋"/>
                <w:b/>
                <w:bCs/>
                <w:sz w:val="24"/>
                <w:szCs w:val="24"/>
              </w:rPr>
            </w:pPr>
          </w:p>
        </w:tc>
        <w:tc>
          <w:tcPr>
            <w:tcW w:w="1383" w:type="dxa"/>
          </w:tcPr>
          <w:p w14:paraId="0E242ED9" w14:textId="77777777" w:rsidR="001E45BD" w:rsidRPr="008E2D51" w:rsidRDefault="001E45BD" w:rsidP="004664CC">
            <w:pPr>
              <w:rPr>
                <w:rFonts w:ascii="仿宋" w:eastAsia="仿宋" w:hAnsi="仿宋"/>
                <w:b/>
                <w:bCs/>
                <w:sz w:val="24"/>
                <w:szCs w:val="24"/>
              </w:rPr>
            </w:pPr>
          </w:p>
        </w:tc>
      </w:tr>
      <w:tr w:rsidR="001E45BD" w:rsidRPr="008E2D51" w14:paraId="38D5BAEF" w14:textId="77777777" w:rsidTr="00DD48D5">
        <w:tc>
          <w:tcPr>
            <w:tcW w:w="1382" w:type="dxa"/>
          </w:tcPr>
          <w:p w14:paraId="53791B4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5</w:t>
            </w:r>
          </w:p>
        </w:tc>
        <w:tc>
          <w:tcPr>
            <w:tcW w:w="1382" w:type="dxa"/>
          </w:tcPr>
          <w:p w14:paraId="6817E946"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H;(</w:t>
            </w:r>
          </w:p>
        </w:tc>
        <w:tc>
          <w:tcPr>
            <w:tcW w:w="1064" w:type="dxa"/>
          </w:tcPr>
          <w:p w14:paraId="785D200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27A1D70D" w14:textId="77777777" w:rsidR="001E45BD" w:rsidRPr="008E2D51" w:rsidRDefault="001E45BD" w:rsidP="004664CC">
            <w:pPr>
              <w:jc w:val="right"/>
              <w:rPr>
                <w:rFonts w:ascii="仿宋" w:eastAsia="仿宋" w:hAnsi="仿宋"/>
                <w:b/>
                <w:bCs/>
                <w:sz w:val="24"/>
                <w:szCs w:val="24"/>
              </w:rPr>
            </w:pP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06C3DDFA" w14:textId="77777777" w:rsidR="001E45BD" w:rsidRPr="008E2D51" w:rsidRDefault="001E45BD" w:rsidP="004664CC">
            <w:pPr>
              <w:jc w:val="center"/>
              <w:rPr>
                <w:rFonts w:ascii="仿宋" w:eastAsia="仿宋" w:hAnsi="仿宋"/>
                <w:b/>
                <w:bCs/>
                <w:sz w:val="24"/>
                <w:szCs w:val="24"/>
              </w:rPr>
            </w:pPr>
          </w:p>
        </w:tc>
        <w:tc>
          <w:tcPr>
            <w:tcW w:w="1383" w:type="dxa"/>
          </w:tcPr>
          <w:p w14:paraId="2327618A" w14:textId="77777777" w:rsidR="001E45BD" w:rsidRPr="008E2D51" w:rsidRDefault="001E45BD" w:rsidP="004664CC">
            <w:pPr>
              <w:rPr>
                <w:rFonts w:ascii="仿宋" w:eastAsia="仿宋" w:hAnsi="仿宋"/>
                <w:b/>
                <w:bCs/>
                <w:sz w:val="24"/>
                <w:szCs w:val="24"/>
              </w:rPr>
            </w:pPr>
          </w:p>
        </w:tc>
      </w:tr>
      <w:tr w:rsidR="001E45BD" w:rsidRPr="008E2D51" w14:paraId="152E8082" w14:textId="77777777" w:rsidTr="00DD48D5">
        <w:tc>
          <w:tcPr>
            <w:tcW w:w="1382" w:type="dxa"/>
          </w:tcPr>
          <w:p w14:paraId="7A71277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6</w:t>
            </w:r>
          </w:p>
        </w:tc>
        <w:tc>
          <w:tcPr>
            <w:tcW w:w="1382" w:type="dxa"/>
          </w:tcPr>
          <w:p w14:paraId="62039C07"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H;(a</w:t>
            </w:r>
          </w:p>
        </w:tc>
        <w:tc>
          <w:tcPr>
            <w:tcW w:w="1064" w:type="dxa"/>
          </w:tcPr>
          <w:p w14:paraId="3F85A15E"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048C716A"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gramStart"/>
            <w:r w:rsidRPr="008E2D51">
              <w:rPr>
                <w:rFonts w:ascii="仿宋" w:eastAsia="仿宋" w:hAnsi="仿宋"/>
                <w:b/>
                <w:bCs/>
                <w:sz w:val="24"/>
                <w:szCs w:val="24"/>
              </w:rPr>
              <w:t>a)</w:t>
            </w:r>
            <w:r w:rsidRPr="008E2D51">
              <w:rPr>
                <w:rFonts w:ascii="仿宋" w:eastAsia="仿宋" w:hAnsi="仿宋" w:hint="eastAsia"/>
                <w:b/>
                <w:bCs/>
                <w:sz w:val="24"/>
                <w:szCs w:val="24"/>
              </w:rPr>
              <w:t>#</w:t>
            </w:r>
            <w:proofErr w:type="gramEnd"/>
          </w:p>
        </w:tc>
        <w:tc>
          <w:tcPr>
            <w:tcW w:w="1383" w:type="dxa"/>
          </w:tcPr>
          <w:p w14:paraId="1AE78FF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a</w:t>
            </w:r>
          </w:p>
        </w:tc>
        <w:tc>
          <w:tcPr>
            <w:tcW w:w="1383" w:type="dxa"/>
          </w:tcPr>
          <w:p w14:paraId="408A5011"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H</w:t>
            </w:r>
            <w:r w:rsidRPr="008E2D51">
              <w:rPr>
                <w:rFonts w:ascii="仿宋" w:eastAsia="仿宋" w:hAnsi="仿宋"/>
                <w:b/>
                <w:bCs/>
                <w:sz w:val="24"/>
                <w:szCs w:val="24"/>
              </w:rPr>
              <w:t>→a</w:t>
            </w:r>
            <w:proofErr w:type="spellEnd"/>
          </w:p>
        </w:tc>
      </w:tr>
      <w:tr w:rsidR="001E45BD" w:rsidRPr="008E2D51" w14:paraId="1FBDA8F9" w14:textId="77777777" w:rsidTr="00DD48D5">
        <w:tc>
          <w:tcPr>
            <w:tcW w:w="1382" w:type="dxa"/>
          </w:tcPr>
          <w:p w14:paraId="3404B70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7</w:t>
            </w:r>
          </w:p>
        </w:tc>
        <w:tc>
          <w:tcPr>
            <w:tcW w:w="1382" w:type="dxa"/>
          </w:tcPr>
          <w:p w14:paraId="33EE12B5"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H;(H</w:t>
            </w:r>
          </w:p>
        </w:tc>
        <w:tc>
          <w:tcPr>
            <w:tcW w:w="1064" w:type="dxa"/>
          </w:tcPr>
          <w:p w14:paraId="4F508611"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5F340B9F"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gramStart"/>
            <w:r w:rsidRPr="008E2D51">
              <w:rPr>
                <w:rFonts w:ascii="仿宋" w:eastAsia="仿宋" w:hAnsi="仿宋"/>
                <w:b/>
                <w:bCs/>
                <w:sz w:val="24"/>
                <w:szCs w:val="24"/>
              </w:rPr>
              <w:t>a)</w:t>
            </w:r>
            <w:r w:rsidRPr="008E2D51">
              <w:rPr>
                <w:rFonts w:ascii="仿宋" w:eastAsia="仿宋" w:hAnsi="仿宋" w:hint="eastAsia"/>
                <w:b/>
                <w:bCs/>
                <w:sz w:val="24"/>
                <w:szCs w:val="24"/>
              </w:rPr>
              <w:t>#</w:t>
            </w:r>
            <w:proofErr w:type="gramEnd"/>
          </w:p>
        </w:tc>
        <w:tc>
          <w:tcPr>
            <w:tcW w:w="1383" w:type="dxa"/>
          </w:tcPr>
          <w:p w14:paraId="6AAEBD9B" w14:textId="77777777" w:rsidR="001E45BD" w:rsidRPr="008E2D51" w:rsidRDefault="001E45BD" w:rsidP="004664CC">
            <w:pPr>
              <w:jc w:val="center"/>
              <w:rPr>
                <w:rFonts w:ascii="仿宋" w:eastAsia="仿宋" w:hAnsi="仿宋"/>
                <w:b/>
                <w:bCs/>
                <w:sz w:val="24"/>
                <w:szCs w:val="24"/>
              </w:rPr>
            </w:pPr>
          </w:p>
        </w:tc>
        <w:tc>
          <w:tcPr>
            <w:tcW w:w="1383" w:type="dxa"/>
          </w:tcPr>
          <w:p w14:paraId="4CACE442" w14:textId="77777777" w:rsidR="001E45BD" w:rsidRPr="008E2D51" w:rsidRDefault="001E45BD" w:rsidP="004664CC">
            <w:pPr>
              <w:rPr>
                <w:rFonts w:ascii="仿宋" w:eastAsia="仿宋" w:hAnsi="仿宋"/>
                <w:b/>
                <w:bCs/>
                <w:sz w:val="24"/>
                <w:szCs w:val="24"/>
              </w:rPr>
            </w:pPr>
          </w:p>
        </w:tc>
      </w:tr>
      <w:tr w:rsidR="001E45BD" w:rsidRPr="008E2D51" w14:paraId="6FE85BC9" w14:textId="77777777" w:rsidTr="00DD48D5">
        <w:tc>
          <w:tcPr>
            <w:tcW w:w="1382" w:type="dxa"/>
          </w:tcPr>
          <w:p w14:paraId="4A0808A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8</w:t>
            </w:r>
          </w:p>
        </w:tc>
        <w:tc>
          <w:tcPr>
            <w:tcW w:w="1382" w:type="dxa"/>
          </w:tcPr>
          <w:p w14:paraId="31402730"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H;(H+</w:t>
            </w:r>
          </w:p>
        </w:tc>
        <w:tc>
          <w:tcPr>
            <w:tcW w:w="1064" w:type="dxa"/>
          </w:tcPr>
          <w:p w14:paraId="052C2B57"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0A87665A" w14:textId="77777777" w:rsidR="001E45BD" w:rsidRPr="008E2D51" w:rsidRDefault="001E45BD" w:rsidP="004664CC">
            <w:pPr>
              <w:jc w:val="right"/>
              <w:rPr>
                <w:rFonts w:ascii="仿宋" w:eastAsia="仿宋" w:hAnsi="仿宋"/>
                <w:b/>
                <w:bCs/>
                <w:sz w:val="24"/>
                <w:szCs w:val="24"/>
              </w:rPr>
            </w:pPr>
            <w:proofErr w:type="gramStart"/>
            <w:r w:rsidRPr="008E2D51">
              <w:rPr>
                <w:rFonts w:ascii="仿宋" w:eastAsia="仿宋" w:hAnsi="仿宋"/>
                <w:b/>
                <w:bCs/>
                <w:sz w:val="24"/>
                <w:szCs w:val="24"/>
              </w:rPr>
              <w:t>a)</w:t>
            </w:r>
            <w:r w:rsidRPr="008E2D51">
              <w:rPr>
                <w:rFonts w:ascii="仿宋" w:eastAsia="仿宋" w:hAnsi="仿宋" w:hint="eastAsia"/>
                <w:b/>
                <w:bCs/>
                <w:sz w:val="24"/>
                <w:szCs w:val="24"/>
              </w:rPr>
              <w:t>#</w:t>
            </w:r>
            <w:proofErr w:type="gramEnd"/>
          </w:p>
        </w:tc>
        <w:tc>
          <w:tcPr>
            <w:tcW w:w="1383" w:type="dxa"/>
          </w:tcPr>
          <w:p w14:paraId="076E3196" w14:textId="77777777" w:rsidR="001E45BD" w:rsidRPr="008E2D51" w:rsidRDefault="001E45BD" w:rsidP="004664CC">
            <w:pPr>
              <w:jc w:val="center"/>
              <w:rPr>
                <w:rFonts w:ascii="仿宋" w:eastAsia="仿宋" w:hAnsi="仿宋"/>
                <w:b/>
                <w:bCs/>
                <w:sz w:val="24"/>
                <w:szCs w:val="24"/>
              </w:rPr>
            </w:pPr>
          </w:p>
        </w:tc>
        <w:tc>
          <w:tcPr>
            <w:tcW w:w="1383" w:type="dxa"/>
          </w:tcPr>
          <w:p w14:paraId="29710562" w14:textId="77777777" w:rsidR="001E45BD" w:rsidRPr="008E2D51" w:rsidRDefault="001E45BD" w:rsidP="004664CC">
            <w:pPr>
              <w:rPr>
                <w:rFonts w:ascii="仿宋" w:eastAsia="仿宋" w:hAnsi="仿宋"/>
                <w:b/>
                <w:bCs/>
                <w:sz w:val="24"/>
                <w:szCs w:val="24"/>
              </w:rPr>
            </w:pPr>
          </w:p>
        </w:tc>
      </w:tr>
      <w:tr w:rsidR="001E45BD" w:rsidRPr="008E2D51" w14:paraId="5482A04A" w14:textId="77777777" w:rsidTr="00DD48D5">
        <w:tc>
          <w:tcPr>
            <w:tcW w:w="1382" w:type="dxa"/>
          </w:tcPr>
          <w:p w14:paraId="4016306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9</w:t>
            </w:r>
          </w:p>
        </w:tc>
        <w:tc>
          <w:tcPr>
            <w:tcW w:w="1382" w:type="dxa"/>
          </w:tcPr>
          <w:p w14:paraId="2E4B6EA1"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w:t>
            </w:r>
            <w:proofErr w:type="spellStart"/>
            <w:r w:rsidRPr="008E2D51">
              <w:rPr>
                <w:rFonts w:ascii="仿宋" w:eastAsia="仿宋" w:hAnsi="仿宋"/>
                <w:b/>
                <w:bCs/>
                <w:sz w:val="24"/>
                <w:szCs w:val="24"/>
              </w:rPr>
              <w:t>H+a</w:t>
            </w:r>
            <w:proofErr w:type="spellEnd"/>
          </w:p>
        </w:tc>
        <w:tc>
          <w:tcPr>
            <w:tcW w:w="1064" w:type="dxa"/>
          </w:tcPr>
          <w:p w14:paraId="1EDFEB76"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0F58C099"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r w:rsidRPr="008E2D51">
              <w:rPr>
                <w:rFonts w:ascii="仿宋" w:eastAsia="仿宋" w:hAnsi="仿宋" w:hint="eastAsia"/>
                <w:b/>
                <w:bCs/>
                <w:sz w:val="24"/>
                <w:szCs w:val="24"/>
              </w:rPr>
              <w:t>#</w:t>
            </w:r>
          </w:p>
        </w:tc>
        <w:tc>
          <w:tcPr>
            <w:tcW w:w="1383" w:type="dxa"/>
          </w:tcPr>
          <w:p w14:paraId="5AE15FEF"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a</w:t>
            </w:r>
          </w:p>
        </w:tc>
        <w:tc>
          <w:tcPr>
            <w:tcW w:w="1383" w:type="dxa"/>
          </w:tcPr>
          <w:p w14:paraId="132A3010"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H</w:t>
            </w:r>
            <w:r w:rsidRPr="008E2D51">
              <w:rPr>
                <w:rFonts w:ascii="仿宋" w:eastAsia="仿宋" w:hAnsi="仿宋"/>
                <w:b/>
                <w:bCs/>
                <w:sz w:val="24"/>
                <w:szCs w:val="24"/>
              </w:rPr>
              <w:t>→a</w:t>
            </w:r>
            <w:proofErr w:type="spellEnd"/>
          </w:p>
        </w:tc>
      </w:tr>
      <w:tr w:rsidR="001E45BD" w:rsidRPr="008E2D51" w14:paraId="13CFA5DF" w14:textId="77777777" w:rsidTr="00DD48D5">
        <w:tc>
          <w:tcPr>
            <w:tcW w:w="1382" w:type="dxa"/>
          </w:tcPr>
          <w:p w14:paraId="324C25D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r w:rsidRPr="008E2D51">
              <w:rPr>
                <w:rFonts w:ascii="仿宋" w:eastAsia="仿宋" w:hAnsi="仿宋"/>
                <w:b/>
                <w:bCs/>
                <w:sz w:val="24"/>
                <w:szCs w:val="24"/>
              </w:rPr>
              <w:t>0</w:t>
            </w:r>
          </w:p>
        </w:tc>
        <w:tc>
          <w:tcPr>
            <w:tcW w:w="1382" w:type="dxa"/>
          </w:tcPr>
          <w:p w14:paraId="2E54F669"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H;(H+H</w:t>
            </w:r>
          </w:p>
        </w:tc>
        <w:tc>
          <w:tcPr>
            <w:tcW w:w="1064" w:type="dxa"/>
          </w:tcPr>
          <w:p w14:paraId="0C7DE84C"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55457064"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r w:rsidRPr="008E2D51">
              <w:rPr>
                <w:rFonts w:ascii="仿宋" w:eastAsia="仿宋" w:hAnsi="仿宋" w:hint="eastAsia"/>
                <w:b/>
                <w:bCs/>
                <w:sz w:val="24"/>
                <w:szCs w:val="24"/>
              </w:rPr>
              <w:t>#</w:t>
            </w:r>
          </w:p>
        </w:tc>
        <w:tc>
          <w:tcPr>
            <w:tcW w:w="1383" w:type="dxa"/>
          </w:tcPr>
          <w:p w14:paraId="63F5A2C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H</w:t>
            </w:r>
            <w:r w:rsidRPr="008E2D51">
              <w:rPr>
                <w:rFonts w:ascii="仿宋" w:eastAsia="仿宋" w:hAnsi="仿宋"/>
                <w:b/>
                <w:bCs/>
                <w:sz w:val="24"/>
                <w:szCs w:val="24"/>
              </w:rPr>
              <w:t>+H</w:t>
            </w:r>
          </w:p>
        </w:tc>
        <w:tc>
          <w:tcPr>
            <w:tcW w:w="1383" w:type="dxa"/>
          </w:tcPr>
          <w:p w14:paraId="6172FFE4" w14:textId="77777777" w:rsidR="001E45BD" w:rsidRPr="008E2D51" w:rsidRDefault="001E45BD" w:rsidP="004664CC">
            <w:pPr>
              <w:rPr>
                <w:rFonts w:ascii="仿宋" w:eastAsia="仿宋" w:hAnsi="仿宋"/>
                <w:b/>
                <w:bCs/>
                <w:sz w:val="24"/>
                <w:szCs w:val="24"/>
              </w:rPr>
            </w:pPr>
            <w:r w:rsidRPr="008E2D51">
              <w:rPr>
                <w:rFonts w:ascii="仿宋" w:eastAsia="仿宋" w:hAnsi="仿宋"/>
                <w:b/>
                <w:bCs/>
                <w:sz w:val="24"/>
                <w:szCs w:val="24"/>
              </w:rPr>
              <w:t>T→T+S</w:t>
            </w:r>
          </w:p>
        </w:tc>
      </w:tr>
      <w:tr w:rsidR="001E45BD" w:rsidRPr="008E2D51" w14:paraId="3DBE7D47" w14:textId="77777777" w:rsidTr="00DD48D5">
        <w:tc>
          <w:tcPr>
            <w:tcW w:w="1382" w:type="dxa"/>
          </w:tcPr>
          <w:p w14:paraId="201B1FE6"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r w:rsidRPr="008E2D51">
              <w:rPr>
                <w:rFonts w:ascii="仿宋" w:eastAsia="仿宋" w:hAnsi="仿宋"/>
                <w:b/>
                <w:bCs/>
                <w:sz w:val="24"/>
                <w:szCs w:val="24"/>
              </w:rPr>
              <w:t>1</w:t>
            </w:r>
          </w:p>
        </w:tc>
        <w:tc>
          <w:tcPr>
            <w:tcW w:w="1382" w:type="dxa"/>
          </w:tcPr>
          <w:p w14:paraId="4BA383C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H;(T</w:t>
            </w:r>
          </w:p>
        </w:tc>
        <w:tc>
          <w:tcPr>
            <w:tcW w:w="1064" w:type="dxa"/>
          </w:tcPr>
          <w:p w14:paraId="5B02951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p>
        </w:tc>
        <w:tc>
          <w:tcPr>
            <w:tcW w:w="1383" w:type="dxa"/>
          </w:tcPr>
          <w:p w14:paraId="0D1DCD73"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r w:rsidRPr="008E2D51">
              <w:rPr>
                <w:rFonts w:ascii="仿宋" w:eastAsia="仿宋" w:hAnsi="仿宋" w:hint="eastAsia"/>
                <w:b/>
                <w:bCs/>
                <w:sz w:val="24"/>
                <w:szCs w:val="24"/>
              </w:rPr>
              <w:t>#</w:t>
            </w:r>
          </w:p>
        </w:tc>
        <w:tc>
          <w:tcPr>
            <w:tcW w:w="1383" w:type="dxa"/>
          </w:tcPr>
          <w:p w14:paraId="4B5F7C8F" w14:textId="77777777" w:rsidR="001E45BD" w:rsidRPr="008E2D51" w:rsidRDefault="001E45BD" w:rsidP="004664CC">
            <w:pPr>
              <w:jc w:val="center"/>
              <w:rPr>
                <w:rFonts w:ascii="仿宋" w:eastAsia="仿宋" w:hAnsi="仿宋"/>
                <w:b/>
                <w:bCs/>
                <w:sz w:val="24"/>
                <w:szCs w:val="24"/>
              </w:rPr>
            </w:pPr>
          </w:p>
        </w:tc>
        <w:tc>
          <w:tcPr>
            <w:tcW w:w="1383" w:type="dxa"/>
          </w:tcPr>
          <w:p w14:paraId="293A543D" w14:textId="77777777" w:rsidR="001E45BD" w:rsidRPr="008E2D51" w:rsidRDefault="001E45BD" w:rsidP="004664CC">
            <w:pPr>
              <w:rPr>
                <w:rFonts w:ascii="仿宋" w:eastAsia="仿宋" w:hAnsi="仿宋"/>
                <w:b/>
                <w:bCs/>
                <w:sz w:val="24"/>
                <w:szCs w:val="24"/>
              </w:rPr>
            </w:pPr>
          </w:p>
        </w:tc>
      </w:tr>
      <w:tr w:rsidR="001E45BD" w:rsidRPr="008E2D51" w14:paraId="3BD34967" w14:textId="77777777" w:rsidTr="00DD48D5">
        <w:tc>
          <w:tcPr>
            <w:tcW w:w="1382" w:type="dxa"/>
          </w:tcPr>
          <w:p w14:paraId="4FD8F3D2"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r w:rsidRPr="008E2D51">
              <w:rPr>
                <w:rFonts w:ascii="仿宋" w:eastAsia="仿宋" w:hAnsi="仿宋"/>
                <w:b/>
                <w:bCs/>
                <w:sz w:val="24"/>
                <w:szCs w:val="24"/>
              </w:rPr>
              <w:t>2</w:t>
            </w:r>
          </w:p>
        </w:tc>
        <w:tc>
          <w:tcPr>
            <w:tcW w:w="1382" w:type="dxa"/>
          </w:tcPr>
          <w:p w14:paraId="510E8FC3"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H;(T)</w:t>
            </w:r>
          </w:p>
        </w:tc>
        <w:tc>
          <w:tcPr>
            <w:tcW w:w="1064" w:type="dxa"/>
          </w:tcPr>
          <w:p w14:paraId="36AE08D4"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4D957073"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hint="eastAsia"/>
                <w:b/>
                <w:bCs/>
                <w:sz w:val="24"/>
                <w:szCs w:val="24"/>
              </w:rPr>
              <w:t>#</w:t>
            </w:r>
          </w:p>
        </w:tc>
        <w:tc>
          <w:tcPr>
            <w:tcW w:w="1383" w:type="dxa"/>
          </w:tcPr>
          <w:p w14:paraId="7907D7E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T)</w:t>
            </w:r>
          </w:p>
        </w:tc>
        <w:tc>
          <w:tcPr>
            <w:tcW w:w="1383" w:type="dxa"/>
          </w:tcPr>
          <w:p w14:paraId="3CF27084"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H</w:t>
            </w:r>
            <w:r w:rsidRPr="008E2D51">
              <w:rPr>
                <w:rFonts w:ascii="仿宋" w:eastAsia="仿宋" w:hAnsi="仿宋"/>
                <w:b/>
                <w:bCs/>
                <w:sz w:val="24"/>
                <w:szCs w:val="24"/>
              </w:rPr>
              <w:t>→(S)</w:t>
            </w:r>
          </w:p>
        </w:tc>
      </w:tr>
      <w:tr w:rsidR="001E45BD" w:rsidRPr="008E2D51" w14:paraId="0A27E0AD" w14:textId="77777777" w:rsidTr="00DD48D5">
        <w:tc>
          <w:tcPr>
            <w:tcW w:w="1382" w:type="dxa"/>
          </w:tcPr>
          <w:p w14:paraId="33B3B8E7"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r w:rsidRPr="008E2D51">
              <w:rPr>
                <w:rFonts w:ascii="仿宋" w:eastAsia="仿宋" w:hAnsi="仿宋"/>
                <w:b/>
                <w:bCs/>
                <w:sz w:val="24"/>
                <w:szCs w:val="24"/>
              </w:rPr>
              <w:t>3</w:t>
            </w:r>
          </w:p>
        </w:tc>
        <w:tc>
          <w:tcPr>
            <w:tcW w:w="1382" w:type="dxa"/>
          </w:tcPr>
          <w:p w14:paraId="10C9508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w:t>
            </w:r>
            <w:proofErr w:type="gramStart"/>
            <w:r w:rsidRPr="008E2D51">
              <w:rPr>
                <w:rFonts w:ascii="仿宋" w:eastAsia="仿宋" w:hAnsi="仿宋"/>
                <w:b/>
                <w:bCs/>
                <w:sz w:val="24"/>
                <w:szCs w:val="24"/>
              </w:rPr>
              <w:t>H;H</w:t>
            </w:r>
            <w:proofErr w:type="gramEnd"/>
          </w:p>
        </w:tc>
        <w:tc>
          <w:tcPr>
            <w:tcW w:w="1064" w:type="dxa"/>
          </w:tcPr>
          <w:p w14:paraId="162255DC"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3E44891A"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hint="eastAsia"/>
                <w:b/>
                <w:bCs/>
                <w:sz w:val="24"/>
                <w:szCs w:val="24"/>
              </w:rPr>
              <w:t>#</w:t>
            </w:r>
          </w:p>
        </w:tc>
        <w:tc>
          <w:tcPr>
            <w:tcW w:w="1383" w:type="dxa"/>
          </w:tcPr>
          <w:p w14:paraId="664C7C6A" w14:textId="77777777" w:rsidR="001E45BD" w:rsidRPr="008E2D51" w:rsidRDefault="001E45BD" w:rsidP="004664CC">
            <w:pPr>
              <w:jc w:val="center"/>
              <w:rPr>
                <w:rFonts w:ascii="仿宋" w:eastAsia="仿宋" w:hAnsi="仿宋"/>
                <w:b/>
                <w:bCs/>
                <w:sz w:val="24"/>
                <w:szCs w:val="24"/>
              </w:rPr>
            </w:pPr>
            <w:proofErr w:type="gramStart"/>
            <w:r w:rsidRPr="008E2D51">
              <w:rPr>
                <w:rFonts w:ascii="仿宋" w:eastAsia="仿宋" w:hAnsi="仿宋" w:hint="eastAsia"/>
                <w:b/>
                <w:bCs/>
                <w:sz w:val="24"/>
                <w:szCs w:val="24"/>
              </w:rPr>
              <w:t>H</w:t>
            </w:r>
            <w:r w:rsidRPr="008E2D51">
              <w:rPr>
                <w:rFonts w:ascii="仿宋" w:eastAsia="仿宋" w:hAnsi="仿宋"/>
                <w:b/>
                <w:bCs/>
                <w:sz w:val="24"/>
                <w:szCs w:val="24"/>
              </w:rPr>
              <w:t>;H</w:t>
            </w:r>
            <w:proofErr w:type="gramEnd"/>
          </w:p>
        </w:tc>
        <w:tc>
          <w:tcPr>
            <w:tcW w:w="1383" w:type="dxa"/>
          </w:tcPr>
          <w:p w14:paraId="1F4DE3C6" w14:textId="77777777" w:rsidR="001E45BD" w:rsidRPr="008E2D51" w:rsidRDefault="001E45BD" w:rsidP="004664CC">
            <w:pPr>
              <w:rPr>
                <w:rFonts w:ascii="仿宋" w:eastAsia="仿宋" w:hAnsi="仿宋"/>
                <w:b/>
                <w:bCs/>
                <w:sz w:val="24"/>
                <w:szCs w:val="24"/>
              </w:rPr>
            </w:pPr>
            <w:r w:rsidRPr="008E2D51">
              <w:rPr>
                <w:rFonts w:ascii="仿宋" w:eastAsia="仿宋" w:hAnsi="仿宋"/>
                <w:b/>
                <w:bCs/>
                <w:sz w:val="24"/>
                <w:szCs w:val="24"/>
              </w:rPr>
              <w:t>S→</w:t>
            </w:r>
            <w:proofErr w:type="gramStart"/>
            <w:r w:rsidRPr="008E2D51">
              <w:rPr>
                <w:rFonts w:ascii="仿宋" w:eastAsia="仿宋" w:hAnsi="仿宋"/>
                <w:b/>
                <w:bCs/>
                <w:sz w:val="24"/>
                <w:szCs w:val="24"/>
              </w:rPr>
              <w:t>S;G</w:t>
            </w:r>
            <w:proofErr w:type="gramEnd"/>
          </w:p>
        </w:tc>
      </w:tr>
      <w:tr w:rsidR="001E45BD" w:rsidRPr="008E2D51" w14:paraId="01C26668" w14:textId="77777777" w:rsidTr="00DD48D5">
        <w:tc>
          <w:tcPr>
            <w:tcW w:w="1382" w:type="dxa"/>
          </w:tcPr>
          <w:p w14:paraId="36E2F3BC"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r w:rsidRPr="008E2D51">
              <w:rPr>
                <w:rFonts w:ascii="仿宋" w:eastAsia="仿宋" w:hAnsi="仿宋"/>
                <w:b/>
                <w:bCs/>
                <w:sz w:val="24"/>
                <w:szCs w:val="24"/>
              </w:rPr>
              <w:t>4</w:t>
            </w:r>
          </w:p>
        </w:tc>
        <w:tc>
          <w:tcPr>
            <w:tcW w:w="1382" w:type="dxa"/>
          </w:tcPr>
          <w:p w14:paraId="3BAD578D"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S</w:t>
            </w:r>
          </w:p>
        </w:tc>
        <w:tc>
          <w:tcPr>
            <w:tcW w:w="1064" w:type="dxa"/>
          </w:tcPr>
          <w:p w14:paraId="0404976A" w14:textId="77777777" w:rsidR="001E45BD" w:rsidRPr="008E2D51" w:rsidRDefault="001E45BD" w:rsidP="004664CC">
            <w:pPr>
              <w:rPr>
                <w:rFonts w:ascii="仿宋" w:eastAsia="仿宋" w:hAnsi="仿宋"/>
                <w:b/>
                <w:bCs/>
                <w:sz w:val="24"/>
                <w:szCs w:val="24"/>
              </w:rPr>
            </w:pPr>
          </w:p>
        </w:tc>
        <w:tc>
          <w:tcPr>
            <w:tcW w:w="1383" w:type="dxa"/>
          </w:tcPr>
          <w:p w14:paraId="3F317328"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hint="eastAsia"/>
                <w:b/>
                <w:bCs/>
                <w:sz w:val="24"/>
                <w:szCs w:val="24"/>
              </w:rPr>
              <w:t>#</w:t>
            </w:r>
          </w:p>
        </w:tc>
        <w:tc>
          <w:tcPr>
            <w:tcW w:w="1383" w:type="dxa"/>
          </w:tcPr>
          <w:p w14:paraId="671BA177"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分析成功</w:t>
            </w:r>
          </w:p>
        </w:tc>
        <w:tc>
          <w:tcPr>
            <w:tcW w:w="1383" w:type="dxa"/>
          </w:tcPr>
          <w:p w14:paraId="2A0E4D90" w14:textId="77777777" w:rsidR="001E45BD" w:rsidRPr="008E2D51" w:rsidRDefault="001E45BD" w:rsidP="004664CC">
            <w:pPr>
              <w:rPr>
                <w:rFonts w:ascii="仿宋" w:eastAsia="仿宋" w:hAnsi="仿宋"/>
                <w:b/>
                <w:bCs/>
                <w:sz w:val="24"/>
                <w:szCs w:val="24"/>
              </w:rPr>
            </w:pPr>
          </w:p>
        </w:tc>
      </w:tr>
    </w:tbl>
    <w:p w14:paraId="19DF5623" w14:textId="77777777" w:rsidR="001E45BD" w:rsidRPr="008E2D51" w:rsidRDefault="001E45BD" w:rsidP="001E45BD">
      <w:pPr>
        <w:ind w:firstLine="420"/>
        <w:rPr>
          <w:rFonts w:ascii="仿宋" w:eastAsia="仿宋" w:hAnsi="仿宋"/>
          <w:b/>
          <w:bCs/>
          <w:sz w:val="24"/>
          <w:szCs w:val="24"/>
        </w:rPr>
      </w:pPr>
    </w:p>
    <w:p w14:paraId="27F83298"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t>分析</w:t>
      </w:r>
      <w:r w:rsidRPr="008E2D51">
        <w:rPr>
          <w:rFonts w:ascii="仿宋" w:eastAsia="仿宋" w:hAnsi="仿宋"/>
          <w:b/>
          <w:bCs/>
          <w:sz w:val="24"/>
          <w:szCs w:val="24"/>
        </w:rPr>
        <w:t>(</w:t>
      </w:r>
      <w:proofErr w:type="spellStart"/>
      <w:r w:rsidRPr="008E2D51">
        <w:rPr>
          <w:rFonts w:ascii="仿宋" w:eastAsia="仿宋" w:hAnsi="仿宋"/>
          <w:b/>
          <w:bCs/>
          <w:sz w:val="24"/>
          <w:szCs w:val="24"/>
        </w:rPr>
        <w:t>a+a</w:t>
      </w:r>
      <w:proofErr w:type="spellEnd"/>
      <w:r w:rsidRPr="008E2D51">
        <w:rPr>
          <w:rFonts w:ascii="仿宋" w:eastAsia="仿宋" w:hAnsi="仿宋"/>
          <w:b/>
          <w:bCs/>
          <w:sz w:val="24"/>
          <w:szCs w:val="24"/>
        </w:rPr>
        <w:t>)</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382"/>
        <w:gridCol w:w="1064"/>
        <w:gridCol w:w="1383"/>
        <w:gridCol w:w="1383"/>
        <w:gridCol w:w="1383"/>
      </w:tblGrid>
      <w:tr w:rsidR="001E45BD" w:rsidRPr="008E2D51" w14:paraId="25834D63" w14:textId="77777777" w:rsidTr="00DD48D5">
        <w:tc>
          <w:tcPr>
            <w:tcW w:w="1382" w:type="dxa"/>
          </w:tcPr>
          <w:p w14:paraId="77B9AC56"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步骤</w:t>
            </w:r>
          </w:p>
        </w:tc>
        <w:tc>
          <w:tcPr>
            <w:tcW w:w="1382" w:type="dxa"/>
          </w:tcPr>
          <w:p w14:paraId="29154525"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分析</w:t>
            </w:r>
            <w:proofErr w:type="gramStart"/>
            <w:r w:rsidRPr="008E2D51">
              <w:rPr>
                <w:rFonts w:ascii="仿宋" w:eastAsia="仿宋" w:hAnsi="仿宋" w:hint="eastAsia"/>
                <w:b/>
                <w:bCs/>
                <w:sz w:val="24"/>
                <w:szCs w:val="24"/>
              </w:rPr>
              <w:t>栈</w:t>
            </w:r>
            <w:proofErr w:type="gramEnd"/>
          </w:p>
        </w:tc>
        <w:tc>
          <w:tcPr>
            <w:tcW w:w="1064" w:type="dxa"/>
          </w:tcPr>
          <w:p w14:paraId="300A777B"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优先关系</w:t>
            </w:r>
          </w:p>
        </w:tc>
        <w:tc>
          <w:tcPr>
            <w:tcW w:w="1383" w:type="dxa"/>
          </w:tcPr>
          <w:p w14:paraId="1C9677C3"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余留输入串</w:t>
            </w:r>
          </w:p>
        </w:tc>
        <w:tc>
          <w:tcPr>
            <w:tcW w:w="1383" w:type="dxa"/>
          </w:tcPr>
          <w:p w14:paraId="537D31A8" w14:textId="77777777" w:rsidR="001E45BD" w:rsidRPr="008E2D51" w:rsidRDefault="001E45BD" w:rsidP="004664CC">
            <w:pPr>
              <w:jc w:val="center"/>
              <w:rPr>
                <w:rFonts w:ascii="仿宋" w:eastAsia="仿宋" w:hAnsi="仿宋"/>
                <w:b/>
                <w:bCs/>
                <w:sz w:val="24"/>
                <w:szCs w:val="24"/>
              </w:rPr>
            </w:pPr>
            <w:proofErr w:type="gramStart"/>
            <w:r w:rsidRPr="008E2D51">
              <w:rPr>
                <w:rFonts w:ascii="仿宋" w:eastAsia="仿宋" w:hAnsi="仿宋" w:hint="eastAsia"/>
                <w:b/>
                <w:bCs/>
                <w:sz w:val="24"/>
                <w:szCs w:val="24"/>
              </w:rPr>
              <w:t>最左素短语</w:t>
            </w:r>
            <w:proofErr w:type="gramEnd"/>
          </w:p>
        </w:tc>
        <w:tc>
          <w:tcPr>
            <w:tcW w:w="1383" w:type="dxa"/>
          </w:tcPr>
          <w:p w14:paraId="04E6CE41"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产生式</w:t>
            </w:r>
          </w:p>
        </w:tc>
      </w:tr>
      <w:tr w:rsidR="001E45BD" w:rsidRPr="008E2D51" w14:paraId="4C49D8D5" w14:textId="77777777" w:rsidTr="00DD48D5">
        <w:tc>
          <w:tcPr>
            <w:tcW w:w="1382" w:type="dxa"/>
          </w:tcPr>
          <w:p w14:paraId="393C842A"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p>
        </w:tc>
        <w:tc>
          <w:tcPr>
            <w:tcW w:w="1382" w:type="dxa"/>
          </w:tcPr>
          <w:p w14:paraId="61A717BF"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p>
        </w:tc>
        <w:tc>
          <w:tcPr>
            <w:tcW w:w="1064" w:type="dxa"/>
          </w:tcPr>
          <w:p w14:paraId="6246E814"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55424478"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6A499D70" w14:textId="77777777" w:rsidR="001E45BD" w:rsidRPr="008E2D51" w:rsidRDefault="001E45BD" w:rsidP="004664CC">
            <w:pPr>
              <w:jc w:val="center"/>
              <w:rPr>
                <w:rFonts w:ascii="仿宋" w:eastAsia="仿宋" w:hAnsi="仿宋"/>
                <w:b/>
                <w:bCs/>
                <w:sz w:val="24"/>
                <w:szCs w:val="24"/>
              </w:rPr>
            </w:pPr>
          </w:p>
        </w:tc>
        <w:tc>
          <w:tcPr>
            <w:tcW w:w="1383" w:type="dxa"/>
          </w:tcPr>
          <w:p w14:paraId="2529B678" w14:textId="77777777" w:rsidR="001E45BD" w:rsidRPr="008E2D51" w:rsidRDefault="001E45BD" w:rsidP="004664CC">
            <w:pPr>
              <w:rPr>
                <w:rFonts w:ascii="仿宋" w:eastAsia="仿宋" w:hAnsi="仿宋"/>
                <w:b/>
                <w:bCs/>
                <w:sz w:val="24"/>
                <w:szCs w:val="24"/>
              </w:rPr>
            </w:pPr>
          </w:p>
        </w:tc>
      </w:tr>
      <w:tr w:rsidR="001E45BD" w:rsidRPr="008E2D51" w14:paraId="55E39ACF" w14:textId="77777777" w:rsidTr="00DD48D5">
        <w:tc>
          <w:tcPr>
            <w:tcW w:w="1382" w:type="dxa"/>
          </w:tcPr>
          <w:p w14:paraId="481048E8"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2</w:t>
            </w:r>
          </w:p>
        </w:tc>
        <w:tc>
          <w:tcPr>
            <w:tcW w:w="1382" w:type="dxa"/>
          </w:tcPr>
          <w:p w14:paraId="33C9CAD8"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w:t>
            </w:r>
          </w:p>
        </w:tc>
        <w:tc>
          <w:tcPr>
            <w:tcW w:w="1064" w:type="dxa"/>
          </w:tcPr>
          <w:p w14:paraId="5F777CC9"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05FB0D54" w14:textId="77777777" w:rsidR="001E45BD" w:rsidRPr="008E2D51" w:rsidRDefault="001E45BD" w:rsidP="004664CC">
            <w:pPr>
              <w:jc w:val="right"/>
              <w:rPr>
                <w:rFonts w:ascii="仿宋" w:eastAsia="仿宋" w:hAnsi="仿宋"/>
                <w:b/>
                <w:bCs/>
                <w:sz w:val="24"/>
                <w:szCs w:val="24"/>
              </w:rPr>
            </w:pPr>
            <w:proofErr w:type="spellStart"/>
            <w:r w:rsidRPr="008E2D51">
              <w:rPr>
                <w:rFonts w:ascii="仿宋" w:eastAsia="仿宋" w:hAnsi="仿宋"/>
                <w:b/>
                <w:bCs/>
                <w:sz w:val="24"/>
                <w:szCs w:val="24"/>
              </w:rPr>
              <w:t>a+</w:t>
            </w:r>
            <w:proofErr w:type="gramStart"/>
            <w:r w:rsidRPr="008E2D51">
              <w:rPr>
                <w:rFonts w:ascii="仿宋" w:eastAsia="仿宋" w:hAnsi="仿宋"/>
                <w:b/>
                <w:bCs/>
                <w:sz w:val="24"/>
                <w:szCs w:val="24"/>
              </w:rPr>
              <w:t>a</w:t>
            </w:r>
            <w:proofErr w:type="spellEnd"/>
            <w:r w:rsidRPr="008E2D51">
              <w:rPr>
                <w:rFonts w:ascii="仿宋" w:eastAsia="仿宋" w:hAnsi="仿宋"/>
                <w:b/>
                <w:bCs/>
                <w:sz w:val="24"/>
                <w:szCs w:val="24"/>
              </w:rPr>
              <w:t>)</w:t>
            </w:r>
            <w:r w:rsidRPr="008E2D51">
              <w:rPr>
                <w:rFonts w:ascii="仿宋" w:eastAsia="仿宋" w:hAnsi="仿宋" w:hint="eastAsia"/>
                <w:b/>
                <w:bCs/>
                <w:sz w:val="24"/>
                <w:szCs w:val="24"/>
              </w:rPr>
              <w:t>#</w:t>
            </w:r>
            <w:proofErr w:type="gramEnd"/>
          </w:p>
        </w:tc>
        <w:tc>
          <w:tcPr>
            <w:tcW w:w="1383" w:type="dxa"/>
          </w:tcPr>
          <w:p w14:paraId="0B3B0EFC"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a</w:t>
            </w:r>
          </w:p>
        </w:tc>
        <w:tc>
          <w:tcPr>
            <w:tcW w:w="1383" w:type="dxa"/>
          </w:tcPr>
          <w:p w14:paraId="73BA8740"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H</w:t>
            </w:r>
            <w:r w:rsidRPr="008E2D51">
              <w:rPr>
                <w:rFonts w:ascii="仿宋" w:eastAsia="仿宋" w:hAnsi="仿宋"/>
                <w:b/>
                <w:bCs/>
                <w:sz w:val="24"/>
                <w:szCs w:val="24"/>
              </w:rPr>
              <w:t>→a</w:t>
            </w:r>
            <w:proofErr w:type="spellEnd"/>
          </w:p>
        </w:tc>
      </w:tr>
      <w:tr w:rsidR="001E45BD" w:rsidRPr="008E2D51" w14:paraId="059426EC" w14:textId="77777777" w:rsidTr="00DD48D5">
        <w:tc>
          <w:tcPr>
            <w:tcW w:w="1382" w:type="dxa"/>
          </w:tcPr>
          <w:p w14:paraId="17B6DB1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lastRenderedPageBreak/>
              <w:t>3</w:t>
            </w:r>
          </w:p>
        </w:tc>
        <w:tc>
          <w:tcPr>
            <w:tcW w:w="1382" w:type="dxa"/>
          </w:tcPr>
          <w:p w14:paraId="5CFF6CF9" w14:textId="77777777" w:rsidR="001E45BD" w:rsidRPr="008E2D51" w:rsidRDefault="001E45BD" w:rsidP="004664CC">
            <w:pPr>
              <w:rPr>
                <w:rFonts w:ascii="仿宋" w:eastAsia="仿宋" w:hAnsi="仿宋"/>
                <w:b/>
                <w:bCs/>
                <w:sz w:val="24"/>
                <w:szCs w:val="24"/>
              </w:rPr>
            </w:pPr>
            <w:proofErr w:type="gramStart"/>
            <w:r w:rsidRPr="008E2D51">
              <w:rPr>
                <w:rFonts w:ascii="仿宋" w:eastAsia="仿宋" w:hAnsi="仿宋" w:hint="eastAsia"/>
                <w:b/>
                <w:bCs/>
                <w:sz w:val="24"/>
                <w:szCs w:val="24"/>
              </w:rPr>
              <w:t>#</w:t>
            </w:r>
            <w:r w:rsidRPr="008E2D51">
              <w:rPr>
                <w:rFonts w:ascii="仿宋" w:eastAsia="仿宋" w:hAnsi="仿宋"/>
                <w:b/>
                <w:bCs/>
                <w:sz w:val="24"/>
                <w:szCs w:val="24"/>
              </w:rPr>
              <w:t>(</w:t>
            </w:r>
            <w:proofErr w:type="gramEnd"/>
            <w:r w:rsidRPr="008E2D51">
              <w:rPr>
                <w:rFonts w:ascii="仿宋" w:eastAsia="仿宋" w:hAnsi="仿宋"/>
                <w:b/>
                <w:bCs/>
                <w:sz w:val="24"/>
                <w:szCs w:val="24"/>
              </w:rPr>
              <w:t>a</w:t>
            </w:r>
          </w:p>
        </w:tc>
        <w:tc>
          <w:tcPr>
            <w:tcW w:w="1064" w:type="dxa"/>
          </w:tcPr>
          <w:p w14:paraId="4E047D13"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1D3F1BF8"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gramStart"/>
            <w:r w:rsidRPr="008E2D51">
              <w:rPr>
                <w:rFonts w:ascii="仿宋" w:eastAsia="仿宋" w:hAnsi="仿宋"/>
                <w:b/>
                <w:bCs/>
                <w:sz w:val="24"/>
                <w:szCs w:val="24"/>
              </w:rPr>
              <w:t>a)</w:t>
            </w:r>
            <w:r w:rsidRPr="008E2D51">
              <w:rPr>
                <w:rFonts w:ascii="仿宋" w:eastAsia="仿宋" w:hAnsi="仿宋" w:hint="eastAsia"/>
                <w:b/>
                <w:bCs/>
                <w:sz w:val="24"/>
                <w:szCs w:val="24"/>
              </w:rPr>
              <w:t>#</w:t>
            </w:r>
            <w:proofErr w:type="gramEnd"/>
          </w:p>
        </w:tc>
        <w:tc>
          <w:tcPr>
            <w:tcW w:w="1383" w:type="dxa"/>
          </w:tcPr>
          <w:p w14:paraId="1920B94F" w14:textId="77777777" w:rsidR="001E45BD" w:rsidRPr="008E2D51" w:rsidRDefault="001E45BD" w:rsidP="004664CC">
            <w:pPr>
              <w:jc w:val="center"/>
              <w:rPr>
                <w:rFonts w:ascii="仿宋" w:eastAsia="仿宋" w:hAnsi="仿宋"/>
                <w:b/>
                <w:bCs/>
                <w:sz w:val="24"/>
                <w:szCs w:val="24"/>
              </w:rPr>
            </w:pPr>
          </w:p>
        </w:tc>
        <w:tc>
          <w:tcPr>
            <w:tcW w:w="1383" w:type="dxa"/>
          </w:tcPr>
          <w:p w14:paraId="1771D8BA" w14:textId="77777777" w:rsidR="001E45BD" w:rsidRPr="008E2D51" w:rsidRDefault="001E45BD" w:rsidP="004664CC">
            <w:pPr>
              <w:rPr>
                <w:rFonts w:ascii="仿宋" w:eastAsia="仿宋" w:hAnsi="仿宋"/>
                <w:b/>
                <w:bCs/>
                <w:sz w:val="24"/>
                <w:szCs w:val="24"/>
              </w:rPr>
            </w:pPr>
          </w:p>
        </w:tc>
      </w:tr>
      <w:tr w:rsidR="001E45BD" w:rsidRPr="008E2D51" w14:paraId="034510CB" w14:textId="77777777" w:rsidTr="00DD48D5">
        <w:tc>
          <w:tcPr>
            <w:tcW w:w="1382" w:type="dxa"/>
          </w:tcPr>
          <w:p w14:paraId="1FA5ECED"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4</w:t>
            </w:r>
          </w:p>
        </w:tc>
        <w:tc>
          <w:tcPr>
            <w:tcW w:w="1382" w:type="dxa"/>
          </w:tcPr>
          <w:p w14:paraId="3B7EF49F" w14:textId="77777777" w:rsidR="001E45BD" w:rsidRPr="008E2D51" w:rsidRDefault="001E45BD" w:rsidP="004664CC">
            <w:pPr>
              <w:rPr>
                <w:rFonts w:ascii="仿宋" w:eastAsia="仿宋" w:hAnsi="仿宋"/>
                <w:b/>
                <w:bCs/>
                <w:sz w:val="24"/>
                <w:szCs w:val="24"/>
              </w:rPr>
            </w:pPr>
            <w:proofErr w:type="gramStart"/>
            <w:r w:rsidRPr="008E2D51">
              <w:rPr>
                <w:rFonts w:ascii="仿宋" w:eastAsia="仿宋" w:hAnsi="仿宋" w:hint="eastAsia"/>
                <w:b/>
                <w:bCs/>
                <w:sz w:val="24"/>
                <w:szCs w:val="24"/>
              </w:rPr>
              <w:t>#</w:t>
            </w:r>
            <w:r w:rsidRPr="008E2D51">
              <w:rPr>
                <w:rFonts w:ascii="仿宋" w:eastAsia="仿宋" w:hAnsi="仿宋"/>
                <w:b/>
                <w:bCs/>
                <w:sz w:val="24"/>
                <w:szCs w:val="24"/>
              </w:rPr>
              <w:t>(</w:t>
            </w:r>
            <w:proofErr w:type="gramEnd"/>
            <w:r w:rsidRPr="008E2D51">
              <w:rPr>
                <w:rFonts w:ascii="仿宋" w:eastAsia="仿宋" w:hAnsi="仿宋"/>
                <w:b/>
                <w:bCs/>
                <w:sz w:val="24"/>
                <w:szCs w:val="24"/>
              </w:rPr>
              <w:t>H</w:t>
            </w:r>
          </w:p>
        </w:tc>
        <w:tc>
          <w:tcPr>
            <w:tcW w:w="1064" w:type="dxa"/>
          </w:tcPr>
          <w:p w14:paraId="107B5E44"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67DC1CC2"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proofErr w:type="gramStart"/>
            <w:r w:rsidRPr="008E2D51">
              <w:rPr>
                <w:rFonts w:ascii="仿宋" w:eastAsia="仿宋" w:hAnsi="仿宋"/>
                <w:b/>
                <w:bCs/>
                <w:sz w:val="24"/>
                <w:szCs w:val="24"/>
              </w:rPr>
              <w:t>a)</w:t>
            </w:r>
            <w:r w:rsidRPr="008E2D51">
              <w:rPr>
                <w:rFonts w:ascii="仿宋" w:eastAsia="仿宋" w:hAnsi="仿宋" w:hint="eastAsia"/>
                <w:b/>
                <w:bCs/>
                <w:sz w:val="24"/>
                <w:szCs w:val="24"/>
              </w:rPr>
              <w:t>#</w:t>
            </w:r>
            <w:proofErr w:type="gramEnd"/>
          </w:p>
        </w:tc>
        <w:tc>
          <w:tcPr>
            <w:tcW w:w="1383" w:type="dxa"/>
          </w:tcPr>
          <w:p w14:paraId="02483850" w14:textId="77777777" w:rsidR="001E45BD" w:rsidRPr="008E2D51" w:rsidRDefault="001E45BD" w:rsidP="004664CC">
            <w:pPr>
              <w:jc w:val="center"/>
              <w:rPr>
                <w:rFonts w:ascii="仿宋" w:eastAsia="仿宋" w:hAnsi="仿宋"/>
                <w:b/>
                <w:bCs/>
                <w:sz w:val="24"/>
                <w:szCs w:val="24"/>
              </w:rPr>
            </w:pPr>
          </w:p>
        </w:tc>
        <w:tc>
          <w:tcPr>
            <w:tcW w:w="1383" w:type="dxa"/>
          </w:tcPr>
          <w:p w14:paraId="27A515E1" w14:textId="77777777" w:rsidR="001E45BD" w:rsidRPr="008E2D51" w:rsidRDefault="001E45BD" w:rsidP="004664CC">
            <w:pPr>
              <w:rPr>
                <w:rFonts w:ascii="仿宋" w:eastAsia="仿宋" w:hAnsi="仿宋"/>
                <w:b/>
                <w:bCs/>
                <w:sz w:val="24"/>
                <w:szCs w:val="24"/>
              </w:rPr>
            </w:pPr>
          </w:p>
        </w:tc>
      </w:tr>
      <w:tr w:rsidR="001E45BD" w:rsidRPr="008E2D51" w14:paraId="754F57ED" w14:textId="77777777" w:rsidTr="00DD48D5">
        <w:tc>
          <w:tcPr>
            <w:tcW w:w="1382" w:type="dxa"/>
          </w:tcPr>
          <w:p w14:paraId="0BA1DAC5"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5</w:t>
            </w:r>
          </w:p>
        </w:tc>
        <w:tc>
          <w:tcPr>
            <w:tcW w:w="1382" w:type="dxa"/>
          </w:tcPr>
          <w:p w14:paraId="5B5272B0" w14:textId="77777777" w:rsidR="001E45BD" w:rsidRPr="008E2D51" w:rsidRDefault="001E45BD" w:rsidP="004664CC">
            <w:pPr>
              <w:rPr>
                <w:rFonts w:ascii="仿宋" w:eastAsia="仿宋" w:hAnsi="仿宋"/>
                <w:b/>
                <w:bCs/>
                <w:sz w:val="24"/>
                <w:szCs w:val="24"/>
              </w:rPr>
            </w:pPr>
            <w:proofErr w:type="gramStart"/>
            <w:r w:rsidRPr="008E2D51">
              <w:rPr>
                <w:rFonts w:ascii="仿宋" w:eastAsia="仿宋" w:hAnsi="仿宋" w:hint="eastAsia"/>
                <w:b/>
                <w:bCs/>
                <w:sz w:val="24"/>
                <w:szCs w:val="24"/>
              </w:rPr>
              <w:t>#</w:t>
            </w:r>
            <w:r w:rsidRPr="008E2D51">
              <w:rPr>
                <w:rFonts w:ascii="仿宋" w:eastAsia="仿宋" w:hAnsi="仿宋"/>
                <w:b/>
                <w:bCs/>
                <w:sz w:val="24"/>
                <w:szCs w:val="24"/>
              </w:rPr>
              <w:t>(</w:t>
            </w:r>
            <w:proofErr w:type="gramEnd"/>
            <w:r w:rsidRPr="008E2D51">
              <w:rPr>
                <w:rFonts w:ascii="仿宋" w:eastAsia="仿宋" w:hAnsi="仿宋"/>
                <w:b/>
                <w:bCs/>
                <w:sz w:val="24"/>
                <w:szCs w:val="24"/>
              </w:rPr>
              <w:t>H+(</w:t>
            </w:r>
          </w:p>
        </w:tc>
        <w:tc>
          <w:tcPr>
            <w:tcW w:w="1064" w:type="dxa"/>
          </w:tcPr>
          <w:p w14:paraId="0506A079"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6A4704A4" w14:textId="77777777" w:rsidR="001E45BD" w:rsidRPr="008E2D51" w:rsidRDefault="001E45BD" w:rsidP="004664CC">
            <w:pPr>
              <w:jc w:val="right"/>
              <w:rPr>
                <w:rFonts w:ascii="仿宋" w:eastAsia="仿宋" w:hAnsi="仿宋"/>
                <w:b/>
                <w:bCs/>
                <w:sz w:val="24"/>
                <w:szCs w:val="24"/>
              </w:rPr>
            </w:pPr>
            <w:proofErr w:type="gramStart"/>
            <w:r w:rsidRPr="008E2D51">
              <w:rPr>
                <w:rFonts w:ascii="仿宋" w:eastAsia="仿宋" w:hAnsi="仿宋"/>
                <w:b/>
                <w:bCs/>
                <w:sz w:val="24"/>
                <w:szCs w:val="24"/>
              </w:rPr>
              <w:t>a)</w:t>
            </w:r>
            <w:r w:rsidRPr="008E2D51">
              <w:rPr>
                <w:rFonts w:ascii="仿宋" w:eastAsia="仿宋" w:hAnsi="仿宋" w:hint="eastAsia"/>
                <w:b/>
                <w:bCs/>
                <w:sz w:val="24"/>
                <w:szCs w:val="24"/>
              </w:rPr>
              <w:t>#</w:t>
            </w:r>
            <w:proofErr w:type="gramEnd"/>
          </w:p>
        </w:tc>
        <w:tc>
          <w:tcPr>
            <w:tcW w:w="1383" w:type="dxa"/>
          </w:tcPr>
          <w:p w14:paraId="4189FABE" w14:textId="77777777" w:rsidR="001E45BD" w:rsidRPr="008E2D51" w:rsidRDefault="001E45BD" w:rsidP="004664CC">
            <w:pPr>
              <w:jc w:val="center"/>
              <w:rPr>
                <w:rFonts w:ascii="仿宋" w:eastAsia="仿宋" w:hAnsi="仿宋"/>
                <w:b/>
                <w:bCs/>
                <w:sz w:val="24"/>
                <w:szCs w:val="24"/>
              </w:rPr>
            </w:pPr>
          </w:p>
        </w:tc>
        <w:tc>
          <w:tcPr>
            <w:tcW w:w="1383" w:type="dxa"/>
          </w:tcPr>
          <w:p w14:paraId="65652BD4" w14:textId="77777777" w:rsidR="001E45BD" w:rsidRPr="008E2D51" w:rsidRDefault="001E45BD" w:rsidP="004664CC">
            <w:pPr>
              <w:rPr>
                <w:rFonts w:ascii="仿宋" w:eastAsia="仿宋" w:hAnsi="仿宋"/>
                <w:b/>
                <w:bCs/>
                <w:sz w:val="24"/>
                <w:szCs w:val="24"/>
              </w:rPr>
            </w:pPr>
          </w:p>
        </w:tc>
      </w:tr>
      <w:tr w:rsidR="001E45BD" w:rsidRPr="008E2D51" w14:paraId="0EC343CC" w14:textId="77777777" w:rsidTr="00DD48D5">
        <w:tc>
          <w:tcPr>
            <w:tcW w:w="1382" w:type="dxa"/>
          </w:tcPr>
          <w:p w14:paraId="7FED1F39"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6</w:t>
            </w:r>
          </w:p>
        </w:tc>
        <w:tc>
          <w:tcPr>
            <w:tcW w:w="1382" w:type="dxa"/>
          </w:tcPr>
          <w:p w14:paraId="46D3BEEC"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w:t>
            </w:r>
            <w:proofErr w:type="spellStart"/>
            <w:r w:rsidRPr="008E2D51">
              <w:rPr>
                <w:rFonts w:ascii="仿宋" w:eastAsia="仿宋" w:hAnsi="仿宋"/>
                <w:b/>
                <w:bCs/>
                <w:sz w:val="24"/>
                <w:szCs w:val="24"/>
              </w:rPr>
              <w:t>H+a</w:t>
            </w:r>
            <w:proofErr w:type="spellEnd"/>
          </w:p>
        </w:tc>
        <w:tc>
          <w:tcPr>
            <w:tcW w:w="1064" w:type="dxa"/>
          </w:tcPr>
          <w:p w14:paraId="44504F4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57FD638D"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r w:rsidRPr="008E2D51">
              <w:rPr>
                <w:rFonts w:ascii="仿宋" w:eastAsia="仿宋" w:hAnsi="仿宋" w:hint="eastAsia"/>
                <w:b/>
                <w:bCs/>
                <w:sz w:val="24"/>
                <w:szCs w:val="24"/>
              </w:rPr>
              <w:t>#</w:t>
            </w:r>
          </w:p>
        </w:tc>
        <w:tc>
          <w:tcPr>
            <w:tcW w:w="1383" w:type="dxa"/>
          </w:tcPr>
          <w:p w14:paraId="2EE10A7D"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a</w:t>
            </w:r>
          </w:p>
        </w:tc>
        <w:tc>
          <w:tcPr>
            <w:tcW w:w="1383" w:type="dxa"/>
          </w:tcPr>
          <w:p w14:paraId="0A5C3754" w14:textId="77777777" w:rsidR="001E45BD" w:rsidRPr="008E2D51" w:rsidRDefault="001E45BD" w:rsidP="004664CC">
            <w:pPr>
              <w:rPr>
                <w:rFonts w:ascii="仿宋" w:eastAsia="仿宋" w:hAnsi="仿宋"/>
                <w:b/>
                <w:bCs/>
                <w:sz w:val="24"/>
                <w:szCs w:val="24"/>
              </w:rPr>
            </w:pPr>
            <w:proofErr w:type="spellStart"/>
            <w:r w:rsidRPr="008E2D51">
              <w:rPr>
                <w:rFonts w:ascii="仿宋" w:eastAsia="仿宋" w:hAnsi="仿宋" w:hint="eastAsia"/>
                <w:b/>
                <w:bCs/>
                <w:sz w:val="24"/>
                <w:szCs w:val="24"/>
              </w:rPr>
              <w:t>H</w:t>
            </w:r>
            <w:r w:rsidRPr="008E2D51">
              <w:rPr>
                <w:rFonts w:ascii="仿宋" w:eastAsia="仿宋" w:hAnsi="仿宋"/>
                <w:b/>
                <w:bCs/>
                <w:sz w:val="24"/>
                <w:szCs w:val="24"/>
              </w:rPr>
              <w:t>→a</w:t>
            </w:r>
            <w:proofErr w:type="spellEnd"/>
          </w:p>
        </w:tc>
      </w:tr>
      <w:tr w:rsidR="001E45BD" w:rsidRPr="008E2D51" w14:paraId="54E540D7" w14:textId="77777777" w:rsidTr="00DD48D5">
        <w:tc>
          <w:tcPr>
            <w:tcW w:w="1382" w:type="dxa"/>
          </w:tcPr>
          <w:p w14:paraId="740C9803"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7</w:t>
            </w:r>
          </w:p>
        </w:tc>
        <w:tc>
          <w:tcPr>
            <w:tcW w:w="1382" w:type="dxa"/>
          </w:tcPr>
          <w:p w14:paraId="2230A00E"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(H+H</w:t>
            </w:r>
          </w:p>
        </w:tc>
        <w:tc>
          <w:tcPr>
            <w:tcW w:w="1064" w:type="dxa"/>
          </w:tcPr>
          <w:p w14:paraId="3E790164"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43373E08"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r w:rsidRPr="008E2D51">
              <w:rPr>
                <w:rFonts w:ascii="仿宋" w:eastAsia="仿宋" w:hAnsi="仿宋" w:hint="eastAsia"/>
                <w:b/>
                <w:bCs/>
                <w:sz w:val="24"/>
                <w:szCs w:val="24"/>
              </w:rPr>
              <w:t>#</w:t>
            </w:r>
          </w:p>
        </w:tc>
        <w:tc>
          <w:tcPr>
            <w:tcW w:w="1383" w:type="dxa"/>
          </w:tcPr>
          <w:p w14:paraId="3953978B"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H+H</w:t>
            </w:r>
          </w:p>
        </w:tc>
        <w:tc>
          <w:tcPr>
            <w:tcW w:w="1383" w:type="dxa"/>
          </w:tcPr>
          <w:p w14:paraId="56E972C8" w14:textId="77777777" w:rsidR="001E45BD" w:rsidRPr="008E2D51" w:rsidRDefault="001E45BD" w:rsidP="004664CC">
            <w:pPr>
              <w:rPr>
                <w:rFonts w:ascii="仿宋" w:eastAsia="仿宋" w:hAnsi="仿宋"/>
                <w:b/>
                <w:bCs/>
                <w:sz w:val="24"/>
                <w:szCs w:val="24"/>
              </w:rPr>
            </w:pPr>
            <w:r w:rsidRPr="008E2D51">
              <w:rPr>
                <w:rFonts w:ascii="仿宋" w:eastAsia="仿宋" w:hAnsi="仿宋"/>
                <w:b/>
                <w:bCs/>
                <w:sz w:val="24"/>
                <w:szCs w:val="24"/>
              </w:rPr>
              <w:t>T→T+S</w:t>
            </w:r>
          </w:p>
        </w:tc>
      </w:tr>
      <w:tr w:rsidR="001E45BD" w:rsidRPr="008E2D51" w14:paraId="2D1759BC" w14:textId="77777777" w:rsidTr="00DD48D5">
        <w:tc>
          <w:tcPr>
            <w:tcW w:w="1382" w:type="dxa"/>
          </w:tcPr>
          <w:p w14:paraId="79F55E4E"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8</w:t>
            </w:r>
          </w:p>
        </w:tc>
        <w:tc>
          <w:tcPr>
            <w:tcW w:w="1382" w:type="dxa"/>
          </w:tcPr>
          <w:p w14:paraId="552FCD3F"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(T</w:t>
            </w:r>
          </w:p>
        </w:tc>
        <w:tc>
          <w:tcPr>
            <w:tcW w:w="1064" w:type="dxa"/>
          </w:tcPr>
          <w:p w14:paraId="25E1CDEB"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&lt;</w:t>
            </w:r>
          </w:p>
        </w:tc>
        <w:tc>
          <w:tcPr>
            <w:tcW w:w="1383" w:type="dxa"/>
          </w:tcPr>
          <w:p w14:paraId="62A576A7"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b/>
                <w:bCs/>
                <w:sz w:val="24"/>
                <w:szCs w:val="24"/>
              </w:rPr>
              <w:t>)</w:t>
            </w:r>
            <w:r w:rsidRPr="008E2D51">
              <w:rPr>
                <w:rFonts w:ascii="仿宋" w:eastAsia="仿宋" w:hAnsi="仿宋" w:hint="eastAsia"/>
                <w:b/>
                <w:bCs/>
                <w:sz w:val="24"/>
                <w:szCs w:val="24"/>
              </w:rPr>
              <w:t>#</w:t>
            </w:r>
          </w:p>
        </w:tc>
        <w:tc>
          <w:tcPr>
            <w:tcW w:w="1383" w:type="dxa"/>
          </w:tcPr>
          <w:p w14:paraId="00C5CD0C" w14:textId="77777777" w:rsidR="001E45BD" w:rsidRPr="008E2D51" w:rsidRDefault="001E45BD" w:rsidP="004664CC">
            <w:pPr>
              <w:jc w:val="center"/>
              <w:rPr>
                <w:rFonts w:ascii="仿宋" w:eastAsia="仿宋" w:hAnsi="仿宋"/>
                <w:b/>
                <w:bCs/>
                <w:sz w:val="24"/>
                <w:szCs w:val="24"/>
              </w:rPr>
            </w:pPr>
          </w:p>
        </w:tc>
        <w:tc>
          <w:tcPr>
            <w:tcW w:w="1383" w:type="dxa"/>
          </w:tcPr>
          <w:p w14:paraId="3F57F9CF" w14:textId="77777777" w:rsidR="001E45BD" w:rsidRPr="008E2D51" w:rsidRDefault="001E45BD" w:rsidP="004664CC">
            <w:pPr>
              <w:rPr>
                <w:rFonts w:ascii="仿宋" w:eastAsia="仿宋" w:hAnsi="仿宋"/>
                <w:b/>
                <w:bCs/>
                <w:sz w:val="24"/>
                <w:szCs w:val="24"/>
              </w:rPr>
            </w:pPr>
          </w:p>
        </w:tc>
      </w:tr>
      <w:tr w:rsidR="001E45BD" w:rsidRPr="008E2D51" w14:paraId="441904C1" w14:textId="77777777" w:rsidTr="00DD48D5">
        <w:tc>
          <w:tcPr>
            <w:tcW w:w="1382" w:type="dxa"/>
          </w:tcPr>
          <w:p w14:paraId="73DA56F0"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9</w:t>
            </w:r>
          </w:p>
        </w:tc>
        <w:tc>
          <w:tcPr>
            <w:tcW w:w="1382" w:type="dxa"/>
          </w:tcPr>
          <w:p w14:paraId="1A4626A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(T)</w:t>
            </w:r>
          </w:p>
        </w:tc>
        <w:tc>
          <w:tcPr>
            <w:tcW w:w="1064" w:type="dxa"/>
          </w:tcPr>
          <w:p w14:paraId="1044C8A1"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39D18FAC"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hint="eastAsia"/>
                <w:b/>
                <w:bCs/>
                <w:sz w:val="24"/>
                <w:szCs w:val="24"/>
              </w:rPr>
              <w:t>#</w:t>
            </w:r>
          </w:p>
        </w:tc>
        <w:tc>
          <w:tcPr>
            <w:tcW w:w="1383" w:type="dxa"/>
          </w:tcPr>
          <w:p w14:paraId="37818264"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（T）</w:t>
            </w:r>
          </w:p>
        </w:tc>
        <w:tc>
          <w:tcPr>
            <w:tcW w:w="1383" w:type="dxa"/>
          </w:tcPr>
          <w:p w14:paraId="7E74060C"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H</w:t>
            </w:r>
            <w:r w:rsidRPr="008E2D51">
              <w:rPr>
                <w:rFonts w:ascii="仿宋" w:eastAsia="仿宋" w:hAnsi="仿宋"/>
                <w:b/>
                <w:bCs/>
                <w:sz w:val="24"/>
                <w:szCs w:val="24"/>
              </w:rPr>
              <w:t>→(S)</w:t>
            </w:r>
          </w:p>
        </w:tc>
      </w:tr>
      <w:tr w:rsidR="001E45BD" w:rsidRPr="008E2D51" w14:paraId="58B7C8EA" w14:textId="77777777" w:rsidTr="00DD48D5">
        <w:tc>
          <w:tcPr>
            <w:tcW w:w="1382" w:type="dxa"/>
          </w:tcPr>
          <w:p w14:paraId="0ED82679"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1</w:t>
            </w:r>
            <w:r w:rsidRPr="008E2D51">
              <w:rPr>
                <w:rFonts w:ascii="仿宋" w:eastAsia="仿宋" w:hAnsi="仿宋"/>
                <w:b/>
                <w:bCs/>
                <w:sz w:val="24"/>
                <w:szCs w:val="24"/>
              </w:rPr>
              <w:t>0</w:t>
            </w:r>
          </w:p>
        </w:tc>
        <w:tc>
          <w:tcPr>
            <w:tcW w:w="1382" w:type="dxa"/>
          </w:tcPr>
          <w:p w14:paraId="1548B8F1"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 H</w:t>
            </w:r>
          </w:p>
        </w:tc>
        <w:tc>
          <w:tcPr>
            <w:tcW w:w="1064" w:type="dxa"/>
          </w:tcPr>
          <w:p w14:paraId="21EBA5E2" w14:textId="77777777" w:rsidR="001E45BD" w:rsidRPr="008E2D51" w:rsidRDefault="001E45BD" w:rsidP="004664CC">
            <w:pPr>
              <w:rPr>
                <w:rFonts w:ascii="仿宋" w:eastAsia="仿宋" w:hAnsi="仿宋"/>
                <w:b/>
                <w:bCs/>
                <w:sz w:val="24"/>
                <w:szCs w:val="24"/>
              </w:rPr>
            </w:pPr>
            <w:r w:rsidRPr="008E2D51">
              <w:rPr>
                <w:rFonts w:ascii="仿宋" w:eastAsia="仿宋" w:hAnsi="仿宋" w:hint="eastAsia"/>
                <w:b/>
                <w:bCs/>
                <w:sz w:val="24"/>
                <w:szCs w:val="24"/>
              </w:rPr>
              <w:t>&gt;</w:t>
            </w:r>
          </w:p>
        </w:tc>
        <w:tc>
          <w:tcPr>
            <w:tcW w:w="1383" w:type="dxa"/>
          </w:tcPr>
          <w:p w14:paraId="684788A5" w14:textId="77777777" w:rsidR="001E45BD" w:rsidRPr="008E2D51" w:rsidRDefault="001E45BD" w:rsidP="004664CC">
            <w:pPr>
              <w:jc w:val="right"/>
              <w:rPr>
                <w:rFonts w:ascii="仿宋" w:eastAsia="仿宋" w:hAnsi="仿宋"/>
                <w:b/>
                <w:bCs/>
                <w:sz w:val="24"/>
                <w:szCs w:val="24"/>
              </w:rPr>
            </w:pPr>
            <w:r w:rsidRPr="008E2D51">
              <w:rPr>
                <w:rFonts w:ascii="仿宋" w:eastAsia="仿宋" w:hAnsi="仿宋" w:hint="eastAsia"/>
                <w:b/>
                <w:bCs/>
                <w:sz w:val="24"/>
                <w:szCs w:val="24"/>
              </w:rPr>
              <w:t>#</w:t>
            </w:r>
          </w:p>
        </w:tc>
        <w:tc>
          <w:tcPr>
            <w:tcW w:w="1383" w:type="dxa"/>
          </w:tcPr>
          <w:p w14:paraId="1B520EF7" w14:textId="77777777" w:rsidR="001E45BD" w:rsidRPr="008E2D51" w:rsidRDefault="001E45BD" w:rsidP="004664CC">
            <w:pPr>
              <w:jc w:val="center"/>
              <w:rPr>
                <w:rFonts w:ascii="仿宋" w:eastAsia="仿宋" w:hAnsi="仿宋"/>
                <w:b/>
                <w:bCs/>
                <w:sz w:val="24"/>
                <w:szCs w:val="24"/>
              </w:rPr>
            </w:pPr>
            <w:r w:rsidRPr="008E2D51">
              <w:rPr>
                <w:rFonts w:ascii="仿宋" w:eastAsia="仿宋" w:hAnsi="仿宋" w:hint="eastAsia"/>
                <w:b/>
                <w:bCs/>
                <w:sz w:val="24"/>
                <w:szCs w:val="24"/>
              </w:rPr>
              <w:t>分析成功</w:t>
            </w:r>
          </w:p>
        </w:tc>
        <w:tc>
          <w:tcPr>
            <w:tcW w:w="1383" w:type="dxa"/>
          </w:tcPr>
          <w:p w14:paraId="3614D839" w14:textId="77777777" w:rsidR="001E45BD" w:rsidRPr="008E2D51" w:rsidRDefault="001E45BD" w:rsidP="004664CC">
            <w:pPr>
              <w:rPr>
                <w:rFonts w:ascii="仿宋" w:eastAsia="仿宋" w:hAnsi="仿宋"/>
                <w:b/>
                <w:bCs/>
                <w:sz w:val="24"/>
                <w:szCs w:val="24"/>
              </w:rPr>
            </w:pPr>
          </w:p>
        </w:tc>
      </w:tr>
    </w:tbl>
    <w:p w14:paraId="1DA39A6B" w14:textId="77777777" w:rsidR="001E45BD" w:rsidRPr="008E2D51" w:rsidRDefault="001E45BD" w:rsidP="001E45BD">
      <w:pPr>
        <w:ind w:firstLine="420"/>
        <w:rPr>
          <w:rFonts w:ascii="仿宋" w:eastAsia="仿宋" w:hAnsi="仿宋"/>
          <w:b/>
          <w:bCs/>
          <w:sz w:val="24"/>
          <w:szCs w:val="24"/>
        </w:rPr>
      </w:pPr>
    </w:p>
    <w:p w14:paraId="2867B372" w14:textId="77777777" w:rsidR="001E45BD" w:rsidRPr="008E2D51" w:rsidRDefault="001E45BD" w:rsidP="001E45BD">
      <w:pPr>
        <w:ind w:firstLine="420"/>
        <w:rPr>
          <w:rFonts w:ascii="仿宋" w:eastAsia="仿宋" w:hAnsi="仿宋"/>
          <w:b/>
          <w:bCs/>
          <w:sz w:val="24"/>
          <w:szCs w:val="24"/>
        </w:rPr>
      </w:pPr>
    </w:p>
    <w:p w14:paraId="2D5BD536" w14:textId="77777777" w:rsidR="001E45BD" w:rsidRPr="008E2D51" w:rsidRDefault="001E45BD" w:rsidP="001E45BD">
      <w:pPr>
        <w:ind w:firstLine="420"/>
        <w:rPr>
          <w:rFonts w:ascii="仿宋" w:eastAsia="仿宋" w:hAnsi="仿宋"/>
          <w:b/>
          <w:bCs/>
          <w:sz w:val="24"/>
          <w:szCs w:val="24"/>
        </w:rPr>
      </w:pPr>
      <w:r w:rsidRPr="008E2D51">
        <w:rPr>
          <w:rFonts w:ascii="仿宋" w:eastAsia="仿宋" w:hAnsi="仿宋" w:hint="eastAsia"/>
          <w:b/>
          <w:bCs/>
          <w:sz w:val="24"/>
          <w:szCs w:val="24"/>
        </w:rPr>
        <w:t>(</w:t>
      </w:r>
      <w:r w:rsidRPr="008E2D51">
        <w:rPr>
          <w:rFonts w:ascii="仿宋" w:eastAsia="仿宋" w:hAnsi="仿宋"/>
          <w:b/>
          <w:bCs/>
          <w:sz w:val="24"/>
          <w:szCs w:val="24"/>
        </w:rPr>
        <w:t xml:space="preserve">4) </w:t>
      </w:r>
      <w:r w:rsidRPr="008E2D51">
        <w:rPr>
          <w:rFonts w:ascii="仿宋" w:eastAsia="仿宋" w:hAnsi="仿宋" w:hint="eastAsia"/>
          <w:b/>
          <w:bCs/>
          <w:sz w:val="24"/>
          <w:szCs w:val="24"/>
        </w:rPr>
        <w:t>a</w:t>
      </w:r>
      <w:r w:rsidRPr="008E2D51">
        <w:rPr>
          <w:rFonts w:ascii="仿宋" w:eastAsia="仿宋" w:hAnsi="仿宋"/>
          <w:b/>
          <w:bCs/>
          <w:sz w:val="24"/>
          <w:szCs w:val="24"/>
        </w:rPr>
        <w:t>;(</w:t>
      </w:r>
      <w:proofErr w:type="spellStart"/>
      <w:r w:rsidRPr="008E2D51">
        <w:rPr>
          <w:rFonts w:ascii="仿宋" w:eastAsia="仿宋" w:hAnsi="仿宋"/>
          <w:b/>
          <w:bCs/>
          <w:sz w:val="24"/>
          <w:szCs w:val="24"/>
        </w:rPr>
        <w:t>a+a</w:t>
      </w:r>
      <w:proofErr w:type="spellEnd"/>
      <w:r w:rsidRPr="008E2D51">
        <w:rPr>
          <w:rFonts w:ascii="仿宋" w:eastAsia="仿宋" w:hAnsi="仿宋"/>
          <w:b/>
          <w:bCs/>
          <w:sz w:val="24"/>
          <w:szCs w:val="24"/>
        </w:rPr>
        <w:t>)</w:t>
      </w:r>
      <w:r w:rsidRPr="008E2D51">
        <w:rPr>
          <w:rFonts w:ascii="仿宋" w:eastAsia="仿宋" w:hAnsi="仿宋" w:hint="eastAsia"/>
          <w:b/>
          <w:bCs/>
          <w:sz w:val="24"/>
          <w:szCs w:val="24"/>
        </w:rPr>
        <w:t>的最右推导</w:t>
      </w:r>
    </w:p>
    <w:p w14:paraId="370F4652" w14:textId="77777777" w:rsidR="001E45BD" w:rsidRPr="008E2D51" w:rsidRDefault="001E45BD" w:rsidP="001E45BD">
      <w:pPr>
        <w:ind w:leftChars="202" w:left="424" w:firstLineChars="202" w:firstLine="487"/>
        <w:jc w:val="left"/>
        <w:rPr>
          <w:rFonts w:ascii="仿宋" w:eastAsia="仿宋" w:hAnsi="仿宋"/>
          <w:b/>
          <w:bCs/>
          <w:sz w:val="24"/>
          <w:szCs w:val="24"/>
        </w:rPr>
      </w:pPr>
      <w:r w:rsidRPr="008E2D51">
        <w:rPr>
          <w:rFonts w:ascii="仿宋" w:eastAsia="仿宋" w:hAnsi="仿宋" w:hint="eastAsia"/>
          <w:b/>
          <w:bCs/>
          <w:sz w:val="24"/>
          <w:szCs w:val="24"/>
        </w:rPr>
        <w:t>S</w:t>
      </w:r>
      <m:oMath>
        <m:r>
          <m:rPr>
            <m:sty m:val="bi"/>
          </m:rPr>
          <w:rPr>
            <w:rFonts w:ascii="Cambria Math" w:eastAsia="仿宋" w:hAnsi="Cambria Math"/>
            <w:sz w:val="24"/>
            <w:szCs w:val="24"/>
          </w:rPr>
          <m:t>⇒</m:t>
        </m:r>
      </m:oMath>
      <w:proofErr w:type="gramStart"/>
      <w:r w:rsidRPr="008E2D51">
        <w:rPr>
          <w:rFonts w:ascii="仿宋" w:eastAsia="仿宋" w:hAnsi="仿宋" w:hint="eastAsia"/>
          <w:b/>
          <w:bCs/>
          <w:sz w:val="24"/>
          <w:szCs w:val="24"/>
        </w:rPr>
        <w:t>S;G</w:t>
      </w:r>
      <w:proofErr w:type="gramEnd"/>
    </w:p>
    <w:p w14:paraId="60097920"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w:t>
      </w:r>
      <w:proofErr w:type="gramStart"/>
      <w:r w:rsidRPr="008E2D51">
        <w:rPr>
          <w:rFonts w:ascii="仿宋" w:eastAsia="仿宋" w:hAnsi="仿宋" w:hint="eastAsia"/>
          <w:b/>
          <w:bCs/>
          <w:sz w:val="24"/>
          <w:szCs w:val="24"/>
        </w:rPr>
        <w:t>S;</w:t>
      </w:r>
      <w:r w:rsidRPr="008E2D51">
        <w:rPr>
          <w:rFonts w:ascii="仿宋" w:eastAsia="仿宋" w:hAnsi="仿宋"/>
          <w:b/>
          <w:bCs/>
          <w:sz w:val="24"/>
          <w:szCs w:val="24"/>
        </w:rPr>
        <w:t>H</w:t>
      </w:r>
      <w:proofErr w:type="gramEnd"/>
    </w:p>
    <w:p w14:paraId="6678A973"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S;</w:t>
      </w:r>
      <w:r w:rsidRPr="008E2D51">
        <w:rPr>
          <w:rFonts w:ascii="仿宋" w:eastAsia="仿宋" w:hAnsi="仿宋"/>
          <w:b/>
          <w:bCs/>
          <w:sz w:val="24"/>
          <w:szCs w:val="24"/>
        </w:rPr>
        <w:t>(S)</w:t>
      </w:r>
    </w:p>
    <w:p w14:paraId="3E097F0A"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S;</w:t>
      </w:r>
      <w:r w:rsidRPr="008E2D51">
        <w:rPr>
          <w:rFonts w:ascii="仿宋" w:eastAsia="仿宋" w:hAnsi="仿宋"/>
          <w:b/>
          <w:bCs/>
          <w:sz w:val="24"/>
          <w:szCs w:val="24"/>
        </w:rPr>
        <w:t>(</w:t>
      </w:r>
      <w:r w:rsidRPr="008E2D51">
        <w:rPr>
          <w:rFonts w:ascii="仿宋" w:eastAsia="仿宋" w:hAnsi="仿宋" w:hint="eastAsia"/>
          <w:b/>
          <w:bCs/>
          <w:sz w:val="24"/>
          <w:szCs w:val="24"/>
        </w:rPr>
        <w:t>G</w:t>
      </w:r>
      <w:r w:rsidRPr="008E2D51">
        <w:rPr>
          <w:rFonts w:ascii="仿宋" w:eastAsia="仿宋" w:hAnsi="仿宋"/>
          <w:b/>
          <w:bCs/>
          <w:sz w:val="24"/>
          <w:szCs w:val="24"/>
        </w:rPr>
        <w:t>)</w:t>
      </w:r>
    </w:p>
    <w:p w14:paraId="0D5B6972"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S;</w:t>
      </w:r>
      <w:r w:rsidRPr="008E2D51">
        <w:rPr>
          <w:rFonts w:ascii="仿宋" w:eastAsia="仿宋" w:hAnsi="仿宋"/>
          <w:b/>
          <w:bCs/>
          <w:sz w:val="24"/>
          <w:szCs w:val="24"/>
        </w:rPr>
        <w:t xml:space="preserve">(H)  </w:t>
      </w:r>
      <w:r w:rsidRPr="008E2D51">
        <w:rPr>
          <w:rFonts w:ascii="仿宋" w:eastAsia="仿宋" w:hAnsi="仿宋" w:hint="eastAsia"/>
          <w:b/>
          <w:bCs/>
          <w:sz w:val="24"/>
          <w:szCs w:val="24"/>
        </w:rPr>
        <w:t>出错</w:t>
      </w:r>
    </w:p>
    <w:p w14:paraId="06E8E07B" w14:textId="77777777" w:rsidR="001E45BD" w:rsidRPr="008E2D51" w:rsidRDefault="001E45BD" w:rsidP="001E45BD">
      <w:pPr>
        <w:ind w:leftChars="270" w:left="567" w:firstLine="420"/>
        <w:jc w:val="left"/>
        <w:rPr>
          <w:rFonts w:ascii="仿宋" w:eastAsia="仿宋" w:hAnsi="仿宋"/>
          <w:b/>
          <w:bCs/>
          <w:sz w:val="24"/>
          <w:szCs w:val="24"/>
        </w:rPr>
      </w:pPr>
    </w:p>
    <w:p w14:paraId="2EF88CA7" w14:textId="77777777" w:rsidR="001E45BD" w:rsidRPr="008E2D51" w:rsidRDefault="001E45BD" w:rsidP="001E45BD">
      <w:pPr>
        <w:ind w:leftChars="270" w:left="567" w:firstLine="420"/>
        <w:jc w:val="left"/>
        <w:rPr>
          <w:rFonts w:ascii="仿宋" w:eastAsia="仿宋" w:hAnsi="仿宋"/>
          <w:b/>
          <w:bCs/>
          <w:sz w:val="24"/>
          <w:szCs w:val="24"/>
        </w:rPr>
      </w:pPr>
      <w:r w:rsidRPr="008E2D51">
        <w:rPr>
          <w:rFonts w:ascii="仿宋" w:eastAsia="仿宋" w:hAnsi="仿宋"/>
          <w:b/>
          <w:bCs/>
          <w:sz w:val="24"/>
          <w:szCs w:val="24"/>
        </w:rPr>
        <w:t>(</w:t>
      </w:r>
      <w:proofErr w:type="spellStart"/>
      <w:r w:rsidRPr="008E2D51">
        <w:rPr>
          <w:rFonts w:ascii="仿宋" w:eastAsia="仿宋" w:hAnsi="仿宋"/>
          <w:b/>
          <w:bCs/>
          <w:sz w:val="24"/>
          <w:szCs w:val="24"/>
        </w:rPr>
        <w:t>a+a</w:t>
      </w:r>
      <w:proofErr w:type="spellEnd"/>
      <w:r w:rsidRPr="008E2D51">
        <w:rPr>
          <w:rFonts w:ascii="仿宋" w:eastAsia="仿宋" w:hAnsi="仿宋"/>
          <w:b/>
          <w:bCs/>
          <w:sz w:val="24"/>
          <w:szCs w:val="24"/>
        </w:rPr>
        <w:t>)</w:t>
      </w:r>
      <w:r w:rsidRPr="008E2D51">
        <w:rPr>
          <w:rFonts w:ascii="仿宋" w:eastAsia="仿宋" w:hAnsi="仿宋" w:hint="eastAsia"/>
          <w:b/>
          <w:bCs/>
          <w:sz w:val="24"/>
          <w:szCs w:val="24"/>
        </w:rPr>
        <w:t>的最右推导</w:t>
      </w:r>
    </w:p>
    <w:p w14:paraId="10389E77" w14:textId="77777777" w:rsidR="001E45BD" w:rsidRPr="008E2D51" w:rsidRDefault="001E45BD" w:rsidP="001E45BD">
      <w:pPr>
        <w:ind w:leftChars="202" w:left="424" w:firstLineChars="202" w:firstLine="487"/>
        <w:jc w:val="left"/>
        <w:rPr>
          <w:rFonts w:ascii="仿宋" w:eastAsia="仿宋" w:hAnsi="仿宋"/>
          <w:b/>
          <w:bCs/>
          <w:sz w:val="24"/>
          <w:szCs w:val="24"/>
        </w:rPr>
      </w:pPr>
      <w:r w:rsidRPr="008E2D51">
        <w:rPr>
          <w:rFonts w:ascii="仿宋" w:eastAsia="仿宋" w:hAnsi="仿宋" w:hint="eastAsia"/>
          <w:b/>
          <w:bCs/>
          <w:sz w:val="24"/>
          <w:szCs w:val="24"/>
        </w:rPr>
        <w:t>S</w:t>
      </w:r>
      <m:oMath>
        <m:r>
          <m:rPr>
            <m:sty m:val="bi"/>
          </m:rPr>
          <w:rPr>
            <w:rFonts w:ascii="Cambria Math" w:eastAsia="仿宋" w:hAnsi="Cambria Math"/>
            <w:sz w:val="24"/>
            <w:szCs w:val="24"/>
          </w:rPr>
          <m:t>⇒</m:t>
        </m:r>
      </m:oMath>
      <w:r w:rsidRPr="008E2D51">
        <w:rPr>
          <w:rFonts w:ascii="仿宋" w:eastAsia="仿宋" w:hAnsi="仿宋" w:hint="eastAsia"/>
          <w:b/>
          <w:bCs/>
          <w:sz w:val="24"/>
          <w:szCs w:val="24"/>
        </w:rPr>
        <w:t>G</w:t>
      </w:r>
    </w:p>
    <w:p w14:paraId="6723ECC2"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w:t>
      </w:r>
      <w:r w:rsidRPr="008E2D51">
        <w:rPr>
          <w:rFonts w:ascii="仿宋" w:eastAsia="仿宋" w:hAnsi="仿宋"/>
          <w:b/>
          <w:bCs/>
          <w:sz w:val="24"/>
          <w:szCs w:val="24"/>
        </w:rPr>
        <w:t>H</w:t>
      </w:r>
    </w:p>
    <w:p w14:paraId="683EAAC9"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w:t>
      </w:r>
      <w:r w:rsidRPr="008E2D51">
        <w:rPr>
          <w:rFonts w:ascii="仿宋" w:eastAsia="仿宋" w:hAnsi="仿宋"/>
          <w:b/>
          <w:bCs/>
          <w:sz w:val="24"/>
          <w:szCs w:val="24"/>
        </w:rPr>
        <w:t>(S)</w:t>
      </w:r>
    </w:p>
    <w:p w14:paraId="472AD8D4"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w:t>
      </w:r>
      <w:r w:rsidRPr="008E2D51">
        <w:rPr>
          <w:rFonts w:ascii="仿宋" w:eastAsia="仿宋" w:hAnsi="仿宋"/>
          <w:b/>
          <w:bCs/>
          <w:sz w:val="24"/>
          <w:szCs w:val="24"/>
        </w:rPr>
        <w:t>(</w:t>
      </w:r>
      <w:r w:rsidRPr="008E2D51">
        <w:rPr>
          <w:rFonts w:ascii="仿宋" w:eastAsia="仿宋" w:hAnsi="仿宋" w:hint="eastAsia"/>
          <w:b/>
          <w:bCs/>
          <w:sz w:val="24"/>
          <w:szCs w:val="24"/>
        </w:rPr>
        <w:t>G</w:t>
      </w:r>
      <w:r w:rsidRPr="008E2D51">
        <w:rPr>
          <w:rFonts w:ascii="仿宋" w:eastAsia="仿宋" w:hAnsi="仿宋"/>
          <w:b/>
          <w:bCs/>
          <w:sz w:val="24"/>
          <w:szCs w:val="24"/>
        </w:rPr>
        <w:t>)</w:t>
      </w:r>
    </w:p>
    <w:p w14:paraId="51CD27DD" w14:textId="77777777" w:rsidR="001E45BD" w:rsidRPr="008E2D51" w:rsidRDefault="001E45BD" w:rsidP="001E45BD">
      <w:pPr>
        <w:ind w:leftChars="270" w:left="567" w:firstLine="420"/>
        <w:jc w:val="left"/>
        <w:rPr>
          <w:rFonts w:ascii="仿宋" w:eastAsia="仿宋" w:hAnsi="仿宋"/>
          <w:b/>
          <w:bCs/>
          <w:sz w:val="24"/>
          <w:szCs w:val="24"/>
        </w:rPr>
      </w:pPr>
      <m:oMath>
        <m:r>
          <m:rPr>
            <m:sty m:val="bi"/>
          </m:rPr>
          <w:rPr>
            <w:rFonts w:ascii="Cambria Math" w:eastAsia="仿宋" w:hAnsi="Cambria Math"/>
            <w:sz w:val="24"/>
            <w:szCs w:val="24"/>
          </w:rPr>
          <m:t>⇒</m:t>
        </m:r>
      </m:oMath>
      <w:r w:rsidRPr="008E2D51">
        <w:rPr>
          <w:rFonts w:ascii="仿宋" w:eastAsia="仿宋" w:hAnsi="仿宋" w:hint="eastAsia"/>
          <w:b/>
          <w:bCs/>
          <w:sz w:val="24"/>
          <w:szCs w:val="24"/>
        </w:rPr>
        <w:t xml:space="preserve"> </w:t>
      </w:r>
      <w:r w:rsidRPr="008E2D51">
        <w:rPr>
          <w:rFonts w:ascii="仿宋" w:eastAsia="仿宋" w:hAnsi="仿宋"/>
          <w:b/>
          <w:bCs/>
          <w:sz w:val="24"/>
          <w:szCs w:val="24"/>
        </w:rPr>
        <w:t xml:space="preserve">(H)  </w:t>
      </w:r>
      <w:r w:rsidRPr="008E2D51">
        <w:rPr>
          <w:rFonts w:ascii="仿宋" w:eastAsia="仿宋" w:hAnsi="仿宋" w:hint="eastAsia"/>
          <w:b/>
          <w:bCs/>
          <w:sz w:val="24"/>
          <w:szCs w:val="24"/>
        </w:rPr>
        <w:t>出错</w:t>
      </w:r>
    </w:p>
    <w:p w14:paraId="467F23E0" w14:textId="77777777" w:rsidR="001E45BD" w:rsidRPr="008E2D51" w:rsidRDefault="001E45BD" w:rsidP="001E45BD">
      <w:pPr>
        <w:jc w:val="left"/>
        <w:rPr>
          <w:rFonts w:ascii="仿宋" w:eastAsia="仿宋" w:hAnsi="仿宋"/>
          <w:b/>
          <w:bCs/>
          <w:sz w:val="24"/>
          <w:szCs w:val="24"/>
        </w:rPr>
      </w:pPr>
      <w:r w:rsidRPr="004C153D">
        <w:rPr>
          <w:rFonts w:ascii="仿宋" w:eastAsia="仿宋" w:hAnsi="仿宋" w:hint="eastAsia"/>
          <w:b/>
          <w:bCs/>
          <w:sz w:val="24"/>
          <w:szCs w:val="24"/>
          <w:highlight w:val="yellow"/>
        </w:rPr>
        <w:t>（5）算法优先归约的是</w:t>
      </w:r>
      <w:proofErr w:type="gramStart"/>
      <w:r w:rsidRPr="004C153D">
        <w:rPr>
          <w:rFonts w:ascii="仿宋" w:eastAsia="仿宋" w:hAnsi="仿宋" w:hint="eastAsia"/>
          <w:b/>
          <w:bCs/>
          <w:sz w:val="24"/>
          <w:szCs w:val="24"/>
          <w:highlight w:val="yellow"/>
        </w:rPr>
        <w:t>最左素短语</w:t>
      </w:r>
      <w:proofErr w:type="gramEnd"/>
      <w:r w:rsidRPr="004C153D">
        <w:rPr>
          <w:rFonts w:ascii="仿宋" w:eastAsia="仿宋" w:hAnsi="仿宋" w:hint="eastAsia"/>
          <w:b/>
          <w:bCs/>
          <w:sz w:val="24"/>
          <w:szCs w:val="24"/>
          <w:highlight w:val="yellow"/>
        </w:rPr>
        <w:t>，不是句柄，因此会隐藏语法错误无法发现。</w:t>
      </w:r>
    </w:p>
    <w:p w14:paraId="16901302" w14:textId="77777777" w:rsidR="001E45BD" w:rsidRPr="008E2D51" w:rsidRDefault="001E45BD" w:rsidP="001E45BD">
      <w:pPr>
        <w:jc w:val="left"/>
        <w:rPr>
          <w:rFonts w:ascii="仿宋" w:eastAsia="仿宋" w:hAnsi="仿宋"/>
          <w:b/>
          <w:bCs/>
          <w:sz w:val="24"/>
          <w:szCs w:val="24"/>
        </w:rPr>
      </w:pPr>
      <w:r w:rsidRPr="008E2D51">
        <w:rPr>
          <w:rFonts w:ascii="仿宋" w:eastAsia="仿宋" w:hAnsi="仿宋" w:hint="eastAsia"/>
          <w:b/>
          <w:bCs/>
          <w:sz w:val="24"/>
          <w:szCs w:val="24"/>
        </w:rPr>
        <w:t>（6）算法优先分析过程不是最右推导逆过程；</w:t>
      </w:r>
    </w:p>
    <w:p w14:paraId="36F276B8" w14:textId="77777777" w:rsidR="00702888" w:rsidRDefault="001E45BD" w:rsidP="001E45BD">
      <w:pPr>
        <w:ind w:leftChars="270" w:left="728" w:hangingChars="67" w:hanging="161"/>
        <w:jc w:val="left"/>
        <w:rPr>
          <w:rFonts w:ascii="仿宋" w:eastAsia="仿宋" w:hAnsi="仿宋"/>
          <w:b/>
          <w:bCs/>
          <w:sz w:val="24"/>
          <w:szCs w:val="24"/>
        </w:rPr>
        <w:sectPr w:rsidR="00702888">
          <w:pgSz w:w="11906" w:h="16838"/>
          <w:pgMar w:top="1440" w:right="1800" w:bottom="1440" w:left="1800" w:header="851" w:footer="992" w:gutter="0"/>
          <w:cols w:space="425"/>
          <w:docGrid w:type="lines" w:linePitch="312"/>
        </w:sectPr>
      </w:pPr>
      <w:r w:rsidRPr="008E2D51">
        <w:rPr>
          <w:rFonts w:ascii="仿宋" w:eastAsia="仿宋" w:hAnsi="仿宋" w:hint="eastAsia"/>
          <w:b/>
          <w:bCs/>
          <w:sz w:val="24"/>
          <w:szCs w:val="24"/>
        </w:rPr>
        <w:t>规范归约是最右推导逆过程。</w:t>
      </w:r>
    </w:p>
    <w:p w14:paraId="5499EAF0" w14:textId="5EDACBAE" w:rsidR="00AE31E0" w:rsidRDefault="00AE31E0" w:rsidP="00AE31E0">
      <w:pPr>
        <w:pStyle w:val="1"/>
        <w:jc w:val="center"/>
      </w:pPr>
      <w:r>
        <w:rPr>
          <w:rFonts w:hint="eastAsia"/>
        </w:rPr>
        <w:lastRenderedPageBreak/>
        <w:t>第六章作业</w:t>
      </w:r>
    </w:p>
    <w:p w14:paraId="42778C70" w14:textId="77777777" w:rsidR="00702888" w:rsidRDefault="00702888" w:rsidP="00702888">
      <w:pPr>
        <w:ind w:left="139" w:hangingChars="63" w:hanging="139"/>
        <w:rPr>
          <w:rFonts w:ascii="Times New Roman" w:eastAsia="楷体" w:hAnsi="Times New Roman"/>
          <w:b/>
          <w:bCs/>
          <w:sz w:val="22"/>
        </w:rPr>
      </w:pPr>
      <w:r w:rsidRPr="005D66CD">
        <w:rPr>
          <w:rFonts w:ascii="Times New Roman" w:eastAsia="楷体" w:hAnsi="Times New Roman"/>
          <w:b/>
          <w:bCs/>
          <w:color w:val="FF0000"/>
          <w:sz w:val="22"/>
        </w:rPr>
        <w:t>1.</w:t>
      </w:r>
      <w:r>
        <w:rPr>
          <w:rFonts w:ascii="Times New Roman" w:eastAsia="楷体" w:hAnsi="Times New Roman"/>
          <w:b/>
          <w:bCs/>
          <w:sz w:val="22"/>
        </w:rPr>
        <w:t xml:space="preserve"> </w:t>
      </w:r>
      <w:r>
        <w:rPr>
          <w:rFonts w:ascii="Times New Roman" w:eastAsia="楷体" w:hAnsi="Times New Roman" w:hint="eastAsia"/>
          <w:b/>
          <w:bCs/>
          <w:sz w:val="22"/>
        </w:rPr>
        <w:t>已知文法</w:t>
      </w:r>
    </w:p>
    <w:p w14:paraId="7F5377C8" w14:textId="77777777" w:rsidR="00702888"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 xml:space="preserve">   </w:t>
      </w:r>
      <m:oMath>
        <m:r>
          <m:rPr>
            <m:sty m:val="bi"/>
          </m:rPr>
          <w:rPr>
            <w:rFonts w:ascii="Cambria Math" w:eastAsia="楷体" w:hAnsi="Cambria Math" w:cs="Times New Roman"/>
            <w:color w:val="000000" w:themeColor="text1"/>
            <w:sz w:val="22"/>
          </w:rPr>
          <m:t>A→aAd|aAb|ε</m:t>
        </m:r>
      </m:oMath>
    </w:p>
    <w:p w14:paraId="40271E5B" w14:textId="77777777" w:rsidR="00702888"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判断该文法是否是</w:t>
      </w:r>
      <m:oMath>
        <m:r>
          <m:rPr>
            <m:sty m:val="bi"/>
          </m:rPr>
          <w:rPr>
            <w:rFonts w:ascii="Cambria Math" w:eastAsia="楷体" w:hAnsi="Cambria Math" w:cs="Times New Roman"/>
            <w:color w:val="000000" w:themeColor="text1"/>
            <w:sz w:val="22"/>
          </w:rPr>
          <m:t>SLR(1)</m:t>
        </m:r>
      </m:oMath>
      <w:r>
        <w:rPr>
          <w:rFonts w:ascii="Times New Roman" w:eastAsia="楷体" w:hAnsi="Times New Roman" w:cs="Times New Roman" w:hint="eastAsia"/>
          <w:b/>
          <w:bCs/>
          <w:iCs/>
          <w:color w:val="000000" w:themeColor="text1"/>
          <w:sz w:val="22"/>
        </w:rPr>
        <w:t>文法，若是，请构造相应分析表，并对输入串</w:t>
      </w:r>
      <m:oMath>
        <m:r>
          <m:rPr>
            <m:sty m:val="bi"/>
          </m:rPr>
          <w:rPr>
            <w:rFonts w:ascii="Cambria Math" w:eastAsia="楷体" w:hAnsi="Cambria Math" w:cs="Times New Roman"/>
            <w:color w:val="000000" w:themeColor="text1"/>
            <w:sz w:val="22"/>
          </w:rPr>
          <m:t>ab#</m:t>
        </m:r>
      </m:oMath>
      <w:r>
        <w:rPr>
          <w:rFonts w:ascii="Times New Roman" w:eastAsia="楷体" w:hAnsi="Times New Roman" w:cs="Times New Roman" w:hint="eastAsia"/>
          <w:b/>
          <w:bCs/>
          <w:iCs/>
          <w:color w:val="000000" w:themeColor="text1"/>
          <w:sz w:val="22"/>
        </w:rPr>
        <w:t>给出分析过程。</w:t>
      </w:r>
    </w:p>
    <w:p w14:paraId="37C455B6" w14:textId="77777777" w:rsidR="00702888"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答：拓广文法为</w:t>
      </w: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G</m:t>
            </m:r>
          </m:e>
          <m:sup>
            <m:r>
              <m:rPr>
                <m:sty m:val="bi"/>
              </m:rPr>
              <w:rPr>
                <w:rFonts w:ascii="Cambria Math" w:eastAsia="楷体" w:hAnsi="Cambria Math" w:cs="Times New Roman"/>
                <w:color w:val="000000" w:themeColor="text1"/>
                <w:sz w:val="22"/>
              </w:rPr>
              <m:t>'</m:t>
            </m:r>
          </m:sup>
        </m:sSup>
      </m:oMath>
      <w:r>
        <w:rPr>
          <w:rFonts w:ascii="Times New Roman" w:eastAsia="楷体" w:hAnsi="Times New Roman" w:cs="Times New Roman" w:hint="eastAsia"/>
          <w:b/>
          <w:bCs/>
          <w:iCs/>
          <w:color w:val="000000" w:themeColor="text1"/>
          <w:sz w:val="22"/>
        </w:rPr>
        <w:t>，增加产生式</w:t>
      </w: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→A</m:t>
        </m:r>
      </m:oMath>
      <w:r>
        <w:rPr>
          <w:rFonts w:ascii="Times New Roman" w:eastAsia="楷体" w:hAnsi="Times New Roman" w:cs="Times New Roman" w:hint="eastAsia"/>
          <w:b/>
          <w:bCs/>
          <w:iCs/>
          <w:color w:val="000000" w:themeColor="text1"/>
          <w:sz w:val="22"/>
        </w:rPr>
        <w:t>，若产生式排序为</w:t>
      </w:r>
      <w:r>
        <w:rPr>
          <w:rFonts w:ascii="Times New Roman" w:eastAsia="楷体" w:hAnsi="Times New Roman" w:cs="Times New Roman" w:hint="eastAsia"/>
          <w:b/>
          <w:bCs/>
          <w:iCs/>
          <w:color w:val="000000" w:themeColor="text1"/>
          <w:sz w:val="22"/>
        </w:rPr>
        <w:t>:</w:t>
      </w:r>
    </w:p>
    <w:tbl>
      <w:tblPr>
        <w:tblStyle w:val="a7"/>
        <w:tblW w:w="0" w:type="auto"/>
        <w:tblInd w:w="-5" w:type="dxa"/>
        <w:tblLook w:val="04A0" w:firstRow="1" w:lastRow="0" w:firstColumn="1" w:lastColumn="0" w:noHBand="0" w:noVBand="1"/>
      </w:tblPr>
      <w:tblGrid>
        <w:gridCol w:w="426"/>
        <w:gridCol w:w="3671"/>
      </w:tblGrid>
      <w:tr w:rsidR="00702888" w14:paraId="6161B668" w14:textId="77777777" w:rsidTr="00702888">
        <w:trPr>
          <w:trHeight w:val="298"/>
        </w:trPr>
        <w:tc>
          <w:tcPr>
            <w:tcW w:w="426" w:type="dxa"/>
          </w:tcPr>
          <w:p w14:paraId="0218F9FE" w14:textId="77777777" w:rsidR="00702888" w:rsidRDefault="00702888"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0</w:t>
            </w:r>
          </w:p>
        </w:tc>
        <w:tc>
          <w:tcPr>
            <w:tcW w:w="3671" w:type="dxa"/>
            <w:vAlign w:val="center"/>
          </w:tcPr>
          <w:p w14:paraId="133B34B5" w14:textId="77777777" w:rsidR="00702888" w:rsidRDefault="00702888" w:rsidP="000E2957">
            <w:pPr>
              <w:rPr>
                <w:rFonts w:ascii="Times New Roman" w:eastAsia="楷体" w:hAnsi="Times New Roman" w:cs="Times New Roman"/>
                <w:b/>
                <w:bCs/>
                <w:i/>
                <w:iCs/>
                <w:color w:val="000000" w:themeColor="text1"/>
                <w:sz w:val="22"/>
              </w:rPr>
            </w:pPr>
            <m:oMathPara>
              <m:oMathParaPr>
                <m:jc m:val="left"/>
              </m:oMathParaP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→A</m:t>
                </m:r>
              </m:oMath>
            </m:oMathPara>
          </w:p>
        </w:tc>
      </w:tr>
      <w:tr w:rsidR="00702888" w14:paraId="78067207" w14:textId="77777777" w:rsidTr="00702888">
        <w:trPr>
          <w:trHeight w:val="298"/>
        </w:trPr>
        <w:tc>
          <w:tcPr>
            <w:tcW w:w="426" w:type="dxa"/>
          </w:tcPr>
          <w:p w14:paraId="7C9F9C87" w14:textId="77777777" w:rsidR="00702888" w:rsidRDefault="00702888"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1</w:t>
            </w:r>
          </w:p>
        </w:tc>
        <w:tc>
          <w:tcPr>
            <w:tcW w:w="3671" w:type="dxa"/>
            <w:vAlign w:val="center"/>
          </w:tcPr>
          <w:p w14:paraId="1244E4B3" w14:textId="77777777" w:rsidR="00702888" w:rsidRDefault="00702888"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A→aAd</m:t>
                </m:r>
              </m:oMath>
            </m:oMathPara>
          </w:p>
        </w:tc>
      </w:tr>
      <w:tr w:rsidR="00702888" w14:paraId="54EF27CA" w14:textId="77777777" w:rsidTr="00702888">
        <w:trPr>
          <w:trHeight w:val="298"/>
        </w:trPr>
        <w:tc>
          <w:tcPr>
            <w:tcW w:w="426" w:type="dxa"/>
          </w:tcPr>
          <w:p w14:paraId="2A516FEE" w14:textId="77777777" w:rsidR="00702888" w:rsidRDefault="00702888"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2</w:t>
            </w:r>
          </w:p>
        </w:tc>
        <w:tc>
          <w:tcPr>
            <w:tcW w:w="3671" w:type="dxa"/>
            <w:vAlign w:val="center"/>
          </w:tcPr>
          <w:p w14:paraId="113FBAD5" w14:textId="77777777" w:rsidR="00702888" w:rsidRDefault="00702888"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A→aAb</m:t>
                </m:r>
              </m:oMath>
            </m:oMathPara>
          </w:p>
        </w:tc>
      </w:tr>
      <w:tr w:rsidR="00702888" w14:paraId="56735F57" w14:textId="77777777" w:rsidTr="00702888">
        <w:trPr>
          <w:trHeight w:val="298"/>
        </w:trPr>
        <w:tc>
          <w:tcPr>
            <w:tcW w:w="426" w:type="dxa"/>
          </w:tcPr>
          <w:p w14:paraId="75D642E0" w14:textId="77777777" w:rsidR="00702888" w:rsidRDefault="00702888"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3</w:t>
            </w:r>
          </w:p>
        </w:tc>
        <w:tc>
          <w:tcPr>
            <w:tcW w:w="3671" w:type="dxa"/>
            <w:vAlign w:val="center"/>
          </w:tcPr>
          <w:p w14:paraId="37D08B0E" w14:textId="77777777" w:rsidR="00702888" w:rsidRDefault="00702888"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A→ε</m:t>
                </m:r>
              </m:oMath>
            </m:oMathPara>
          </w:p>
        </w:tc>
      </w:tr>
    </w:tbl>
    <w:p w14:paraId="231D82D8" w14:textId="77777777" w:rsidR="00702888" w:rsidRDefault="00702888" w:rsidP="00702888">
      <w:pPr>
        <w:rPr>
          <w:rFonts w:ascii="Times New Roman" w:eastAsia="楷体" w:hAnsi="Times New Roman" w:cs="Times New Roman"/>
          <w:b/>
          <w:bCs/>
          <w:color w:val="000000" w:themeColor="text1"/>
          <w:sz w:val="22"/>
        </w:rPr>
      </w:pPr>
      <w:r>
        <w:rPr>
          <w:rFonts w:ascii="Times New Roman" w:eastAsia="楷体" w:hAnsi="Times New Roman" w:cs="Times New Roman" w:hint="eastAsia"/>
          <w:b/>
          <w:bCs/>
          <w:color w:val="000000" w:themeColor="text1"/>
          <w:sz w:val="22"/>
        </w:rPr>
        <w:t>由产生式知：</w:t>
      </w:r>
    </w:p>
    <w:p w14:paraId="3E316412" w14:textId="77777777" w:rsidR="00702888" w:rsidRDefault="00702888" w:rsidP="00702888">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={d,b,#}</m:t>
          </m:r>
        </m:oMath>
      </m:oMathPara>
    </w:p>
    <w:p w14:paraId="07D8EAF2" w14:textId="77777777" w:rsidR="00702888" w:rsidRDefault="00702888" w:rsidP="00702888">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27BA08AD" w14:textId="77777777" w:rsidR="00702888" w:rsidRDefault="00702888" w:rsidP="00702888">
      <w:pPr>
        <w:rPr>
          <w:rFonts w:ascii="Times New Roman" w:eastAsia="楷体" w:hAnsi="Times New Roman" w:cs="Times New Roman"/>
          <w:b/>
          <w:bCs/>
          <w:color w:val="000000" w:themeColor="text1"/>
          <w:sz w:val="22"/>
        </w:rPr>
      </w:pPr>
      <w:r>
        <w:rPr>
          <w:rFonts w:ascii="Times New Roman" w:eastAsia="楷体" w:hAnsi="Times New Roman" w:cs="Times New Roman" w:hint="eastAsia"/>
          <w:b/>
          <w:bCs/>
          <w:iCs/>
          <w:noProof/>
          <w:color w:val="000000" w:themeColor="text1"/>
          <w:sz w:val="22"/>
        </w:rPr>
        <w:drawing>
          <wp:inline distT="0" distB="0" distL="0" distR="0" wp14:anchorId="7923B4A5" wp14:editId="69D62303">
            <wp:extent cx="3971925" cy="1873586"/>
            <wp:effectExtent l="0" t="0" r="0" b="0"/>
            <wp:docPr id="730862703" name="图片 73086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81323" cy="1878019"/>
                    </a:xfrm>
                    <a:prstGeom prst="rect">
                      <a:avLst/>
                    </a:prstGeom>
                  </pic:spPr>
                </pic:pic>
              </a:graphicData>
            </a:graphic>
          </wp:inline>
        </w:drawing>
      </w:r>
    </w:p>
    <w:p w14:paraId="26EBA89F" w14:textId="77777777" w:rsidR="00702888" w:rsidRDefault="00702888" w:rsidP="00702888">
      <w:pPr>
        <w:rPr>
          <w:rFonts w:ascii="Times New Roman" w:eastAsia="楷体" w:hAnsi="Times New Roman" w:cs="Times New Roman"/>
          <w:b/>
          <w:color w:val="000000" w:themeColor="text1"/>
          <w:sz w:val="22"/>
        </w:rPr>
      </w:pPr>
      <w:r>
        <w:rPr>
          <w:rFonts w:ascii="Times New Roman" w:eastAsia="楷体" w:hAnsi="Times New Roman" w:cs="Times New Roman" w:hint="eastAsia"/>
          <w:b/>
          <w:bCs/>
          <w:iCs/>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0</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color w:val="000000" w:themeColor="text1"/>
            <w:sz w:val="22"/>
          </w:rPr>
          <m:t>A→</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aAd</m:t>
        </m:r>
      </m:oMath>
      <w:r>
        <w:rPr>
          <w:rFonts w:ascii="Times New Roman" w:eastAsia="楷体" w:hAnsi="Times New Roman" w:cs="Times New Roman" w:hint="eastAsia"/>
          <w:b/>
          <w:color w:val="000000" w:themeColor="text1"/>
          <w:sz w:val="22"/>
        </w:rPr>
        <w:t>和</w:t>
      </w:r>
      <m:oMath>
        <m:r>
          <m:rPr>
            <m:sty m:val="bi"/>
          </m:rPr>
          <w:rPr>
            <w:rFonts w:ascii="Cambria Math" w:eastAsia="楷体" w:hAnsi="Cambria Math" w:cs="Times New Roman"/>
            <w:color w:val="000000" w:themeColor="text1"/>
            <w:sz w:val="22"/>
          </w:rPr>
          <m:t>A→</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aA</m:t>
        </m:r>
        <m:r>
          <m:rPr>
            <m:sty m:val="bi"/>
          </m:rPr>
          <w:rPr>
            <w:rFonts w:ascii="Cambria Math" w:eastAsia="楷体" w:hAnsi="Cambria Math" w:cs="Times New Roman" w:hint="eastAsia"/>
            <w:color w:val="000000" w:themeColor="text1"/>
            <w:sz w:val="22"/>
          </w:rPr>
          <m:t>b</m:t>
        </m:r>
      </m:oMath>
      <w:r>
        <w:rPr>
          <w:rFonts w:ascii="Times New Roman" w:eastAsia="楷体" w:hAnsi="Times New Roman" w:cs="Times New Roman" w:hint="eastAsia"/>
          <w:b/>
          <w:color w:val="000000" w:themeColor="text1"/>
          <w:sz w:val="22"/>
        </w:rPr>
        <w:t>为移进项目，</w:t>
      </w:r>
      <m:oMath>
        <m:r>
          <m:rPr>
            <m:sty m:val="bi"/>
          </m:rPr>
          <w:rPr>
            <w:rFonts w:ascii="Cambria Math" w:eastAsia="楷体" w:hAnsi="Cambria Math" w:cs="Times New Roman"/>
            <w:color w:val="000000" w:themeColor="text1"/>
            <w:sz w:val="22"/>
          </w:rPr>
          <m:t>A→</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为归约项目，存在移进</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归约冲突，因此所给文法不是</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color w:val="000000" w:themeColor="text1"/>
          <w:sz w:val="22"/>
        </w:rPr>
        <w:t>文法。</w:t>
      </w:r>
    </w:p>
    <w:p w14:paraId="39B09216" w14:textId="77777777" w:rsidR="00702888" w:rsidRPr="00BC626F"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0</m:t>
            </m:r>
          </m:sub>
        </m:sSub>
      </m:oMath>
      <w:r>
        <w:rPr>
          <w:rFonts w:ascii="Times New Roman" w:eastAsia="楷体" w:hAnsi="Times New Roman" w:cs="Times New Roman" w:hint="eastAsia"/>
          <w:b/>
          <w:bCs/>
          <w:iCs/>
          <w:color w:val="000000" w:themeColor="text1"/>
          <w:sz w:val="22"/>
        </w:rPr>
        <w:t>、</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d,b,#</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iCs/>
          <w:color w:val="000000" w:themeColor="text1"/>
          <w:sz w:val="22"/>
        </w:rPr>
        <w:t>所以在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0</m:t>
            </m:r>
          </m:sub>
        </m:sSub>
      </m:oMath>
      <w:r>
        <w:rPr>
          <w:rFonts w:ascii="Times New Roman" w:eastAsia="楷体" w:hAnsi="Times New Roman" w:cs="Times New Roman" w:hint="eastAsia"/>
          <w:b/>
          <w:bCs/>
          <w:iCs/>
          <w:color w:val="000000" w:themeColor="text1"/>
          <w:sz w:val="22"/>
        </w:rPr>
        <w:t>、</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color w:val="000000" w:themeColor="text1"/>
            <w:sz w:val="22"/>
          </w:rPr>
          <m:t>F</m:t>
        </m:r>
        <m:r>
          <m:rPr>
            <m:sty m:val="bi"/>
          </m:rPr>
          <w:rPr>
            <w:rFonts w:ascii="Cambria Math" w:eastAsia="楷体" w:hAnsi="Cambria Math" w:cs="Times New Roman" w:hint="eastAsia"/>
            <w:color w:val="000000" w:themeColor="text1"/>
            <w:sz w:val="22"/>
          </w:rPr>
          <m:t>o</m:t>
        </m:r>
        <m:r>
          <m:rPr>
            <m:sty m:val="bi"/>
          </m:rPr>
          <w:rPr>
            <w:rFonts w:ascii="Cambria Math" w:eastAsia="楷体" w:hAnsi="Cambria Math" w:cs="Times New Roman"/>
            <w:color w:val="000000" w:themeColor="text1"/>
            <w:sz w:val="22"/>
          </w:rPr>
          <m:t>llow</m:t>
        </m:r>
      </m:oMath>
      <w:r>
        <w:rPr>
          <w:rFonts w:ascii="Times New Roman" w:eastAsia="楷体" w:hAnsi="Times New Roman" w:cs="Times New Roman" w:hint="eastAsia"/>
          <w:b/>
          <w:bCs/>
          <w:iCs/>
          <w:color w:val="000000" w:themeColor="text1"/>
          <w:sz w:val="22"/>
        </w:rPr>
        <w:t>集解决，所以</w:t>
      </w: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iCs/>
          <w:color w:val="000000" w:themeColor="text1"/>
          <w:sz w:val="22"/>
        </w:rPr>
        <w:t>是</w:t>
      </w:r>
      <m:oMath>
        <m:r>
          <m:rPr>
            <m:sty m:val="bi"/>
          </m:rPr>
          <w:rPr>
            <w:rFonts w:ascii="Cambria Math" w:eastAsia="楷体" w:hAnsi="Cambria Math" w:cs="Times New Roman"/>
            <w:color w:val="000000" w:themeColor="text1"/>
            <w:sz w:val="22"/>
          </w:rPr>
          <m:t>SLR</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1</m:t>
            </m:r>
          </m:e>
        </m:d>
      </m:oMath>
      <w:r>
        <w:rPr>
          <w:rFonts w:ascii="Times New Roman" w:eastAsia="楷体" w:hAnsi="Times New Roman" w:cs="Times New Roman" w:hint="eastAsia"/>
          <w:b/>
          <w:bCs/>
          <w:iCs/>
          <w:color w:val="000000" w:themeColor="text1"/>
          <w:sz w:val="22"/>
        </w:rPr>
        <w:t>文法。</w:t>
      </w:r>
    </w:p>
    <w:p w14:paraId="45E123EB" w14:textId="77777777" w:rsidR="00702888"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color w:val="000000" w:themeColor="text1"/>
            <w:sz w:val="22"/>
          </w:rPr>
          <m:t>SLR(1)</m:t>
        </m:r>
      </m:oMath>
      <w:r>
        <w:rPr>
          <w:rFonts w:ascii="Times New Roman" w:eastAsia="楷体" w:hAnsi="Times New Roman" w:cs="Times New Roman" w:hint="eastAsia"/>
          <w:b/>
          <w:bCs/>
          <w:iCs/>
          <w:color w:val="000000" w:themeColor="text1"/>
          <w:sz w:val="22"/>
        </w:rPr>
        <w:t>分析表如下：</w:t>
      </w:r>
    </w:p>
    <w:tbl>
      <w:tblPr>
        <w:tblStyle w:val="a7"/>
        <w:tblW w:w="0" w:type="auto"/>
        <w:tblLook w:val="04A0" w:firstRow="1" w:lastRow="0" w:firstColumn="1" w:lastColumn="0" w:noHBand="0" w:noVBand="1"/>
      </w:tblPr>
      <w:tblGrid>
        <w:gridCol w:w="1382"/>
        <w:gridCol w:w="1382"/>
        <w:gridCol w:w="1383"/>
        <w:gridCol w:w="1383"/>
        <w:gridCol w:w="1383"/>
        <w:gridCol w:w="1383"/>
      </w:tblGrid>
      <w:tr w:rsidR="00702888" w14:paraId="06A54AED" w14:textId="77777777" w:rsidTr="000E2957">
        <w:tc>
          <w:tcPr>
            <w:tcW w:w="1382" w:type="dxa"/>
            <w:vMerge w:val="restart"/>
            <w:tcBorders>
              <w:top w:val="single" w:sz="12" w:space="0" w:color="auto"/>
              <w:left w:val="nil"/>
            </w:tcBorders>
            <w:vAlign w:val="center"/>
          </w:tcPr>
          <w:p w14:paraId="692BC49D"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5531" w:type="dxa"/>
            <w:gridSpan w:val="4"/>
            <w:tcBorders>
              <w:top w:val="single" w:sz="12" w:space="0" w:color="auto"/>
            </w:tcBorders>
            <w:vAlign w:val="center"/>
          </w:tcPr>
          <w:p w14:paraId="4F22977F"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1383" w:type="dxa"/>
            <w:tcBorders>
              <w:top w:val="single" w:sz="12" w:space="0" w:color="auto"/>
              <w:right w:val="nil"/>
            </w:tcBorders>
            <w:vAlign w:val="center"/>
          </w:tcPr>
          <w:p w14:paraId="7D1AC284"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702888" w14:paraId="2F12FAB1" w14:textId="77777777" w:rsidTr="000E2957">
        <w:tc>
          <w:tcPr>
            <w:tcW w:w="1382" w:type="dxa"/>
            <w:vMerge/>
            <w:tcBorders>
              <w:left w:val="nil"/>
              <w:bottom w:val="single" w:sz="4" w:space="0" w:color="auto"/>
            </w:tcBorders>
            <w:vAlign w:val="center"/>
          </w:tcPr>
          <w:p w14:paraId="0E381B13" w14:textId="77777777" w:rsidR="00702888" w:rsidRDefault="00702888" w:rsidP="000E2957">
            <w:pPr>
              <w:jc w:val="center"/>
              <w:rPr>
                <w:rFonts w:ascii="Times New Roman" w:eastAsia="楷体" w:hAnsi="Times New Roman" w:cs="Times New Roman"/>
                <w:b/>
                <w:bCs/>
                <w:iCs/>
                <w:color w:val="000000" w:themeColor="text1"/>
                <w:sz w:val="22"/>
              </w:rPr>
            </w:pPr>
          </w:p>
        </w:tc>
        <w:tc>
          <w:tcPr>
            <w:tcW w:w="1382" w:type="dxa"/>
            <w:tcBorders>
              <w:bottom w:val="single" w:sz="4" w:space="0" w:color="auto"/>
            </w:tcBorders>
            <w:vAlign w:val="center"/>
          </w:tcPr>
          <w:p w14:paraId="19736B7E"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a</m:t>
                </m:r>
              </m:oMath>
            </m:oMathPara>
          </w:p>
        </w:tc>
        <w:tc>
          <w:tcPr>
            <w:tcW w:w="1383" w:type="dxa"/>
            <w:tcBorders>
              <w:bottom w:val="single" w:sz="4" w:space="0" w:color="auto"/>
            </w:tcBorders>
            <w:vAlign w:val="center"/>
          </w:tcPr>
          <w:p w14:paraId="7BEF6E1A"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d</m:t>
                </m:r>
              </m:oMath>
            </m:oMathPara>
          </w:p>
        </w:tc>
        <w:tc>
          <w:tcPr>
            <w:tcW w:w="1383" w:type="dxa"/>
            <w:tcBorders>
              <w:bottom w:val="single" w:sz="4" w:space="0" w:color="auto"/>
            </w:tcBorders>
            <w:vAlign w:val="center"/>
          </w:tcPr>
          <w:p w14:paraId="2B5FD787"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b</m:t>
                </m:r>
              </m:oMath>
            </m:oMathPara>
          </w:p>
        </w:tc>
        <w:tc>
          <w:tcPr>
            <w:tcW w:w="1383" w:type="dxa"/>
            <w:tcBorders>
              <w:bottom w:val="single" w:sz="4" w:space="0" w:color="auto"/>
            </w:tcBorders>
            <w:vAlign w:val="center"/>
          </w:tcPr>
          <w:p w14:paraId="16DC2818"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1383" w:type="dxa"/>
            <w:tcBorders>
              <w:bottom w:val="single" w:sz="4" w:space="0" w:color="auto"/>
              <w:right w:val="nil"/>
            </w:tcBorders>
            <w:vAlign w:val="center"/>
          </w:tcPr>
          <w:p w14:paraId="16FAD03A"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m:t>
                </m:r>
              </m:oMath>
            </m:oMathPara>
          </w:p>
        </w:tc>
      </w:tr>
      <w:tr w:rsidR="00702888" w14:paraId="4CFAD496" w14:textId="77777777" w:rsidTr="000E2957">
        <w:tc>
          <w:tcPr>
            <w:tcW w:w="1382" w:type="dxa"/>
            <w:tcBorders>
              <w:top w:val="single" w:sz="4" w:space="0" w:color="auto"/>
              <w:left w:val="nil"/>
              <w:bottom w:val="nil"/>
              <w:right w:val="single" w:sz="4" w:space="0" w:color="auto"/>
            </w:tcBorders>
            <w:vAlign w:val="center"/>
          </w:tcPr>
          <w:p w14:paraId="062825EE"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1382" w:type="dxa"/>
            <w:tcBorders>
              <w:top w:val="single" w:sz="4" w:space="0" w:color="auto"/>
              <w:left w:val="single" w:sz="4" w:space="0" w:color="auto"/>
              <w:bottom w:val="nil"/>
              <w:right w:val="single" w:sz="4" w:space="0" w:color="auto"/>
            </w:tcBorders>
            <w:vAlign w:val="center"/>
          </w:tcPr>
          <w:p w14:paraId="4D43D5D4"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2</m:t>
                </m:r>
              </m:oMath>
            </m:oMathPara>
          </w:p>
        </w:tc>
        <w:tc>
          <w:tcPr>
            <w:tcW w:w="1383" w:type="dxa"/>
            <w:tcBorders>
              <w:top w:val="single" w:sz="4" w:space="0" w:color="auto"/>
              <w:left w:val="single" w:sz="4" w:space="0" w:color="auto"/>
              <w:bottom w:val="nil"/>
              <w:right w:val="single" w:sz="4" w:space="0" w:color="auto"/>
            </w:tcBorders>
            <w:vAlign w:val="center"/>
          </w:tcPr>
          <w:p w14:paraId="3E6F12F6"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383" w:type="dxa"/>
            <w:tcBorders>
              <w:top w:val="single" w:sz="4" w:space="0" w:color="auto"/>
              <w:left w:val="single" w:sz="4" w:space="0" w:color="auto"/>
              <w:bottom w:val="nil"/>
              <w:right w:val="single" w:sz="4" w:space="0" w:color="auto"/>
            </w:tcBorders>
            <w:vAlign w:val="center"/>
          </w:tcPr>
          <w:p w14:paraId="46374541"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383" w:type="dxa"/>
            <w:tcBorders>
              <w:top w:val="single" w:sz="4" w:space="0" w:color="auto"/>
              <w:left w:val="single" w:sz="4" w:space="0" w:color="auto"/>
              <w:bottom w:val="nil"/>
              <w:right w:val="single" w:sz="4" w:space="0" w:color="auto"/>
            </w:tcBorders>
            <w:vAlign w:val="center"/>
          </w:tcPr>
          <w:p w14:paraId="516898F1"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383" w:type="dxa"/>
            <w:tcBorders>
              <w:top w:val="single" w:sz="4" w:space="0" w:color="auto"/>
              <w:left w:val="single" w:sz="4" w:space="0" w:color="auto"/>
              <w:bottom w:val="nil"/>
              <w:right w:val="nil"/>
            </w:tcBorders>
            <w:vAlign w:val="center"/>
          </w:tcPr>
          <w:p w14:paraId="34C03695"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r>
      <w:tr w:rsidR="00702888" w14:paraId="6D11D926" w14:textId="77777777" w:rsidTr="000E2957">
        <w:tc>
          <w:tcPr>
            <w:tcW w:w="1382" w:type="dxa"/>
            <w:tcBorders>
              <w:top w:val="nil"/>
              <w:left w:val="nil"/>
              <w:bottom w:val="nil"/>
              <w:right w:val="single" w:sz="4" w:space="0" w:color="auto"/>
            </w:tcBorders>
            <w:vAlign w:val="center"/>
          </w:tcPr>
          <w:p w14:paraId="4DBA4BE5"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1382" w:type="dxa"/>
            <w:tcBorders>
              <w:top w:val="nil"/>
              <w:left w:val="single" w:sz="4" w:space="0" w:color="auto"/>
              <w:bottom w:val="nil"/>
              <w:right w:val="single" w:sz="4" w:space="0" w:color="auto"/>
            </w:tcBorders>
            <w:vAlign w:val="center"/>
          </w:tcPr>
          <w:p w14:paraId="7EFE5C04"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nil"/>
              <w:right w:val="single" w:sz="4" w:space="0" w:color="auto"/>
            </w:tcBorders>
            <w:vAlign w:val="center"/>
          </w:tcPr>
          <w:p w14:paraId="7F1CFEC2"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nil"/>
              <w:right w:val="single" w:sz="4" w:space="0" w:color="auto"/>
            </w:tcBorders>
            <w:vAlign w:val="center"/>
          </w:tcPr>
          <w:p w14:paraId="16665BAE"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nil"/>
              <w:right w:val="single" w:sz="4" w:space="0" w:color="auto"/>
            </w:tcBorders>
            <w:vAlign w:val="center"/>
          </w:tcPr>
          <w:p w14:paraId="6FD7D7C8"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1383" w:type="dxa"/>
            <w:tcBorders>
              <w:top w:val="nil"/>
              <w:left w:val="single" w:sz="4" w:space="0" w:color="auto"/>
              <w:bottom w:val="nil"/>
              <w:right w:val="nil"/>
            </w:tcBorders>
            <w:vAlign w:val="center"/>
          </w:tcPr>
          <w:p w14:paraId="467E0EFD" w14:textId="77777777" w:rsidR="00702888" w:rsidRDefault="00702888" w:rsidP="000E2957">
            <w:pPr>
              <w:jc w:val="center"/>
              <w:rPr>
                <w:rFonts w:ascii="Times New Roman" w:eastAsia="楷体" w:hAnsi="Times New Roman" w:cs="Times New Roman"/>
                <w:b/>
                <w:bCs/>
                <w:iCs/>
                <w:color w:val="000000" w:themeColor="text1"/>
                <w:sz w:val="22"/>
              </w:rPr>
            </w:pPr>
          </w:p>
        </w:tc>
      </w:tr>
      <w:tr w:rsidR="00702888" w14:paraId="26E868A9" w14:textId="77777777" w:rsidTr="000E2957">
        <w:tc>
          <w:tcPr>
            <w:tcW w:w="1382" w:type="dxa"/>
            <w:tcBorders>
              <w:top w:val="nil"/>
              <w:left w:val="nil"/>
              <w:bottom w:val="nil"/>
              <w:right w:val="single" w:sz="4" w:space="0" w:color="auto"/>
            </w:tcBorders>
            <w:vAlign w:val="center"/>
          </w:tcPr>
          <w:p w14:paraId="60C46D74"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1382" w:type="dxa"/>
            <w:tcBorders>
              <w:top w:val="nil"/>
              <w:left w:val="single" w:sz="4" w:space="0" w:color="auto"/>
              <w:bottom w:val="nil"/>
              <w:right w:val="single" w:sz="4" w:space="0" w:color="auto"/>
            </w:tcBorders>
            <w:vAlign w:val="center"/>
          </w:tcPr>
          <w:p w14:paraId="6AA7F5A5"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2</m:t>
                </m:r>
              </m:oMath>
            </m:oMathPara>
          </w:p>
        </w:tc>
        <w:tc>
          <w:tcPr>
            <w:tcW w:w="1383" w:type="dxa"/>
            <w:tcBorders>
              <w:top w:val="nil"/>
              <w:left w:val="single" w:sz="4" w:space="0" w:color="auto"/>
              <w:bottom w:val="nil"/>
              <w:right w:val="single" w:sz="4" w:space="0" w:color="auto"/>
            </w:tcBorders>
            <w:vAlign w:val="center"/>
          </w:tcPr>
          <w:p w14:paraId="4887BA78"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383" w:type="dxa"/>
            <w:tcBorders>
              <w:top w:val="nil"/>
              <w:left w:val="single" w:sz="4" w:space="0" w:color="auto"/>
              <w:bottom w:val="nil"/>
              <w:right w:val="single" w:sz="4" w:space="0" w:color="auto"/>
            </w:tcBorders>
            <w:vAlign w:val="center"/>
          </w:tcPr>
          <w:p w14:paraId="1A096D48"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383" w:type="dxa"/>
            <w:tcBorders>
              <w:top w:val="nil"/>
              <w:left w:val="single" w:sz="4" w:space="0" w:color="auto"/>
              <w:bottom w:val="nil"/>
              <w:right w:val="single" w:sz="4" w:space="0" w:color="auto"/>
            </w:tcBorders>
            <w:vAlign w:val="center"/>
          </w:tcPr>
          <w:p w14:paraId="76B214E8"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383" w:type="dxa"/>
            <w:tcBorders>
              <w:top w:val="nil"/>
              <w:left w:val="single" w:sz="4" w:space="0" w:color="auto"/>
              <w:bottom w:val="nil"/>
              <w:right w:val="nil"/>
            </w:tcBorders>
            <w:vAlign w:val="center"/>
          </w:tcPr>
          <w:p w14:paraId="28D8F980"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r>
      <w:tr w:rsidR="00702888" w14:paraId="7749DFC3" w14:textId="77777777" w:rsidTr="000E2957">
        <w:tc>
          <w:tcPr>
            <w:tcW w:w="1382" w:type="dxa"/>
            <w:tcBorders>
              <w:top w:val="nil"/>
              <w:left w:val="nil"/>
              <w:bottom w:val="nil"/>
              <w:right w:val="single" w:sz="4" w:space="0" w:color="auto"/>
            </w:tcBorders>
            <w:vAlign w:val="center"/>
          </w:tcPr>
          <w:p w14:paraId="3D03E7F9"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1382" w:type="dxa"/>
            <w:tcBorders>
              <w:top w:val="nil"/>
              <w:left w:val="single" w:sz="4" w:space="0" w:color="auto"/>
              <w:bottom w:val="nil"/>
              <w:right w:val="single" w:sz="4" w:space="0" w:color="auto"/>
            </w:tcBorders>
            <w:vAlign w:val="center"/>
          </w:tcPr>
          <w:p w14:paraId="59E7075C"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nil"/>
              <w:right w:val="single" w:sz="4" w:space="0" w:color="auto"/>
            </w:tcBorders>
            <w:vAlign w:val="center"/>
          </w:tcPr>
          <w:p w14:paraId="0F122E57"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383" w:type="dxa"/>
            <w:tcBorders>
              <w:top w:val="nil"/>
              <w:left w:val="single" w:sz="4" w:space="0" w:color="auto"/>
              <w:bottom w:val="nil"/>
              <w:right w:val="single" w:sz="4" w:space="0" w:color="auto"/>
            </w:tcBorders>
            <w:vAlign w:val="center"/>
          </w:tcPr>
          <w:p w14:paraId="478871E2"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383" w:type="dxa"/>
            <w:tcBorders>
              <w:top w:val="nil"/>
              <w:left w:val="single" w:sz="4" w:space="0" w:color="auto"/>
              <w:bottom w:val="nil"/>
              <w:right w:val="single" w:sz="4" w:space="0" w:color="auto"/>
            </w:tcBorders>
            <w:vAlign w:val="center"/>
          </w:tcPr>
          <w:p w14:paraId="5885C05E"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nil"/>
              <w:right w:val="nil"/>
            </w:tcBorders>
            <w:vAlign w:val="center"/>
          </w:tcPr>
          <w:p w14:paraId="1E31CB1D" w14:textId="77777777" w:rsidR="00702888" w:rsidRDefault="00702888" w:rsidP="000E2957">
            <w:pPr>
              <w:jc w:val="center"/>
              <w:rPr>
                <w:rFonts w:ascii="Times New Roman" w:eastAsia="楷体" w:hAnsi="Times New Roman" w:cs="Times New Roman"/>
                <w:b/>
                <w:bCs/>
                <w:iCs/>
                <w:color w:val="000000" w:themeColor="text1"/>
                <w:sz w:val="22"/>
              </w:rPr>
            </w:pPr>
          </w:p>
        </w:tc>
      </w:tr>
      <w:tr w:rsidR="00702888" w14:paraId="65802042" w14:textId="77777777" w:rsidTr="000E2957">
        <w:tc>
          <w:tcPr>
            <w:tcW w:w="1382" w:type="dxa"/>
            <w:tcBorders>
              <w:top w:val="nil"/>
              <w:left w:val="nil"/>
              <w:bottom w:val="nil"/>
              <w:right w:val="single" w:sz="4" w:space="0" w:color="auto"/>
            </w:tcBorders>
            <w:vAlign w:val="center"/>
          </w:tcPr>
          <w:p w14:paraId="681A3FF0"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1382" w:type="dxa"/>
            <w:tcBorders>
              <w:top w:val="nil"/>
              <w:left w:val="single" w:sz="4" w:space="0" w:color="auto"/>
              <w:bottom w:val="nil"/>
              <w:right w:val="single" w:sz="4" w:space="0" w:color="auto"/>
            </w:tcBorders>
            <w:vAlign w:val="center"/>
          </w:tcPr>
          <w:p w14:paraId="5213BD04"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nil"/>
              <w:right w:val="single" w:sz="4" w:space="0" w:color="auto"/>
            </w:tcBorders>
            <w:vAlign w:val="center"/>
          </w:tcPr>
          <w:p w14:paraId="5A4732B2"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1383" w:type="dxa"/>
            <w:tcBorders>
              <w:top w:val="nil"/>
              <w:left w:val="single" w:sz="4" w:space="0" w:color="auto"/>
              <w:bottom w:val="nil"/>
              <w:right w:val="single" w:sz="4" w:space="0" w:color="auto"/>
            </w:tcBorders>
            <w:vAlign w:val="center"/>
          </w:tcPr>
          <w:p w14:paraId="7870B43F"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1383" w:type="dxa"/>
            <w:tcBorders>
              <w:top w:val="nil"/>
              <w:left w:val="single" w:sz="4" w:space="0" w:color="auto"/>
              <w:bottom w:val="nil"/>
              <w:right w:val="single" w:sz="4" w:space="0" w:color="auto"/>
            </w:tcBorders>
            <w:vAlign w:val="center"/>
          </w:tcPr>
          <w:p w14:paraId="16BFD012"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1383" w:type="dxa"/>
            <w:tcBorders>
              <w:top w:val="nil"/>
              <w:left w:val="single" w:sz="4" w:space="0" w:color="auto"/>
              <w:bottom w:val="nil"/>
              <w:right w:val="nil"/>
            </w:tcBorders>
            <w:vAlign w:val="center"/>
          </w:tcPr>
          <w:p w14:paraId="579E0DB1" w14:textId="77777777" w:rsidR="00702888" w:rsidRDefault="00702888" w:rsidP="000E2957">
            <w:pPr>
              <w:jc w:val="center"/>
              <w:rPr>
                <w:rFonts w:ascii="Times New Roman" w:eastAsia="楷体" w:hAnsi="Times New Roman" w:cs="Times New Roman"/>
                <w:b/>
                <w:bCs/>
                <w:iCs/>
                <w:color w:val="000000" w:themeColor="text1"/>
                <w:sz w:val="22"/>
              </w:rPr>
            </w:pPr>
          </w:p>
        </w:tc>
      </w:tr>
      <w:tr w:rsidR="00702888" w14:paraId="6951D554" w14:textId="77777777" w:rsidTr="000E2957">
        <w:tc>
          <w:tcPr>
            <w:tcW w:w="1382" w:type="dxa"/>
            <w:tcBorders>
              <w:top w:val="nil"/>
              <w:left w:val="nil"/>
              <w:bottom w:val="single" w:sz="12" w:space="0" w:color="auto"/>
              <w:right w:val="single" w:sz="4" w:space="0" w:color="auto"/>
            </w:tcBorders>
            <w:vAlign w:val="center"/>
          </w:tcPr>
          <w:p w14:paraId="7F625F76"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1382" w:type="dxa"/>
            <w:tcBorders>
              <w:top w:val="nil"/>
              <w:left w:val="single" w:sz="4" w:space="0" w:color="auto"/>
              <w:bottom w:val="single" w:sz="12" w:space="0" w:color="auto"/>
              <w:right w:val="single" w:sz="4" w:space="0" w:color="auto"/>
            </w:tcBorders>
            <w:vAlign w:val="center"/>
          </w:tcPr>
          <w:p w14:paraId="7BF529C0" w14:textId="77777777" w:rsidR="00702888" w:rsidRDefault="00702888" w:rsidP="000E2957">
            <w:pPr>
              <w:jc w:val="center"/>
              <w:rPr>
                <w:rFonts w:ascii="Times New Roman" w:eastAsia="楷体" w:hAnsi="Times New Roman" w:cs="Times New Roman"/>
                <w:b/>
                <w:bCs/>
                <w:iCs/>
                <w:color w:val="000000" w:themeColor="text1"/>
                <w:sz w:val="22"/>
              </w:rPr>
            </w:pPr>
          </w:p>
        </w:tc>
        <w:tc>
          <w:tcPr>
            <w:tcW w:w="1383" w:type="dxa"/>
            <w:tcBorders>
              <w:top w:val="nil"/>
              <w:left w:val="single" w:sz="4" w:space="0" w:color="auto"/>
              <w:bottom w:val="single" w:sz="12" w:space="0" w:color="auto"/>
              <w:right w:val="single" w:sz="4" w:space="0" w:color="auto"/>
            </w:tcBorders>
            <w:vAlign w:val="center"/>
          </w:tcPr>
          <w:p w14:paraId="074F9C92"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383" w:type="dxa"/>
            <w:tcBorders>
              <w:top w:val="nil"/>
              <w:left w:val="single" w:sz="4" w:space="0" w:color="auto"/>
              <w:bottom w:val="single" w:sz="12" w:space="0" w:color="auto"/>
              <w:right w:val="single" w:sz="4" w:space="0" w:color="auto"/>
            </w:tcBorders>
            <w:vAlign w:val="center"/>
          </w:tcPr>
          <w:p w14:paraId="14363D39"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383" w:type="dxa"/>
            <w:tcBorders>
              <w:top w:val="nil"/>
              <w:left w:val="single" w:sz="4" w:space="0" w:color="auto"/>
              <w:bottom w:val="single" w:sz="12" w:space="0" w:color="auto"/>
              <w:right w:val="single" w:sz="4" w:space="0" w:color="auto"/>
            </w:tcBorders>
            <w:vAlign w:val="center"/>
          </w:tcPr>
          <w:p w14:paraId="7FD75F50" w14:textId="77777777" w:rsidR="00702888" w:rsidRDefault="00702888" w:rsidP="000E295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383" w:type="dxa"/>
            <w:tcBorders>
              <w:top w:val="nil"/>
              <w:left w:val="single" w:sz="4" w:space="0" w:color="auto"/>
              <w:bottom w:val="single" w:sz="12" w:space="0" w:color="auto"/>
              <w:right w:val="nil"/>
            </w:tcBorders>
            <w:vAlign w:val="center"/>
          </w:tcPr>
          <w:p w14:paraId="04707554" w14:textId="77777777" w:rsidR="00702888" w:rsidRDefault="00702888" w:rsidP="000E2957">
            <w:pPr>
              <w:jc w:val="center"/>
              <w:rPr>
                <w:rFonts w:ascii="Times New Roman" w:eastAsia="楷体" w:hAnsi="Times New Roman" w:cs="Times New Roman"/>
                <w:b/>
                <w:bCs/>
                <w:iCs/>
                <w:color w:val="000000" w:themeColor="text1"/>
                <w:sz w:val="22"/>
              </w:rPr>
            </w:pPr>
          </w:p>
        </w:tc>
      </w:tr>
    </w:tbl>
    <w:p w14:paraId="0371F21A" w14:textId="77777777" w:rsidR="00702888"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对输入串</w:t>
      </w:r>
      <m:oMath>
        <m:r>
          <m:rPr>
            <m:sty m:val="bi"/>
          </m:rPr>
          <w:rPr>
            <w:rFonts w:ascii="Cambria Math" w:eastAsia="楷体" w:hAnsi="Cambria Math" w:cs="Times New Roman" w:hint="eastAsia"/>
            <w:color w:val="000000" w:themeColor="text1"/>
            <w:sz w:val="22"/>
          </w:rPr>
          <m:t>ab</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iCs/>
          <w:color w:val="000000" w:themeColor="text1"/>
          <w:sz w:val="22"/>
        </w:rPr>
        <w:t>的分析过程</w:t>
      </w:r>
    </w:p>
    <w:tbl>
      <w:tblPr>
        <w:tblStyle w:val="a7"/>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1364"/>
        <w:gridCol w:w="1365"/>
        <w:gridCol w:w="1365"/>
        <w:gridCol w:w="1365"/>
        <w:gridCol w:w="1524"/>
        <w:gridCol w:w="1313"/>
      </w:tblGrid>
      <w:tr w:rsidR="00702888" w14:paraId="24267E24" w14:textId="77777777" w:rsidTr="000E2957">
        <w:tc>
          <w:tcPr>
            <w:tcW w:w="1364" w:type="dxa"/>
            <w:tcBorders>
              <w:top w:val="single" w:sz="12" w:space="0" w:color="auto"/>
              <w:bottom w:val="single" w:sz="8" w:space="0" w:color="auto"/>
            </w:tcBorders>
            <w:vAlign w:val="center"/>
          </w:tcPr>
          <w:p w14:paraId="45618937"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步骤</w:t>
            </w:r>
          </w:p>
        </w:tc>
        <w:tc>
          <w:tcPr>
            <w:tcW w:w="1365" w:type="dxa"/>
            <w:tcBorders>
              <w:top w:val="single" w:sz="12" w:space="0" w:color="auto"/>
              <w:bottom w:val="single" w:sz="8" w:space="0" w:color="auto"/>
            </w:tcBorders>
            <w:vAlign w:val="center"/>
          </w:tcPr>
          <w:p w14:paraId="49D9DE8B"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状态栈</w:t>
            </w:r>
          </w:p>
        </w:tc>
        <w:tc>
          <w:tcPr>
            <w:tcW w:w="1365" w:type="dxa"/>
            <w:tcBorders>
              <w:top w:val="single" w:sz="12" w:space="0" w:color="auto"/>
              <w:bottom w:val="single" w:sz="8" w:space="0" w:color="auto"/>
            </w:tcBorders>
            <w:vAlign w:val="center"/>
          </w:tcPr>
          <w:p w14:paraId="463B52FD"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符号</w:t>
            </w:r>
            <w:proofErr w:type="gramStart"/>
            <w:r>
              <w:rPr>
                <w:rFonts w:ascii="Times New Roman" w:eastAsia="楷体" w:hAnsi="Times New Roman" w:cs="Times New Roman" w:hint="eastAsia"/>
                <w:b/>
                <w:bCs/>
                <w:iCs/>
                <w:color w:val="000000" w:themeColor="text1"/>
                <w:sz w:val="22"/>
              </w:rPr>
              <w:t>栈</w:t>
            </w:r>
            <w:proofErr w:type="gramEnd"/>
          </w:p>
        </w:tc>
        <w:tc>
          <w:tcPr>
            <w:tcW w:w="1365" w:type="dxa"/>
            <w:tcBorders>
              <w:top w:val="single" w:sz="12" w:space="0" w:color="auto"/>
              <w:bottom w:val="single" w:sz="8" w:space="0" w:color="auto"/>
            </w:tcBorders>
            <w:vAlign w:val="center"/>
          </w:tcPr>
          <w:p w14:paraId="6CEB7B3D"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输入串</w:t>
            </w:r>
          </w:p>
        </w:tc>
        <w:tc>
          <w:tcPr>
            <w:tcW w:w="1524" w:type="dxa"/>
            <w:tcBorders>
              <w:top w:val="single" w:sz="12" w:space="0" w:color="auto"/>
              <w:bottom w:val="single" w:sz="8" w:space="0" w:color="auto"/>
            </w:tcBorders>
            <w:vAlign w:val="center"/>
          </w:tcPr>
          <w:p w14:paraId="20E3D05E"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分析动作</w:t>
            </w:r>
          </w:p>
        </w:tc>
        <w:tc>
          <w:tcPr>
            <w:tcW w:w="1313" w:type="dxa"/>
            <w:tcBorders>
              <w:top w:val="single" w:sz="12" w:space="0" w:color="auto"/>
              <w:bottom w:val="single" w:sz="8" w:space="0" w:color="auto"/>
            </w:tcBorders>
            <w:vAlign w:val="center"/>
          </w:tcPr>
          <w:p w14:paraId="5EBD6DB4" w14:textId="77777777" w:rsidR="00702888" w:rsidRDefault="00702888" w:rsidP="000E295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下一状态</w:t>
            </w:r>
          </w:p>
        </w:tc>
      </w:tr>
      <w:tr w:rsidR="00702888" w14:paraId="53F1C3D0" w14:textId="77777777" w:rsidTr="000E2957">
        <w:tc>
          <w:tcPr>
            <w:tcW w:w="1364" w:type="dxa"/>
            <w:tcBorders>
              <w:top w:val="single" w:sz="8" w:space="0" w:color="auto"/>
            </w:tcBorders>
          </w:tcPr>
          <w:p w14:paraId="73C1E632"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(1)</m:t>
                </m:r>
              </m:oMath>
            </m:oMathPara>
          </w:p>
        </w:tc>
        <w:tc>
          <w:tcPr>
            <w:tcW w:w="1365" w:type="dxa"/>
            <w:tcBorders>
              <w:top w:val="single" w:sz="8" w:space="0" w:color="auto"/>
            </w:tcBorders>
          </w:tcPr>
          <w:p w14:paraId="70A8F210"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m:t>
                </m:r>
              </m:oMath>
            </m:oMathPara>
          </w:p>
        </w:tc>
        <w:tc>
          <w:tcPr>
            <w:tcW w:w="1365" w:type="dxa"/>
            <w:tcBorders>
              <w:top w:val="single" w:sz="8" w:space="0" w:color="auto"/>
            </w:tcBorders>
          </w:tcPr>
          <w:p w14:paraId="1C5B5137"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oMath>
            </m:oMathPara>
          </w:p>
        </w:tc>
        <w:tc>
          <w:tcPr>
            <w:tcW w:w="1365" w:type="dxa"/>
            <w:tcBorders>
              <w:top w:val="single" w:sz="8" w:space="0" w:color="auto"/>
            </w:tcBorders>
          </w:tcPr>
          <w:p w14:paraId="76477921" w14:textId="77777777" w:rsidR="00702888" w:rsidRDefault="00702888" w:rsidP="000E2957">
            <w:pPr>
              <w:rPr>
                <w:rFonts w:ascii="Times New Roman" w:eastAsia="楷体" w:hAnsi="Times New Roman" w:cs="Times New Roman"/>
                <w:b/>
                <w:bCs/>
                <w:iCs/>
                <w:color w:val="000000" w:themeColor="text1"/>
                <w:sz w:val="22"/>
              </w:rPr>
            </w:pPr>
            <m:oMathPara>
              <m:oMathParaPr>
                <m:jc m:val="right"/>
              </m:oMathParaPr>
              <m:oMath>
                <m:r>
                  <m:rPr>
                    <m:sty m:val="bi"/>
                  </m:rPr>
                  <w:rPr>
                    <w:rFonts w:ascii="Cambria Math" w:eastAsia="楷体" w:hAnsi="Cambria Math" w:cs="Times New Roman" w:hint="eastAsia"/>
                    <w:color w:val="000000" w:themeColor="text1"/>
                    <w:sz w:val="22"/>
                  </w:rPr>
                  <m:t>ab</m:t>
                </m:r>
                <m:r>
                  <m:rPr>
                    <m:sty m:val="bi"/>
                  </m:rPr>
                  <w:rPr>
                    <w:rFonts w:ascii="Cambria Math" w:eastAsia="楷体" w:hAnsi="Cambria Math" w:cs="Times New Roman"/>
                    <w:color w:val="000000" w:themeColor="text1"/>
                    <w:sz w:val="22"/>
                  </w:rPr>
                  <m:t>#</m:t>
                </m:r>
              </m:oMath>
            </m:oMathPara>
          </w:p>
        </w:tc>
        <w:tc>
          <w:tcPr>
            <w:tcW w:w="1524" w:type="dxa"/>
            <w:tcBorders>
              <w:top w:val="single" w:sz="8" w:space="0" w:color="auto"/>
            </w:tcBorders>
          </w:tcPr>
          <w:p w14:paraId="2EFED223"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2</m:t>
                </m:r>
              </m:oMath>
            </m:oMathPara>
          </w:p>
        </w:tc>
        <w:tc>
          <w:tcPr>
            <w:tcW w:w="1313" w:type="dxa"/>
            <w:tcBorders>
              <w:top w:val="single" w:sz="8" w:space="0" w:color="auto"/>
            </w:tcBorders>
          </w:tcPr>
          <w:p w14:paraId="00D058F8" w14:textId="77777777" w:rsidR="00702888" w:rsidRDefault="00702888" w:rsidP="000E2957">
            <w:pPr>
              <w:rPr>
                <w:rFonts w:ascii="Times New Roman" w:eastAsia="楷体" w:hAnsi="Times New Roman" w:cs="Times New Roman"/>
                <w:b/>
                <w:bCs/>
                <w:iCs/>
                <w:color w:val="000000" w:themeColor="text1"/>
                <w:sz w:val="22"/>
              </w:rPr>
            </w:pPr>
          </w:p>
        </w:tc>
      </w:tr>
      <w:tr w:rsidR="00702888" w14:paraId="56EA7DA9" w14:textId="77777777" w:rsidTr="000E2957">
        <w:tc>
          <w:tcPr>
            <w:tcW w:w="1364" w:type="dxa"/>
          </w:tcPr>
          <w:p w14:paraId="7CF1D25C"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(2)</m:t>
                </m:r>
              </m:oMath>
            </m:oMathPara>
          </w:p>
        </w:tc>
        <w:tc>
          <w:tcPr>
            <w:tcW w:w="1365" w:type="dxa"/>
          </w:tcPr>
          <w:p w14:paraId="642009E2"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02</m:t>
                </m:r>
              </m:oMath>
            </m:oMathPara>
          </w:p>
        </w:tc>
        <w:tc>
          <w:tcPr>
            <w:tcW w:w="1365" w:type="dxa"/>
          </w:tcPr>
          <w:p w14:paraId="3C2803AF"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a</m:t>
                </m:r>
              </m:oMath>
            </m:oMathPara>
          </w:p>
        </w:tc>
        <w:tc>
          <w:tcPr>
            <w:tcW w:w="1365" w:type="dxa"/>
          </w:tcPr>
          <w:p w14:paraId="66222F95" w14:textId="77777777" w:rsidR="00702888" w:rsidRDefault="00702888" w:rsidP="000E2957">
            <w:pPr>
              <w:rPr>
                <w:rFonts w:ascii="Times New Roman" w:eastAsia="楷体" w:hAnsi="Times New Roman" w:cs="Times New Roman"/>
                <w:b/>
                <w:bCs/>
                <w:iCs/>
                <w:color w:val="000000" w:themeColor="text1"/>
                <w:sz w:val="22"/>
              </w:rPr>
            </w:pPr>
            <m:oMathPara>
              <m:oMathParaPr>
                <m:jc m:val="right"/>
              </m:oMathParaPr>
              <m:oMath>
                <m:r>
                  <m:rPr>
                    <m:sty m:val="bi"/>
                  </m:rPr>
                  <w:rPr>
                    <w:rFonts w:ascii="Cambria Math" w:eastAsia="楷体" w:hAnsi="Cambria Math" w:cs="Times New Roman"/>
                    <w:color w:val="000000" w:themeColor="text1"/>
                    <w:sz w:val="22"/>
                  </w:rPr>
                  <m:t>b#</m:t>
                </m:r>
              </m:oMath>
            </m:oMathPara>
          </w:p>
        </w:tc>
        <w:tc>
          <w:tcPr>
            <w:tcW w:w="1524" w:type="dxa"/>
          </w:tcPr>
          <w:p w14:paraId="48884D42"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3</m:t>
                </m:r>
              </m:oMath>
            </m:oMathPara>
          </w:p>
        </w:tc>
        <w:tc>
          <w:tcPr>
            <w:tcW w:w="1313" w:type="dxa"/>
          </w:tcPr>
          <w:p w14:paraId="3008A68F" w14:textId="77777777" w:rsidR="00702888" w:rsidRDefault="00702888" w:rsidP="000E2957">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r>
      <w:tr w:rsidR="00702888" w14:paraId="3B51231B" w14:textId="77777777" w:rsidTr="000E2957">
        <w:tc>
          <w:tcPr>
            <w:tcW w:w="1364" w:type="dxa"/>
          </w:tcPr>
          <w:p w14:paraId="7CE3A1B2" w14:textId="77777777" w:rsidR="00702888" w:rsidRDefault="00702888" w:rsidP="000E2957">
            <w:pPr>
              <w:rPr>
                <w:rFonts w:ascii="Times New Roman" w:eastAsia="楷体" w:hAnsi="Times New Roman" w:cs="Times New Roman"/>
                <w:b/>
                <w:bCs/>
                <w:i/>
                <w:iCs/>
                <w:color w:val="000000" w:themeColor="text1"/>
                <w:sz w:val="22"/>
              </w:rPr>
            </w:pPr>
            <m:oMathPara>
              <m:oMath>
                <m:r>
                  <m:rPr>
                    <m:sty m:val="bi"/>
                  </m:rPr>
                  <w:rPr>
                    <w:rFonts w:ascii="Cambria Math" w:eastAsia="楷体" w:hAnsi="Cambria Math" w:cs="Times New Roman"/>
                    <w:color w:val="000000" w:themeColor="text1"/>
                    <w:sz w:val="22"/>
                  </w:rPr>
                  <w:lastRenderedPageBreak/>
                  <m:t>(3)</m:t>
                </m:r>
              </m:oMath>
            </m:oMathPara>
          </w:p>
        </w:tc>
        <w:tc>
          <w:tcPr>
            <w:tcW w:w="1365" w:type="dxa"/>
          </w:tcPr>
          <w:p w14:paraId="43BF19AF"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023</m:t>
                </m:r>
              </m:oMath>
            </m:oMathPara>
          </w:p>
        </w:tc>
        <w:tc>
          <w:tcPr>
            <w:tcW w:w="1365" w:type="dxa"/>
          </w:tcPr>
          <w:p w14:paraId="15491755"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m:t>
                </m:r>
              </m:oMath>
            </m:oMathPara>
          </w:p>
        </w:tc>
        <w:tc>
          <w:tcPr>
            <w:tcW w:w="1365" w:type="dxa"/>
          </w:tcPr>
          <w:p w14:paraId="3010D9AB" w14:textId="77777777" w:rsidR="00702888" w:rsidRDefault="00702888" w:rsidP="000E2957">
            <w:pPr>
              <w:rPr>
                <w:rFonts w:ascii="Times New Roman" w:eastAsia="楷体" w:hAnsi="Times New Roman" w:cs="Times New Roman"/>
                <w:b/>
                <w:bCs/>
                <w:iCs/>
                <w:color w:val="000000" w:themeColor="text1"/>
                <w:sz w:val="22"/>
              </w:rPr>
            </w:pPr>
            <m:oMathPara>
              <m:oMathParaPr>
                <m:jc m:val="right"/>
              </m:oMathParaPr>
              <m:oMath>
                <m:r>
                  <m:rPr>
                    <m:sty m:val="bi"/>
                  </m:rPr>
                  <w:rPr>
                    <w:rFonts w:ascii="Cambria Math" w:eastAsia="楷体" w:hAnsi="Cambria Math" w:cs="Times New Roman"/>
                    <w:color w:val="000000" w:themeColor="text1"/>
                    <w:sz w:val="22"/>
                  </w:rPr>
                  <m:t>b#</m:t>
                </m:r>
              </m:oMath>
            </m:oMathPara>
          </w:p>
        </w:tc>
        <w:tc>
          <w:tcPr>
            <w:tcW w:w="1524" w:type="dxa"/>
          </w:tcPr>
          <w:p w14:paraId="117B3B08"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313" w:type="dxa"/>
          </w:tcPr>
          <w:p w14:paraId="3F946771" w14:textId="77777777" w:rsidR="00702888" w:rsidRDefault="00702888" w:rsidP="000E2957">
            <w:pPr>
              <w:rPr>
                <w:rFonts w:ascii="Times New Roman" w:eastAsia="楷体" w:hAnsi="Times New Roman" w:cs="Times New Roman"/>
                <w:b/>
                <w:bCs/>
                <w:iCs/>
                <w:color w:val="000000" w:themeColor="text1"/>
                <w:sz w:val="22"/>
              </w:rPr>
            </w:pPr>
          </w:p>
        </w:tc>
      </w:tr>
      <w:tr w:rsidR="00702888" w14:paraId="109D488D" w14:textId="77777777" w:rsidTr="000E2957">
        <w:tc>
          <w:tcPr>
            <w:tcW w:w="1364" w:type="dxa"/>
          </w:tcPr>
          <w:p w14:paraId="32BCA078"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(4)</m:t>
                </m:r>
              </m:oMath>
            </m:oMathPara>
          </w:p>
        </w:tc>
        <w:tc>
          <w:tcPr>
            <w:tcW w:w="1365" w:type="dxa"/>
          </w:tcPr>
          <w:p w14:paraId="0964F762"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0235</m:t>
                </m:r>
              </m:oMath>
            </m:oMathPara>
          </w:p>
        </w:tc>
        <w:tc>
          <w:tcPr>
            <w:tcW w:w="1365" w:type="dxa"/>
          </w:tcPr>
          <w:p w14:paraId="017331A3"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#aAb</m:t>
                </m:r>
              </m:oMath>
            </m:oMathPara>
          </w:p>
        </w:tc>
        <w:tc>
          <w:tcPr>
            <w:tcW w:w="1365" w:type="dxa"/>
          </w:tcPr>
          <w:p w14:paraId="3B43F52F" w14:textId="77777777" w:rsidR="00702888" w:rsidRDefault="00702888" w:rsidP="000E2957">
            <w:pPr>
              <w:rPr>
                <w:rFonts w:ascii="Times New Roman" w:eastAsia="楷体" w:hAnsi="Times New Roman" w:cs="Times New Roman"/>
                <w:b/>
                <w:bCs/>
                <w:iCs/>
                <w:color w:val="000000" w:themeColor="text1"/>
                <w:sz w:val="22"/>
              </w:rPr>
            </w:pPr>
            <m:oMathPara>
              <m:oMathParaPr>
                <m:jc m:val="right"/>
              </m:oMathParaPr>
              <m:oMath>
                <m:r>
                  <m:rPr>
                    <m:sty m:val="bi"/>
                  </m:rPr>
                  <w:rPr>
                    <w:rFonts w:ascii="Cambria Math" w:eastAsia="楷体" w:hAnsi="Cambria Math" w:cs="Times New Roman"/>
                    <w:color w:val="000000" w:themeColor="text1"/>
                    <w:sz w:val="22"/>
                  </w:rPr>
                  <m:t>#</m:t>
                </m:r>
              </m:oMath>
            </m:oMathPara>
          </w:p>
        </w:tc>
        <w:tc>
          <w:tcPr>
            <w:tcW w:w="1524" w:type="dxa"/>
          </w:tcPr>
          <w:p w14:paraId="3921E40B" w14:textId="77777777" w:rsidR="00702888" w:rsidRPr="00BC626F"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313" w:type="dxa"/>
          </w:tcPr>
          <w:p w14:paraId="64364260" w14:textId="77777777" w:rsidR="00702888" w:rsidRDefault="00702888" w:rsidP="000E2957">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r>
      <w:tr w:rsidR="00702888" w14:paraId="346E9E5B" w14:textId="77777777" w:rsidTr="000E2957">
        <w:tc>
          <w:tcPr>
            <w:tcW w:w="1364" w:type="dxa"/>
          </w:tcPr>
          <w:p w14:paraId="7CF4FD5F" w14:textId="77777777" w:rsidR="00702888" w:rsidRDefault="00702888" w:rsidP="000E2957">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(5)</m:t>
                </m:r>
              </m:oMath>
            </m:oMathPara>
          </w:p>
        </w:tc>
        <w:tc>
          <w:tcPr>
            <w:tcW w:w="1365" w:type="dxa"/>
          </w:tcPr>
          <w:p w14:paraId="5DA90F89"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01</m:t>
                </m:r>
              </m:oMath>
            </m:oMathPara>
          </w:p>
        </w:tc>
        <w:tc>
          <w:tcPr>
            <w:tcW w:w="1365" w:type="dxa"/>
          </w:tcPr>
          <w:p w14:paraId="39C5D582" w14:textId="77777777" w:rsidR="00702888" w:rsidRDefault="00702888" w:rsidP="000E2957">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m:t>
                </m:r>
              </m:oMath>
            </m:oMathPara>
          </w:p>
        </w:tc>
        <w:tc>
          <w:tcPr>
            <w:tcW w:w="1365" w:type="dxa"/>
          </w:tcPr>
          <w:p w14:paraId="759CB4CA" w14:textId="77777777" w:rsidR="00702888" w:rsidRDefault="00702888" w:rsidP="000E2957">
            <w:pPr>
              <w:rPr>
                <w:rFonts w:ascii="Times New Roman" w:eastAsia="楷体" w:hAnsi="Times New Roman" w:cs="Times New Roman"/>
                <w:b/>
                <w:bCs/>
                <w:iCs/>
                <w:color w:val="000000" w:themeColor="text1"/>
                <w:sz w:val="22"/>
              </w:rPr>
            </w:pPr>
            <m:oMathPara>
              <m:oMathParaPr>
                <m:jc m:val="right"/>
              </m:oMathParaPr>
              <m:oMath>
                <m:r>
                  <m:rPr>
                    <m:sty m:val="bi"/>
                  </m:rPr>
                  <w:rPr>
                    <w:rFonts w:ascii="Cambria Math" w:eastAsia="楷体" w:hAnsi="Cambria Math" w:cs="Times New Roman"/>
                    <w:color w:val="000000" w:themeColor="text1"/>
                    <w:sz w:val="22"/>
                  </w:rPr>
                  <m:t>#</m:t>
                </m:r>
              </m:oMath>
            </m:oMathPara>
          </w:p>
        </w:tc>
        <w:tc>
          <w:tcPr>
            <w:tcW w:w="1524" w:type="dxa"/>
          </w:tcPr>
          <w:p w14:paraId="17D09E0D" w14:textId="77777777" w:rsidR="00702888" w:rsidRPr="00BC626F" w:rsidRDefault="00702888" w:rsidP="000E2957">
            <w:pPr>
              <w:rPr>
                <w:rFonts w:ascii="Times New Roman" w:eastAsia="楷体" w:hAnsi="Times New Roman" w:cs="Times New Roman"/>
                <w:b/>
                <w:bCs/>
                <w:iCs/>
                <w:color w:val="000000" w:themeColor="text1"/>
                <w:sz w:val="22"/>
              </w:rPr>
            </w:pPr>
            <m:oMathPara>
              <m:oMath>
                <m:r>
                  <m:rPr>
                    <m:sty m:val="b"/>
                  </m:rPr>
                  <w:rPr>
                    <w:rFonts w:ascii="Cambria Math" w:eastAsia="楷体" w:hAnsi="Cambria Math" w:cs="Times New Roman" w:hint="eastAsia"/>
                    <w:color w:val="000000" w:themeColor="text1"/>
                    <w:sz w:val="22"/>
                  </w:rPr>
                  <m:t>acc</m:t>
                </m:r>
              </m:oMath>
            </m:oMathPara>
          </w:p>
        </w:tc>
        <w:tc>
          <w:tcPr>
            <w:tcW w:w="1313" w:type="dxa"/>
          </w:tcPr>
          <w:p w14:paraId="394C0528" w14:textId="77777777" w:rsidR="00702888" w:rsidRDefault="00702888" w:rsidP="000E2957">
            <w:pPr>
              <w:rPr>
                <w:rFonts w:ascii="Times New Roman" w:eastAsia="楷体" w:hAnsi="Times New Roman" w:cs="Times New Roman"/>
                <w:b/>
                <w:bCs/>
                <w:iCs/>
                <w:color w:val="000000" w:themeColor="text1"/>
                <w:sz w:val="22"/>
              </w:rPr>
            </w:pPr>
          </w:p>
        </w:tc>
      </w:tr>
    </w:tbl>
    <w:p w14:paraId="12BDE633" w14:textId="77777777" w:rsidR="00702888" w:rsidRDefault="00702888" w:rsidP="00702888">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分析成功，说明输入串</w:t>
      </w:r>
      <m:oMath>
        <m:r>
          <m:rPr>
            <m:sty m:val="bi"/>
          </m:rPr>
          <w:rPr>
            <w:rFonts w:ascii="Cambria Math" w:eastAsia="楷体" w:hAnsi="Cambria Math" w:cs="Times New Roman" w:hint="eastAsia"/>
            <w:color w:val="000000" w:themeColor="text1"/>
            <w:sz w:val="22"/>
          </w:rPr>
          <m:t>ab</m:t>
        </m:r>
      </m:oMath>
      <w:r>
        <w:rPr>
          <w:rFonts w:ascii="Times New Roman" w:eastAsia="楷体" w:hAnsi="Times New Roman" w:cs="Times New Roman" w:hint="eastAsia"/>
          <w:b/>
          <w:bCs/>
          <w:iCs/>
          <w:color w:val="000000" w:themeColor="text1"/>
          <w:sz w:val="22"/>
        </w:rPr>
        <w:t>是文法的句子。</w:t>
      </w:r>
    </w:p>
    <w:p w14:paraId="7A4F2DCC" w14:textId="77777777" w:rsidR="00702888" w:rsidRPr="00702888" w:rsidRDefault="00702888" w:rsidP="00836A6D">
      <w:pPr>
        <w:ind w:left="139" w:hangingChars="63" w:hanging="139"/>
        <w:rPr>
          <w:rFonts w:ascii="Times New Roman" w:eastAsia="楷体" w:hAnsi="Times New Roman"/>
          <w:b/>
          <w:bCs/>
          <w:color w:val="000000" w:themeColor="text1"/>
          <w:sz w:val="22"/>
        </w:rPr>
      </w:pPr>
    </w:p>
    <w:p w14:paraId="34ACC5F5" w14:textId="5560B6BC" w:rsidR="00D95C48" w:rsidRDefault="00BB49CE"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t>2</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若有定义二进制数的文法如下：</w:t>
      </w:r>
      <w:r w:rsidR="00AE31E0" w:rsidRPr="00836A6D">
        <w:rPr>
          <w:rFonts w:ascii="Times New Roman" w:eastAsia="楷体" w:hAnsi="Times New Roman" w:hint="eastAsia"/>
          <w:b/>
          <w:bCs/>
          <w:color w:val="000000" w:themeColor="text1"/>
          <w:sz w:val="22"/>
        </w:rPr>
        <w:t xml:space="preserve"> </w:t>
      </w:r>
    </w:p>
    <w:p w14:paraId="50A74DD1" w14:textId="77777777" w:rsidR="00D95C48" w:rsidRDefault="00AE31E0" w:rsidP="00D95C48">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L</w:t>
      </w:r>
      <w:r w:rsidR="00D95C48">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L | L </w:t>
      </w:r>
    </w:p>
    <w:p w14:paraId="54FCCBA8" w14:textId="77777777" w:rsidR="00D95C48" w:rsidRDefault="00AE31E0" w:rsidP="00D95C48">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L</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LB|B </w:t>
      </w:r>
    </w:p>
    <w:p w14:paraId="063FA92B" w14:textId="3D613360" w:rsidR="00D95C48" w:rsidRDefault="00AE31E0" w:rsidP="00D95C48">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0|1 </w:t>
      </w:r>
    </w:p>
    <w:p w14:paraId="45E222A9" w14:textId="77777777" w:rsidR="00D95C48" w:rsidRDefault="00AE31E0" w:rsidP="00D95C48">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(1) </w:t>
      </w:r>
      <w:r w:rsidRPr="00836A6D">
        <w:rPr>
          <w:rFonts w:ascii="Times New Roman" w:eastAsia="楷体" w:hAnsi="Times New Roman" w:hint="eastAsia"/>
          <w:b/>
          <w:bCs/>
          <w:color w:val="000000" w:themeColor="text1"/>
          <w:sz w:val="22"/>
        </w:rPr>
        <w:t>试为该文法构造</w:t>
      </w:r>
      <w:r w:rsidRPr="00836A6D">
        <w:rPr>
          <w:rFonts w:ascii="Times New Roman" w:eastAsia="楷体" w:hAnsi="Times New Roman" w:hint="eastAsia"/>
          <w:b/>
          <w:bCs/>
          <w:color w:val="000000" w:themeColor="text1"/>
          <w:sz w:val="22"/>
        </w:rPr>
        <w:t>LR</w:t>
      </w:r>
      <w:r w:rsidRPr="00836A6D">
        <w:rPr>
          <w:rFonts w:ascii="Times New Roman" w:eastAsia="楷体" w:hAnsi="Times New Roman" w:hint="eastAsia"/>
          <w:b/>
          <w:bCs/>
          <w:color w:val="000000" w:themeColor="text1"/>
          <w:sz w:val="22"/>
        </w:rPr>
        <w:t>分析表，并说明属哪类</w:t>
      </w:r>
      <w:r w:rsidRPr="00836A6D">
        <w:rPr>
          <w:rFonts w:ascii="Times New Roman" w:eastAsia="楷体" w:hAnsi="Times New Roman" w:hint="eastAsia"/>
          <w:b/>
          <w:bCs/>
          <w:color w:val="000000" w:themeColor="text1"/>
          <w:sz w:val="22"/>
        </w:rPr>
        <w:t>LR</w:t>
      </w:r>
      <w:r w:rsidRPr="00836A6D">
        <w:rPr>
          <w:rFonts w:ascii="Times New Roman" w:eastAsia="楷体" w:hAnsi="Times New Roman" w:hint="eastAsia"/>
          <w:b/>
          <w:bCs/>
          <w:color w:val="000000" w:themeColor="text1"/>
          <w:sz w:val="22"/>
        </w:rPr>
        <w:t>分析表。</w:t>
      </w:r>
      <w:r w:rsidRPr="00836A6D">
        <w:rPr>
          <w:rFonts w:ascii="Times New Roman" w:eastAsia="楷体" w:hAnsi="Times New Roman" w:hint="eastAsia"/>
          <w:b/>
          <w:bCs/>
          <w:color w:val="000000" w:themeColor="text1"/>
          <w:sz w:val="22"/>
        </w:rPr>
        <w:t xml:space="preserve"> </w:t>
      </w:r>
    </w:p>
    <w:p w14:paraId="654B0AC2" w14:textId="534980E1" w:rsidR="00AE31E0" w:rsidRDefault="00AE31E0" w:rsidP="00D95C48">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(2) </w:t>
      </w:r>
      <w:r w:rsidRPr="00836A6D">
        <w:rPr>
          <w:rFonts w:ascii="Times New Roman" w:eastAsia="楷体" w:hAnsi="Times New Roman" w:hint="eastAsia"/>
          <w:b/>
          <w:bCs/>
          <w:color w:val="000000" w:themeColor="text1"/>
          <w:sz w:val="22"/>
        </w:rPr>
        <w:t>给出输入串</w:t>
      </w:r>
      <w:r w:rsidRPr="00836A6D">
        <w:rPr>
          <w:rFonts w:ascii="Times New Roman" w:eastAsia="楷体" w:hAnsi="Times New Roman" w:hint="eastAsia"/>
          <w:b/>
          <w:bCs/>
          <w:color w:val="000000" w:themeColor="text1"/>
          <w:sz w:val="22"/>
        </w:rPr>
        <w:t>101.110</w:t>
      </w:r>
      <w:r w:rsidRPr="00836A6D">
        <w:rPr>
          <w:rFonts w:ascii="Times New Roman" w:eastAsia="楷体" w:hAnsi="Times New Roman" w:hint="eastAsia"/>
          <w:b/>
          <w:bCs/>
          <w:color w:val="000000" w:themeColor="text1"/>
          <w:sz w:val="22"/>
        </w:rPr>
        <w:t>的分析过程。</w:t>
      </w:r>
    </w:p>
    <w:p w14:paraId="2EE99390" w14:textId="77777777" w:rsidR="00EF308B" w:rsidRDefault="00D95C48" w:rsidP="00836A6D">
      <w:pPr>
        <w:ind w:left="139" w:hangingChars="63" w:hanging="139"/>
        <w:rPr>
          <w:rFonts w:ascii="Times New Roman" w:eastAsia="楷体" w:hAnsi="Times New Roman"/>
          <w:b/>
          <w:bCs/>
          <w:color w:val="000000" w:themeColor="text1"/>
          <w:sz w:val="22"/>
        </w:rPr>
      </w:pPr>
      <w:r w:rsidRPr="00D95C48">
        <w:rPr>
          <w:rFonts w:ascii="Times New Roman" w:eastAsia="楷体" w:hAnsi="Times New Roman" w:hint="eastAsia"/>
          <w:b/>
          <w:bCs/>
          <w:color w:val="000000" w:themeColor="text1"/>
          <w:sz w:val="22"/>
          <w:highlight w:val="yellow"/>
        </w:rPr>
        <w:t>说明：为了便于画图，用</w:t>
      </w:r>
      <w:proofErr w:type="gramStart"/>
      <w:r w:rsidRPr="00D95C48">
        <w:rPr>
          <w:rFonts w:ascii="Times New Roman" w:eastAsia="楷体" w:hAnsi="Times New Roman"/>
          <w:b/>
          <w:bCs/>
          <w:color w:val="000000" w:themeColor="text1"/>
          <w:sz w:val="22"/>
          <w:highlight w:val="yellow"/>
        </w:rPr>
        <w:t>’</w:t>
      </w:r>
      <w:proofErr w:type="gramEnd"/>
      <w:r w:rsidRPr="00D95C48">
        <w:rPr>
          <w:rFonts w:ascii="Times New Roman" w:eastAsia="楷体" w:hAnsi="Times New Roman" w:hint="eastAsia"/>
          <w:b/>
          <w:bCs/>
          <w:color w:val="000000" w:themeColor="text1"/>
          <w:sz w:val="22"/>
          <w:highlight w:val="yellow"/>
        </w:rPr>
        <w:t>+</w:t>
      </w:r>
      <w:proofErr w:type="gramStart"/>
      <w:r w:rsidRPr="00D95C48">
        <w:rPr>
          <w:rFonts w:ascii="Times New Roman" w:eastAsia="楷体" w:hAnsi="Times New Roman"/>
          <w:b/>
          <w:bCs/>
          <w:color w:val="000000" w:themeColor="text1"/>
          <w:sz w:val="22"/>
          <w:highlight w:val="yellow"/>
        </w:rPr>
        <w:t>’</w:t>
      </w:r>
      <w:proofErr w:type="gramEnd"/>
      <w:r w:rsidRPr="00D95C48">
        <w:rPr>
          <w:rFonts w:ascii="Times New Roman" w:eastAsia="楷体" w:hAnsi="Times New Roman" w:hint="eastAsia"/>
          <w:b/>
          <w:bCs/>
          <w:color w:val="000000" w:themeColor="text1"/>
          <w:sz w:val="22"/>
          <w:highlight w:val="yellow"/>
        </w:rPr>
        <w:t>代替</w:t>
      </w:r>
      <w:proofErr w:type="gramStart"/>
      <w:r w:rsidRPr="00D95C48">
        <w:rPr>
          <w:rFonts w:ascii="Times New Roman" w:eastAsia="楷体" w:hAnsi="Times New Roman"/>
          <w:b/>
          <w:bCs/>
          <w:color w:val="000000" w:themeColor="text1"/>
          <w:sz w:val="22"/>
          <w:highlight w:val="yellow"/>
        </w:rPr>
        <w:t>’</w:t>
      </w:r>
      <w:proofErr w:type="gramEnd"/>
      <w:r w:rsidRPr="00D95C48">
        <w:rPr>
          <w:rFonts w:ascii="Times New Roman" w:eastAsia="楷体" w:hAnsi="Times New Roman" w:hint="eastAsia"/>
          <w:b/>
          <w:bCs/>
          <w:color w:val="000000" w:themeColor="text1"/>
          <w:sz w:val="22"/>
          <w:highlight w:val="yellow"/>
        </w:rPr>
        <w:t>.</w:t>
      </w:r>
      <w:r w:rsidRPr="00D95C48">
        <w:rPr>
          <w:rFonts w:ascii="Times New Roman" w:eastAsia="楷体" w:hAnsi="Times New Roman"/>
          <w:b/>
          <w:bCs/>
          <w:color w:val="000000" w:themeColor="text1"/>
          <w:sz w:val="22"/>
          <w:highlight w:val="yellow"/>
        </w:rPr>
        <w:t>’</w:t>
      </w:r>
      <w:r>
        <w:rPr>
          <w:rFonts w:ascii="Times New Roman" w:eastAsia="楷体" w:hAnsi="Times New Roman" w:hint="eastAsia"/>
          <w:b/>
          <w:bCs/>
          <w:color w:val="000000" w:themeColor="text1"/>
          <w:sz w:val="22"/>
        </w:rPr>
        <w:t>。</w:t>
      </w:r>
    </w:p>
    <w:p w14:paraId="4B0CE052" w14:textId="1C311C7E" w:rsidR="00836A6D" w:rsidRDefault="00EF308B" w:rsidP="00EF308B">
      <w:pPr>
        <w:rPr>
          <w:rFonts w:ascii="Times New Roman" w:eastAsia="楷体" w:hAnsi="Times New Roman"/>
          <w:b/>
          <w:bCs/>
          <w:color w:val="000000" w:themeColor="text1"/>
          <w:sz w:val="22"/>
        </w:rPr>
      </w:pPr>
      <w:r w:rsidRPr="00EF308B">
        <w:rPr>
          <w:rFonts w:ascii="Times New Roman" w:eastAsia="楷体" w:hAnsi="Times New Roman" w:hint="eastAsia"/>
          <w:b/>
          <w:bCs/>
          <w:color w:val="FF0000"/>
          <w:sz w:val="22"/>
        </w:rPr>
        <w:t>答：</w:t>
      </w:r>
      <w:r w:rsidR="00D95C48">
        <w:rPr>
          <w:rFonts w:ascii="Times New Roman" w:eastAsia="楷体" w:hAnsi="Times New Roman" w:hint="eastAsia"/>
          <w:b/>
          <w:bCs/>
          <w:color w:val="000000" w:themeColor="text1"/>
          <w:sz w:val="22"/>
        </w:rPr>
        <w:t>拓广</w:t>
      </w:r>
      <w:r w:rsidR="000777FB">
        <w:rPr>
          <w:rFonts w:ascii="Times New Roman" w:eastAsia="楷体" w:hAnsi="Times New Roman" w:hint="eastAsia"/>
          <w:b/>
          <w:bCs/>
          <w:color w:val="000000" w:themeColor="text1"/>
          <w:sz w:val="22"/>
        </w:rPr>
        <w:t>文法</w:t>
      </w:r>
      <w:r w:rsidR="00D95C48">
        <w:rPr>
          <w:rFonts w:ascii="Times New Roman" w:eastAsia="楷体" w:hAnsi="Times New Roman" w:hint="eastAsia"/>
          <w:b/>
          <w:bCs/>
          <w:color w:val="000000" w:themeColor="text1"/>
          <w:sz w:val="22"/>
        </w:rPr>
        <w:t>并对产生式进行编号：</w:t>
      </w:r>
    </w:p>
    <w:p w14:paraId="6E792AF7" w14:textId="4132D3E0" w:rsidR="00D95C48" w:rsidRDefault="00D95C48" w:rsidP="00D95C48">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p>
    <w:p w14:paraId="71641F1D" w14:textId="77777777" w:rsidR="00065614" w:rsidRDefault="00D95C48" w:rsidP="00D95C48">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L</w:t>
      </w:r>
      <w:r>
        <w:rPr>
          <w:rFonts w:ascii="Times New Roman" w:eastAsia="楷体" w:hAnsi="Times New Roman"/>
          <w:b/>
          <w:bCs/>
          <w:color w:val="000000" w:themeColor="text1"/>
          <w:sz w:val="22"/>
        </w:rPr>
        <w:t>+</w:t>
      </w:r>
      <w:r w:rsidRPr="00836A6D">
        <w:rPr>
          <w:rFonts w:ascii="Times New Roman" w:eastAsia="楷体" w:hAnsi="Times New Roman" w:hint="eastAsia"/>
          <w:b/>
          <w:bCs/>
          <w:color w:val="000000" w:themeColor="text1"/>
          <w:sz w:val="22"/>
        </w:rPr>
        <w:t>L</w:t>
      </w:r>
    </w:p>
    <w:p w14:paraId="2CB5C901" w14:textId="2BD98527" w:rsidR="00D95C48" w:rsidRDefault="00065614" w:rsidP="00D95C48">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2: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00D95C48" w:rsidRPr="00836A6D">
        <w:rPr>
          <w:rFonts w:ascii="Times New Roman" w:eastAsia="楷体" w:hAnsi="Times New Roman" w:hint="eastAsia"/>
          <w:b/>
          <w:bCs/>
          <w:color w:val="000000" w:themeColor="text1"/>
          <w:sz w:val="22"/>
        </w:rPr>
        <w:t xml:space="preserve">L </w:t>
      </w:r>
    </w:p>
    <w:p w14:paraId="6119D5CF" w14:textId="77777777" w:rsidR="00065614" w:rsidRDefault="00065614" w:rsidP="00D95C48">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3</w:t>
      </w:r>
      <w:r w:rsidR="00D95C48">
        <w:rPr>
          <w:rFonts w:ascii="Times New Roman" w:eastAsia="楷体" w:hAnsi="Times New Roman"/>
          <w:b/>
          <w:bCs/>
          <w:color w:val="000000" w:themeColor="text1"/>
          <w:sz w:val="22"/>
        </w:rPr>
        <w:t xml:space="preserve">: </w:t>
      </w:r>
      <w:r w:rsidR="00D95C48" w:rsidRPr="00836A6D">
        <w:rPr>
          <w:rFonts w:ascii="Times New Roman" w:eastAsia="楷体" w:hAnsi="Times New Roman" w:hint="eastAsia"/>
          <w:b/>
          <w:bCs/>
          <w:color w:val="000000" w:themeColor="text1"/>
          <w:sz w:val="22"/>
        </w:rPr>
        <w:t>L</w:t>
      </w:r>
      <w:r w:rsidR="00D95C48" w:rsidRPr="00836A6D">
        <w:rPr>
          <w:rFonts w:ascii="Times New Roman" w:eastAsia="楷体" w:hAnsi="Times New Roman" w:hint="eastAsia"/>
          <w:b/>
          <w:bCs/>
          <w:color w:val="000000" w:themeColor="text1"/>
          <w:sz w:val="22"/>
        </w:rPr>
        <w:t>→</w:t>
      </w:r>
      <w:r w:rsidR="00D95C48" w:rsidRPr="00836A6D">
        <w:rPr>
          <w:rFonts w:ascii="Times New Roman" w:eastAsia="楷体" w:hAnsi="Times New Roman" w:hint="eastAsia"/>
          <w:b/>
          <w:bCs/>
          <w:color w:val="000000" w:themeColor="text1"/>
          <w:sz w:val="22"/>
        </w:rPr>
        <w:t>LB</w:t>
      </w:r>
    </w:p>
    <w:p w14:paraId="1F10C590" w14:textId="03CE5E49" w:rsidR="00D95C48" w:rsidRDefault="00065614" w:rsidP="00D95C48">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4: </w:t>
      </w:r>
      <w:r w:rsidRPr="00836A6D">
        <w:rPr>
          <w:rFonts w:ascii="Times New Roman" w:eastAsia="楷体" w:hAnsi="Times New Roman" w:hint="eastAsia"/>
          <w:b/>
          <w:bCs/>
          <w:color w:val="000000" w:themeColor="text1"/>
          <w:sz w:val="22"/>
        </w:rPr>
        <w:t>L</w:t>
      </w:r>
      <w:r w:rsidRPr="00836A6D">
        <w:rPr>
          <w:rFonts w:ascii="Times New Roman" w:eastAsia="楷体" w:hAnsi="Times New Roman" w:hint="eastAsia"/>
          <w:b/>
          <w:bCs/>
          <w:color w:val="000000" w:themeColor="text1"/>
          <w:sz w:val="22"/>
        </w:rPr>
        <w:t>→</w:t>
      </w:r>
      <w:r w:rsidR="00D95C48" w:rsidRPr="00836A6D">
        <w:rPr>
          <w:rFonts w:ascii="Times New Roman" w:eastAsia="楷体" w:hAnsi="Times New Roman" w:hint="eastAsia"/>
          <w:b/>
          <w:bCs/>
          <w:color w:val="000000" w:themeColor="text1"/>
          <w:sz w:val="22"/>
        </w:rPr>
        <w:t xml:space="preserve">B </w:t>
      </w:r>
    </w:p>
    <w:p w14:paraId="0327D79D" w14:textId="441ED23A" w:rsidR="00D95C48" w:rsidRDefault="00065614" w:rsidP="00D95C48">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5</w:t>
      </w:r>
      <w:r w:rsidR="00D95C48">
        <w:rPr>
          <w:rFonts w:ascii="Times New Roman" w:eastAsia="楷体" w:hAnsi="Times New Roman"/>
          <w:b/>
          <w:bCs/>
          <w:color w:val="000000" w:themeColor="text1"/>
          <w:sz w:val="22"/>
        </w:rPr>
        <w:t xml:space="preserve">: </w:t>
      </w:r>
      <w:r w:rsidR="00D95C48" w:rsidRPr="00836A6D">
        <w:rPr>
          <w:rFonts w:ascii="Times New Roman" w:eastAsia="楷体" w:hAnsi="Times New Roman" w:hint="eastAsia"/>
          <w:b/>
          <w:bCs/>
          <w:color w:val="000000" w:themeColor="text1"/>
          <w:sz w:val="22"/>
        </w:rPr>
        <w:t>B</w:t>
      </w:r>
      <w:r w:rsidR="00D95C48" w:rsidRPr="00836A6D">
        <w:rPr>
          <w:rFonts w:ascii="Times New Roman" w:eastAsia="楷体" w:hAnsi="Times New Roman" w:hint="eastAsia"/>
          <w:b/>
          <w:bCs/>
          <w:color w:val="000000" w:themeColor="text1"/>
          <w:sz w:val="22"/>
        </w:rPr>
        <w:t>→</w:t>
      </w:r>
      <w:r w:rsidR="00D95C48" w:rsidRPr="00836A6D">
        <w:rPr>
          <w:rFonts w:ascii="Times New Roman" w:eastAsia="楷体" w:hAnsi="Times New Roman" w:hint="eastAsia"/>
          <w:b/>
          <w:bCs/>
          <w:color w:val="000000" w:themeColor="text1"/>
          <w:sz w:val="22"/>
        </w:rPr>
        <w:t>0</w:t>
      </w:r>
    </w:p>
    <w:p w14:paraId="478D6402" w14:textId="4A1FD4F7" w:rsidR="00065614" w:rsidRDefault="00065614" w:rsidP="00065614">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6: </w:t>
      </w: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1</w:t>
      </w:r>
    </w:p>
    <w:p w14:paraId="0C1C4321" w14:textId="038D0EAB" w:rsidR="00C444F9" w:rsidRDefault="00C444F9" w:rsidP="00C444F9">
      <w:pPr>
        <w:ind w:firstLineChars="100" w:firstLine="221"/>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G[S']</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3837964A" w14:textId="004B31EA" w:rsidR="00065614" w:rsidRDefault="00E92F06" w:rsidP="00D95C48">
      <w:pPr>
        <w:ind w:leftChars="50" w:left="105" w:firstLineChars="145" w:firstLine="304"/>
        <w:rPr>
          <w:rFonts w:ascii="Times New Roman" w:eastAsia="楷体" w:hAnsi="Times New Roman"/>
          <w:b/>
          <w:bCs/>
          <w:color w:val="000000" w:themeColor="text1"/>
          <w:sz w:val="22"/>
        </w:rPr>
      </w:pPr>
      <w:r>
        <w:object w:dxaOrig="9758" w:dyaOrig="6668" w14:anchorId="238E1C82">
          <v:shape id="_x0000_i1044" type="#_x0000_t75" style="width:415.15pt;height:283.5pt" o:ole="">
            <v:imagedata r:id="rId62" o:title=""/>
          </v:shape>
          <o:OLEObject Type="Embed" ProgID="Visio.Drawing.15" ShapeID="_x0000_i1044" DrawAspect="Content" ObjectID="_1745303145" r:id="rId63"/>
        </w:object>
      </w:r>
    </w:p>
    <w:p w14:paraId="6DB61001" w14:textId="77777777" w:rsidR="00426954" w:rsidRDefault="00426954" w:rsidP="00C444F9">
      <w:pPr>
        <w:ind w:firstLineChars="128" w:firstLine="283"/>
        <w:rPr>
          <w:rFonts w:ascii="Times New Roman" w:eastAsia="楷体" w:hAnsi="Times New Roman" w:cs="Times New Roman"/>
          <w:b/>
          <w:bCs/>
          <w:color w:val="000000" w:themeColor="text1"/>
          <w:sz w:val="22"/>
        </w:rPr>
      </w:pPr>
      <w:r>
        <w:rPr>
          <w:rFonts w:ascii="Times New Roman" w:eastAsia="楷体" w:hAnsi="Times New Roman" w:cs="Times New Roman" w:hint="eastAsia"/>
          <w:b/>
          <w:bCs/>
          <w:color w:val="000000" w:themeColor="text1"/>
          <w:sz w:val="22"/>
        </w:rPr>
        <w:t>由产生式知：</w:t>
      </w:r>
    </w:p>
    <w:p w14:paraId="7C90F8F6" w14:textId="0C5DDB43" w:rsidR="00426954" w:rsidRPr="00DE775A" w:rsidRDefault="00426954" w:rsidP="00C444F9">
      <w:pPr>
        <w:ind w:leftChars="135" w:left="283" w:firstLineChars="128" w:firstLine="283"/>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oMath>
      </m:oMathPara>
    </w:p>
    <w:p w14:paraId="60ABE648" w14:textId="0F8F84A9" w:rsidR="00426954" w:rsidRPr="00DE775A" w:rsidRDefault="00426954" w:rsidP="00C444F9">
      <w:pPr>
        <w:ind w:leftChars="135" w:left="283" w:firstLineChars="278" w:firstLine="614"/>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L</m:t>
              </m:r>
            </m:e>
          </m:d>
          <m:r>
            <m:rPr>
              <m:sty m:val="bi"/>
            </m:rPr>
            <w:rPr>
              <w:rFonts w:ascii="Cambria Math" w:eastAsia="楷体" w:hAnsi="Cambria Math" w:cs="Times New Roman"/>
              <w:color w:val="000000" w:themeColor="text1"/>
              <w:sz w:val="22"/>
            </w:rPr>
            <m:t>={0,1,+,#}</m:t>
          </m:r>
        </m:oMath>
      </m:oMathPara>
    </w:p>
    <w:p w14:paraId="3DAE4E2B" w14:textId="2800A351" w:rsidR="00426954" w:rsidRPr="005D66CD" w:rsidRDefault="00426954" w:rsidP="00C444F9">
      <w:pPr>
        <w:ind w:leftChars="135" w:left="283" w:firstLineChars="128" w:firstLine="283"/>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B</m:t>
              </m:r>
            </m:e>
          </m:d>
          <m:r>
            <m:rPr>
              <m:sty m:val="bi"/>
            </m:rPr>
            <w:rPr>
              <w:rFonts w:ascii="Cambria Math" w:eastAsia="楷体" w:hAnsi="Cambria Math" w:cs="Times New Roman"/>
              <w:color w:val="000000" w:themeColor="text1"/>
              <w:sz w:val="22"/>
            </w:rPr>
            <m:t>={0,1,+,#</m:t>
          </m:r>
          <m:r>
            <m:rPr>
              <m:sty m:val="bi"/>
            </m:rPr>
            <w:rPr>
              <w:rFonts w:ascii="Cambria Math" w:eastAsia="楷体" w:hAnsi="Cambria Math" w:cs="Times New Roman" w:hint="eastAsia"/>
              <w:color w:val="000000" w:themeColor="text1"/>
              <w:sz w:val="22"/>
            </w:rPr>
            <m:t>}</m:t>
          </m:r>
        </m:oMath>
      </m:oMathPara>
    </w:p>
    <w:p w14:paraId="5EA3DDB0" w14:textId="38DF232D" w:rsidR="00E940CB" w:rsidRDefault="00E940CB" w:rsidP="00E940CB">
      <w:pPr>
        <w:rPr>
          <w:rFonts w:ascii="Times New Roman" w:eastAsia="楷体" w:hAnsi="Times New Roman" w:cs="Times New Roman"/>
          <w:b/>
          <w:color w:val="000000" w:themeColor="text1"/>
          <w:sz w:val="22"/>
        </w:rPr>
      </w:pPr>
      <w:r>
        <w:rPr>
          <w:rFonts w:ascii="Times New Roman" w:eastAsia="楷体" w:hAnsi="Times New Roman" w:cs="Times New Roman" w:hint="eastAsia"/>
          <w:b/>
          <w:bCs/>
          <w:iCs/>
          <w:color w:val="000000" w:themeColor="text1"/>
          <w:sz w:val="22"/>
        </w:rPr>
        <w:lastRenderedPageBreak/>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hint="eastAsia"/>
            <w:color w:val="000000" w:themeColor="text1"/>
            <w:sz w:val="22"/>
          </w:rPr>
          <m:t>S</m:t>
        </m:r>
        <m:r>
          <m:rPr>
            <m:sty m:val="bi"/>
          </m:rPr>
          <w:rPr>
            <w:rFonts w:ascii="Cambria Math" w:eastAsia="楷体" w:hAnsi="Cambria Math" w:cs="Times New Roman"/>
            <w:color w:val="000000" w:themeColor="text1"/>
            <w:sz w:val="22"/>
          </w:rPr>
          <m:t>→L</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+L</m:t>
        </m:r>
      </m:oMath>
      <w:r w:rsidR="00EF308B">
        <w:rPr>
          <w:rFonts w:ascii="Times New Roman" w:eastAsia="楷体" w:hAnsi="Times New Roman" w:cs="Times New Roman" w:hint="eastAsia"/>
          <w:b/>
          <w:color w:val="000000" w:themeColor="text1"/>
          <w:sz w:val="22"/>
        </w:rPr>
        <w:t>、</w:t>
      </w:r>
      <m:oMath>
        <m:r>
          <m:rPr>
            <m:sty m:val="bi"/>
          </m:rPr>
          <w:rPr>
            <w:rFonts w:ascii="Cambria Math" w:eastAsia="楷体" w:hAnsi="Cambria Math" w:cs="Times New Roman" w:hint="eastAsia"/>
            <w:color w:val="000000" w:themeColor="text1"/>
            <w:sz w:val="22"/>
          </w:rPr>
          <m:t>B</m:t>
        </m:r>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0</m:t>
        </m:r>
      </m:oMath>
      <w:r w:rsidR="00EF308B">
        <w:rPr>
          <w:rFonts w:ascii="Times New Roman" w:eastAsia="楷体" w:hAnsi="Times New Roman" w:cs="Times New Roman" w:hint="eastAsia"/>
          <w:b/>
          <w:color w:val="000000" w:themeColor="text1"/>
          <w:sz w:val="22"/>
        </w:rPr>
        <w:t>、</w:t>
      </w:r>
      <m:oMath>
        <m:r>
          <m:rPr>
            <m:sty m:val="bi"/>
          </m:rPr>
          <w:rPr>
            <w:rFonts w:ascii="Cambria Math" w:eastAsia="楷体" w:hAnsi="Cambria Math" w:cs="Times New Roman"/>
            <w:color w:val="000000" w:themeColor="text1"/>
            <w:sz w:val="22"/>
          </w:rPr>
          <m:t>B→</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1</m:t>
        </m:r>
      </m:oMath>
      <w:r>
        <w:rPr>
          <w:rFonts w:ascii="Times New Roman" w:eastAsia="楷体" w:hAnsi="Times New Roman" w:cs="Times New Roman" w:hint="eastAsia"/>
          <w:b/>
          <w:color w:val="000000" w:themeColor="text1"/>
          <w:sz w:val="22"/>
        </w:rPr>
        <w:t>为移进项目，</w:t>
      </w:r>
      <m:oMath>
        <m:r>
          <m:rPr>
            <m:sty m:val="bi"/>
          </m:rPr>
          <w:rPr>
            <w:rFonts w:ascii="Cambria Math" w:eastAsia="楷体" w:hAnsi="Cambria Math" w:cs="Times New Roman"/>
            <w:color w:val="000000" w:themeColor="text1"/>
            <w:sz w:val="22"/>
          </w:rPr>
          <m:t>S→L</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为归约项目，存在移进</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归约冲突，因此所给文法不是</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color w:val="000000" w:themeColor="text1"/>
          <w:sz w:val="22"/>
        </w:rPr>
        <w:t>文法。</w:t>
      </w:r>
    </w:p>
    <w:p w14:paraId="4F7C9103" w14:textId="3D2E9FB2" w:rsidR="00E940CB" w:rsidRDefault="00E940CB" w:rsidP="00E940CB">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0</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1</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 xml:space="preserve"> </w:t>
      </w:r>
      <w:r>
        <w:rPr>
          <w:rFonts w:ascii="Times New Roman" w:eastAsia="楷体" w:hAnsi="Times New Roman" w:cs="Times New Roman" w:hint="eastAsia"/>
          <w:b/>
          <w:bCs/>
          <w:iCs/>
          <w:color w:val="000000" w:themeColor="text1"/>
          <w:sz w:val="22"/>
        </w:rPr>
        <w:t>所以在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color w:val="000000" w:themeColor="text1"/>
            <w:sz w:val="22"/>
          </w:rPr>
          <m:t>F</m:t>
        </m:r>
        <m:r>
          <m:rPr>
            <m:sty m:val="bi"/>
          </m:rPr>
          <w:rPr>
            <w:rFonts w:ascii="Cambria Math" w:eastAsia="楷体" w:hAnsi="Cambria Math" w:cs="Times New Roman" w:hint="eastAsia"/>
            <w:color w:val="000000" w:themeColor="text1"/>
            <w:sz w:val="22"/>
          </w:rPr>
          <m:t>o</m:t>
        </m:r>
        <m:r>
          <m:rPr>
            <m:sty m:val="bi"/>
          </m:rPr>
          <w:rPr>
            <w:rFonts w:ascii="Cambria Math" w:eastAsia="楷体" w:hAnsi="Cambria Math" w:cs="Times New Roman"/>
            <w:color w:val="000000" w:themeColor="text1"/>
            <w:sz w:val="22"/>
          </w:rPr>
          <m:t>llow</m:t>
        </m:r>
      </m:oMath>
      <w:r>
        <w:rPr>
          <w:rFonts w:ascii="Times New Roman" w:eastAsia="楷体" w:hAnsi="Times New Roman" w:cs="Times New Roman" w:hint="eastAsia"/>
          <w:b/>
          <w:bCs/>
          <w:iCs/>
          <w:color w:val="000000" w:themeColor="text1"/>
          <w:sz w:val="22"/>
        </w:rPr>
        <w:t>集解决。</w:t>
      </w:r>
    </w:p>
    <w:p w14:paraId="0276D056" w14:textId="77777777" w:rsidR="00E940CB" w:rsidRDefault="00E940CB" w:rsidP="00E940CB">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8</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0,1</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0,1</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iCs/>
          <w:color w:val="000000" w:themeColor="text1"/>
          <w:sz w:val="22"/>
        </w:rPr>
        <w:t>所以在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8</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color w:val="000000" w:themeColor="text1"/>
            <w:sz w:val="22"/>
          </w:rPr>
          <m:t>F</m:t>
        </m:r>
        <m:r>
          <m:rPr>
            <m:sty m:val="bi"/>
          </m:rPr>
          <w:rPr>
            <w:rFonts w:ascii="Cambria Math" w:eastAsia="楷体" w:hAnsi="Cambria Math" w:cs="Times New Roman" w:hint="eastAsia"/>
            <w:color w:val="000000" w:themeColor="text1"/>
            <w:sz w:val="22"/>
          </w:rPr>
          <m:t>o</m:t>
        </m:r>
        <m:r>
          <m:rPr>
            <m:sty m:val="bi"/>
          </m:rPr>
          <w:rPr>
            <w:rFonts w:ascii="Cambria Math" w:eastAsia="楷体" w:hAnsi="Cambria Math" w:cs="Times New Roman"/>
            <w:color w:val="000000" w:themeColor="text1"/>
            <w:sz w:val="22"/>
          </w:rPr>
          <m:t>llow</m:t>
        </m:r>
      </m:oMath>
      <w:r>
        <w:rPr>
          <w:rFonts w:ascii="Times New Roman" w:eastAsia="楷体" w:hAnsi="Times New Roman" w:cs="Times New Roman" w:hint="eastAsia"/>
          <w:b/>
          <w:bCs/>
          <w:iCs/>
          <w:color w:val="000000" w:themeColor="text1"/>
          <w:sz w:val="22"/>
        </w:rPr>
        <w:t>集解决</w:t>
      </w:r>
    </w:p>
    <w:p w14:paraId="6DA55CCA" w14:textId="0EC141FF" w:rsidR="00EF308B" w:rsidRDefault="00E940CB" w:rsidP="00E940CB">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综上，该文法是</w:t>
      </w:r>
      <m:oMath>
        <m:r>
          <m:rPr>
            <m:sty m:val="bi"/>
          </m:rPr>
          <w:rPr>
            <w:rFonts w:ascii="Cambria Math" w:eastAsia="楷体" w:hAnsi="Cambria Math" w:cs="Times New Roman"/>
            <w:color w:val="000000" w:themeColor="text1"/>
            <w:sz w:val="22"/>
          </w:rPr>
          <m:t>SLR</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1</m:t>
            </m:r>
          </m:e>
        </m:d>
      </m:oMath>
      <w:r>
        <w:rPr>
          <w:rFonts w:ascii="Times New Roman" w:eastAsia="楷体" w:hAnsi="Times New Roman" w:cs="Times New Roman" w:hint="eastAsia"/>
          <w:b/>
          <w:bCs/>
          <w:iCs/>
          <w:color w:val="000000" w:themeColor="text1"/>
          <w:sz w:val="22"/>
        </w:rPr>
        <w:t>文法。</w:t>
      </w:r>
    </w:p>
    <w:p w14:paraId="081F2BF2" w14:textId="4B1D9845" w:rsidR="00E940CB" w:rsidRPr="00BC626F" w:rsidRDefault="00E940CB" w:rsidP="00E940CB">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color w:val="000000" w:themeColor="text1"/>
            <w:sz w:val="22"/>
          </w:rPr>
          <m:t>SLR(1)</m:t>
        </m:r>
      </m:oMath>
      <w:r>
        <w:rPr>
          <w:rFonts w:ascii="Times New Roman" w:eastAsia="楷体" w:hAnsi="Times New Roman" w:cs="Times New Roman" w:hint="eastAsia"/>
          <w:b/>
          <w:bCs/>
          <w:iCs/>
          <w:color w:val="000000" w:themeColor="text1"/>
          <w:sz w:val="22"/>
        </w:rPr>
        <w:t>分析表如下：</w:t>
      </w:r>
    </w:p>
    <w:tbl>
      <w:tblPr>
        <w:tblStyle w:val="a7"/>
        <w:tblW w:w="0" w:type="auto"/>
        <w:tblLook w:val="04A0" w:firstRow="1" w:lastRow="0" w:firstColumn="1" w:lastColumn="0" w:noHBand="0" w:noVBand="1"/>
      </w:tblPr>
      <w:tblGrid>
        <w:gridCol w:w="1032"/>
        <w:gridCol w:w="1045"/>
        <w:gridCol w:w="1045"/>
        <w:gridCol w:w="1045"/>
        <w:gridCol w:w="1083"/>
        <w:gridCol w:w="1118"/>
        <w:gridCol w:w="986"/>
        <w:gridCol w:w="952"/>
      </w:tblGrid>
      <w:tr w:rsidR="00300B3B" w14:paraId="6B37EA5E" w14:textId="2D375A43" w:rsidTr="00182D7C">
        <w:tc>
          <w:tcPr>
            <w:tcW w:w="1032" w:type="dxa"/>
            <w:vMerge w:val="restart"/>
            <w:tcBorders>
              <w:top w:val="single" w:sz="12" w:space="0" w:color="auto"/>
              <w:left w:val="nil"/>
            </w:tcBorders>
            <w:vAlign w:val="center"/>
          </w:tcPr>
          <w:p w14:paraId="623B18F8" w14:textId="77777777"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4218" w:type="dxa"/>
            <w:gridSpan w:val="4"/>
            <w:tcBorders>
              <w:top w:val="single" w:sz="12" w:space="0" w:color="auto"/>
            </w:tcBorders>
            <w:vAlign w:val="center"/>
          </w:tcPr>
          <w:p w14:paraId="1039D616" w14:textId="77777777"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3056" w:type="dxa"/>
            <w:gridSpan w:val="3"/>
            <w:tcBorders>
              <w:top w:val="single" w:sz="12" w:space="0" w:color="auto"/>
              <w:right w:val="nil"/>
            </w:tcBorders>
            <w:vAlign w:val="center"/>
          </w:tcPr>
          <w:p w14:paraId="3F8E7BA8" w14:textId="1D7E2663"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300B3B" w14:paraId="328E2E58" w14:textId="582AA22A" w:rsidTr="00300B3B">
        <w:tc>
          <w:tcPr>
            <w:tcW w:w="1032" w:type="dxa"/>
            <w:vMerge/>
            <w:tcBorders>
              <w:left w:val="nil"/>
              <w:bottom w:val="single" w:sz="4" w:space="0" w:color="auto"/>
            </w:tcBorders>
            <w:vAlign w:val="center"/>
          </w:tcPr>
          <w:p w14:paraId="5B26F608" w14:textId="77777777" w:rsidR="00300B3B" w:rsidRDefault="00300B3B" w:rsidP="00F64BA1">
            <w:pPr>
              <w:jc w:val="center"/>
              <w:rPr>
                <w:rFonts w:ascii="Times New Roman" w:eastAsia="楷体" w:hAnsi="Times New Roman" w:cs="Times New Roman"/>
                <w:b/>
                <w:bCs/>
                <w:iCs/>
                <w:color w:val="000000" w:themeColor="text1"/>
                <w:sz w:val="22"/>
              </w:rPr>
            </w:pPr>
          </w:p>
        </w:tc>
        <w:tc>
          <w:tcPr>
            <w:tcW w:w="1045" w:type="dxa"/>
            <w:tcBorders>
              <w:bottom w:val="single" w:sz="4" w:space="0" w:color="auto"/>
            </w:tcBorders>
            <w:vAlign w:val="center"/>
          </w:tcPr>
          <w:p w14:paraId="00B981AD" w14:textId="39AD80E2"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0</m:t>
                </m:r>
              </m:oMath>
            </m:oMathPara>
          </w:p>
        </w:tc>
        <w:tc>
          <w:tcPr>
            <w:tcW w:w="1045" w:type="dxa"/>
            <w:tcBorders>
              <w:bottom w:val="single" w:sz="4" w:space="0" w:color="auto"/>
            </w:tcBorders>
            <w:vAlign w:val="center"/>
          </w:tcPr>
          <w:p w14:paraId="67B08B7C" w14:textId="49C25918"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1</m:t>
                </m:r>
              </m:oMath>
            </m:oMathPara>
          </w:p>
        </w:tc>
        <w:tc>
          <w:tcPr>
            <w:tcW w:w="1045" w:type="dxa"/>
            <w:tcBorders>
              <w:bottom w:val="single" w:sz="4" w:space="0" w:color="auto"/>
            </w:tcBorders>
            <w:vAlign w:val="center"/>
          </w:tcPr>
          <w:p w14:paraId="7AE3F261" w14:textId="031B8086"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m:t>
                </m:r>
              </m:oMath>
            </m:oMathPara>
          </w:p>
        </w:tc>
        <w:tc>
          <w:tcPr>
            <w:tcW w:w="1083" w:type="dxa"/>
            <w:tcBorders>
              <w:bottom w:val="single" w:sz="4" w:space="0" w:color="auto"/>
            </w:tcBorders>
            <w:vAlign w:val="center"/>
          </w:tcPr>
          <w:p w14:paraId="15D672D8" w14:textId="77777777"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1118" w:type="dxa"/>
            <w:tcBorders>
              <w:bottom w:val="single" w:sz="4" w:space="0" w:color="auto"/>
              <w:right w:val="nil"/>
            </w:tcBorders>
            <w:vAlign w:val="center"/>
          </w:tcPr>
          <w:p w14:paraId="5F0088D5" w14:textId="47813F2B"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S</m:t>
                </m:r>
              </m:oMath>
            </m:oMathPara>
          </w:p>
        </w:tc>
        <w:tc>
          <w:tcPr>
            <w:tcW w:w="986" w:type="dxa"/>
            <w:tcBorders>
              <w:bottom w:val="single" w:sz="4" w:space="0" w:color="auto"/>
              <w:right w:val="nil"/>
            </w:tcBorders>
          </w:tcPr>
          <w:p w14:paraId="47A05651" w14:textId="68B74727" w:rsidR="00300B3B" w:rsidRDefault="00300B3B"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hint="eastAsia"/>
                    <w:color w:val="000000" w:themeColor="text1"/>
                    <w:sz w:val="22"/>
                  </w:rPr>
                  <m:t>L</m:t>
                </m:r>
              </m:oMath>
            </m:oMathPara>
          </w:p>
        </w:tc>
        <w:tc>
          <w:tcPr>
            <w:tcW w:w="952" w:type="dxa"/>
            <w:tcBorders>
              <w:bottom w:val="single" w:sz="4" w:space="0" w:color="auto"/>
              <w:right w:val="nil"/>
            </w:tcBorders>
          </w:tcPr>
          <w:p w14:paraId="769BFFB1" w14:textId="03A3EE1A" w:rsidR="00300B3B" w:rsidRDefault="00300B3B"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hint="eastAsia"/>
                    <w:color w:val="000000" w:themeColor="text1"/>
                    <w:sz w:val="22"/>
                  </w:rPr>
                  <m:t>B</m:t>
                </m:r>
              </m:oMath>
            </m:oMathPara>
          </w:p>
        </w:tc>
      </w:tr>
      <w:tr w:rsidR="00300B3B" w14:paraId="36062C18" w14:textId="59AD32B8" w:rsidTr="00300B3B">
        <w:tc>
          <w:tcPr>
            <w:tcW w:w="1032" w:type="dxa"/>
            <w:tcBorders>
              <w:top w:val="single" w:sz="4" w:space="0" w:color="auto"/>
              <w:left w:val="nil"/>
              <w:bottom w:val="nil"/>
              <w:right w:val="single" w:sz="4" w:space="0" w:color="auto"/>
            </w:tcBorders>
            <w:vAlign w:val="center"/>
          </w:tcPr>
          <w:p w14:paraId="1394AD14" w14:textId="77777777"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1045" w:type="dxa"/>
            <w:tcBorders>
              <w:top w:val="single" w:sz="4" w:space="0" w:color="auto"/>
              <w:left w:val="single" w:sz="4" w:space="0" w:color="auto"/>
              <w:bottom w:val="nil"/>
              <w:right w:val="single" w:sz="4" w:space="0" w:color="auto"/>
            </w:tcBorders>
            <w:vAlign w:val="center"/>
          </w:tcPr>
          <w:p w14:paraId="49C09A34" w14:textId="1266D0D6"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045" w:type="dxa"/>
            <w:tcBorders>
              <w:top w:val="single" w:sz="4" w:space="0" w:color="auto"/>
              <w:left w:val="single" w:sz="4" w:space="0" w:color="auto"/>
              <w:bottom w:val="nil"/>
              <w:right w:val="single" w:sz="4" w:space="0" w:color="auto"/>
            </w:tcBorders>
            <w:vAlign w:val="center"/>
          </w:tcPr>
          <w:p w14:paraId="7CE890BB" w14:textId="64130168"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45" w:type="dxa"/>
            <w:tcBorders>
              <w:top w:val="single" w:sz="4" w:space="0" w:color="auto"/>
              <w:left w:val="single" w:sz="4" w:space="0" w:color="auto"/>
              <w:bottom w:val="nil"/>
              <w:right w:val="single" w:sz="4" w:space="0" w:color="auto"/>
            </w:tcBorders>
            <w:vAlign w:val="center"/>
          </w:tcPr>
          <w:p w14:paraId="01055FF5" w14:textId="4829D310" w:rsidR="00300B3B" w:rsidRDefault="00300B3B" w:rsidP="00F64BA1">
            <w:pPr>
              <w:jc w:val="center"/>
              <w:rPr>
                <w:rFonts w:ascii="Times New Roman" w:eastAsia="楷体" w:hAnsi="Times New Roman" w:cs="Times New Roman"/>
                <w:b/>
                <w:bCs/>
                <w:iCs/>
                <w:color w:val="000000" w:themeColor="text1"/>
                <w:sz w:val="22"/>
              </w:rPr>
            </w:pPr>
          </w:p>
        </w:tc>
        <w:tc>
          <w:tcPr>
            <w:tcW w:w="1083" w:type="dxa"/>
            <w:tcBorders>
              <w:top w:val="single" w:sz="4" w:space="0" w:color="auto"/>
              <w:left w:val="single" w:sz="4" w:space="0" w:color="auto"/>
              <w:bottom w:val="nil"/>
              <w:right w:val="single" w:sz="4" w:space="0" w:color="auto"/>
            </w:tcBorders>
            <w:vAlign w:val="center"/>
          </w:tcPr>
          <w:p w14:paraId="463EDD98" w14:textId="0792F651" w:rsidR="00300B3B" w:rsidRDefault="00300B3B" w:rsidP="00F64BA1">
            <w:pPr>
              <w:jc w:val="center"/>
              <w:rPr>
                <w:rFonts w:ascii="Times New Roman" w:eastAsia="楷体" w:hAnsi="Times New Roman" w:cs="Times New Roman"/>
                <w:b/>
                <w:bCs/>
                <w:iCs/>
                <w:color w:val="000000" w:themeColor="text1"/>
                <w:sz w:val="22"/>
              </w:rPr>
            </w:pPr>
          </w:p>
        </w:tc>
        <w:tc>
          <w:tcPr>
            <w:tcW w:w="1118" w:type="dxa"/>
            <w:tcBorders>
              <w:top w:val="single" w:sz="4" w:space="0" w:color="auto"/>
              <w:left w:val="single" w:sz="4" w:space="0" w:color="auto"/>
              <w:bottom w:val="nil"/>
              <w:right w:val="nil"/>
            </w:tcBorders>
            <w:vAlign w:val="center"/>
          </w:tcPr>
          <w:p w14:paraId="74C7F4C5" w14:textId="77777777"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986" w:type="dxa"/>
            <w:tcBorders>
              <w:top w:val="single" w:sz="4" w:space="0" w:color="auto"/>
              <w:left w:val="single" w:sz="4" w:space="0" w:color="auto"/>
              <w:bottom w:val="nil"/>
              <w:right w:val="nil"/>
            </w:tcBorders>
          </w:tcPr>
          <w:p w14:paraId="6E2BF31C" w14:textId="42F1FB37"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952" w:type="dxa"/>
            <w:tcBorders>
              <w:top w:val="single" w:sz="4" w:space="0" w:color="auto"/>
              <w:left w:val="single" w:sz="4" w:space="0" w:color="auto"/>
              <w:bottom w:val="nil"/>
              <w:right w:val="nil"/>
            </w:tcBorders>
          </w:tcPr>
          <w:p w14:paraId="647F9BC7" w14:textId="583F476B"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r>
      <w:tr w:rsidR="00300B3B" w14:paraId="2BE4D67E" w14:textId="0E880075" w:rsidTr="00300B3B">
        <w:tc>
          <w:tcPr>
            <w:tcW w:w="1032" w:type="dxa"/>
            <w:tcBorders>
              <w:top w:val="nil"/>
              <w:left w:val="nil"/>
              <w:bottom w:val="nil"/>
              <w:right w:val="single" w:sz="4" w:space="0" w:color="auto"/>
            </w:tcBorders>
            <w:vAlign w:val="center"/>
          </w:tcPr>
          <w:p w14:paraId="25D65862" w14:textId="77777777" w:rsidR="00300B3B" w:rsidRDefault="00300B3B"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1045" w:type="dxa"/>
            <w:tcBorders>
              <w:top w:val="nil"/>
              <w:left w:val="single" w:sz="4" w:space="0" w:color="auto"/>
              <w:bottom w:val="nil"/>
              <w:right w:val="single" w:sz="4" w:space="0" w:color="auto"/>
            </w:tcBorders>
            <w:vAlign w:val="center"/>
          </w:tcPr>
          <w:p w14:paraId="2B095BE7" w14:textId="77777777" w:rsidR="00300B3B" w:rsidRDefault="00300B3B" w:rsidP="00F64BA1">
            <w:pPr>
              <w:jc w:val="center"/>
              <w:rPr>
                <w:rFonts w:ascii="Times New Roman" w:eastAsia="楷体" w:hAnsi="Times New Roman" w:cs="Times New Roman"/>
                <w:b/>
                <w:bCs/>
                <w:iCs/>
                <w:color w:val="000000" w:themeColor="text1"/>
                <w:sz w:val="22"/>
              </w:rPr>
            </w:pPr>
          </w:p>
        </w:tc>
        <w:tc>
          <w:tcPr>
            <w:tcW w:w="1045" w:type="dxa"/>
            <w:tcBorders>
              <w:top w:val="nil"/>
              <w:left w:val="single" w:sz="4" w:space="0" w:color="auto"/>
              <w:bottom w:val="nil"/>
              <w:right w:val="single" w:sz="4" w:space="0" w:color="auto"/>
            </w:tcBorders>
            <w:vAlign w:val="center"/>
          </w:tcPr>
          <w:p w14:paraId="21177E84" w14:textId="77777777" w:rsidR="00300B3B" w:rsidRDefault="00300B3B" w:rsidP="00F64BA1">
            <w:pPr>
              <w:jc w:val="center"/>
              <w:rPr>
                <w:rFonts w:ascii="Times New Roman" w:eastAsia="楷体" w:hAnsi="Times New Roman" w:cs="Times New Roman"/>
                <w:b/>
                <w:bCs/>
                <w:iCs/>
                <w:color w:val="000000" w:themeColor="text1"/>
                <w:sz w:val="22"/>
              </w:rPr>
            </w:pPr>
          </w:p>
        </w:tc>
        <w:tc>
          <w:tcPr>
            <w:tcW w:w="1045" w:type="dxa"/>
            <w:tcBorders>
              <w:top w:val="nil"/>
              <w:left w:val="single" w:sz="4" w:space="0" w:color="auto"/>
              <w:bottom w:val="nil"/>
              <w:right w:val="single" w:sz="4" w:space="0" w:color="auto"/>
            </w:tcBorders>
            <w:vAlign w:val="center"/>
          </w:tcPr>
          <w:p w14:paraId="1D5D6060" w14:textId="77777777" w:rsidR="00300B3B" w:rsidRDefault="00300B3B" w:rsidP="00F64BA1">
            <w:pPr>
              <w:jc w:val="center"/>
              <w:rPr>
                <w:rFonts w:ascii="Times New Roman" w:eastAsia="楷体" w:hAnsi="Times New Roman" w:cs="Times New Roman"/>
                <w:b/>
                <w:bCs/>
                <w:iCs/>
                <w:color w:val="000000" w:themeColor="text1"/>
                <w:sz w:val="22"/>
              </w:rPr>
            </w:pPr>
          </w:p>
        </w:tc>
        <w:tc>
          <w:tcPr>
            <w:tcW w:w="1083" w:type="dxa"/>
            <w:tcBorders>
              <w:top w:val="nil"/>
              <w:left w:val="single" w:sz="4" w:space="0" w:color="auto"/>
              <w:bottom w:val="nil"/>
              <w:right w:val="single" w:sz="4" w:space="0" w:color="auto"/>
            </w:tcBorders>
            <w:vAlign w:val="center"/>
          </w:tcPr>
          <w:p w14:paraId="22471539" w14:textId="77777777" w:rsidR="00300B3B" w:rsidRDefault="00300B3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1118" w:type="dxa"/>
            <w:tcBorders>
              <w:top w:val="nil"/>
              <w:left w:val="single" w:sz="4" w:space="0" w:color="auto"/>
              <w:bottom w:val="nil"/>
              <w:right w:val="nil"/>
            </w:tcBorders>
            <w:vAlign w:val="center"/>
          </w:tcPr>
          <w:p w14:paraId="1C05F716" w14:textId="77777777" w:rsidR="00300B3B" w:rsidRDefault="00300B3B" w:rsidP="00F64BA1">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3BCC3F59" w14:textId="77777777" w:rsidR="00300B3B" w:rsidRDefault="00300B3B" w:rsidP="00F64BA1">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nil"/>
              <w:right w:val="nil"/>
            </w:tcBorders>
          </w:tcPr>
          <w:p w14:paraId="12862FD8" w14:textId="77777777" w:rsidR="00300B3B" w:rsidRDefault="00300B3B" w:rsidP="00F64BA1">
            <w:pPr>
              <w:jc w:val="center"/>
              <w:rPr>
                <w:rFonts w:ascii="Times New Roman" w:eastAsia="楷体" w:hAnsi="Times New Roman" w:cs="Times New Roman"/>
                <w:b/>
                <w:bCs/>
                <w:iCs/>
                <w:color w:val="000000" w:themeColor="text1"/>
                <w:sz w:val="22"/>
              </w:rPr>
            </w:pPr>
          </w:p>
        </w:tc>
      </w:tr>
      <w:tr w:rsidR="00D07E1D" w14:paraId="26252291" w14:textId="40E632CE" w:rsidTr="00300B3B">
        <w:tc>
          <w:tcPr>
            <w:tcW w:w="1032" w:type="dxa"/>
            <w:tcBorders>
              <w:top w:val="nil"/>
              <w:left w:val="nil"/>
              <w:bottom w:val="nil"/>
              <w:right w:val="single" w:sz="4" w:space="0" w:color="auto"/>
            </w:tcBorders>
            <w:vAlign w:val="center"/>
          </w:tcPr>
          <w:p w14:paraId="05056EE7" w14:textId="77777777" w:rsidR="00D07E1D" w:rsidRDefault="00D07E1D" w:rsidP="00D07E1D">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1045" w:type="dxa"/>
            <w:tcBorders>
              <w:top w:val="nil"/>
              <w:left w:val="single" w:sz="4" w:space="0" w:color="auto"/>
              <w:bottom w:val="nil"/>
              <w:right w:val="single" w:sz="4" w:space="0" w:color="auto"/>
            </w:tcBorders>
            <w:vAlign w:val="center"/>
          </w:tcPr>
          <w:p w14:paraId="3C7C4033" w14:textId="5FEA784F" w:rsidR="00D07E1D" w:rsidRDefault="00D07E1D" w:rsidP="00D07E1D">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045" w:type="dxa"/>
            <w:tcBorders>
              <w:top w:val="nil"/>
              <w:left w:val="single" w:sz="4" w:space="0" w:color="auto"/>
              <w:bottom w:val="nil"/>
              <w:right w:val="single" w:sz="4" w:space="0" w:color="auto"/>
            </w:tcBorders>
            <w:vAlign w:val="center"/>
          </w:tcPr>
          <w:p w14:paraId="05B7CBC8" w14:textId="41165EB8" w:rsidR="00D07E1D" w:rsidRDefault="00D07E1D" w:rsidP="00D07E1D">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45" w:type="dxa"/>
            <w:tcBorders>
              <w:top w:val="nil"/>
              <w:left w:val="single" w:sz="4" w:space="0" w:color="auto"/>
              <w:bottom w:val="nil"/>
              <w:right w:val="single" w:sz="4" w:space="0" w:color="auto"/>
            </w:tcBorders>
            <w:vAlign w:val="center"/>
          </w:tcPr>
          <w:p w14:paraId="771176AB" w14:textId="11883593" w:rsidR="00D07E1D" w:rsidRDefault="004643A6" w:rsidP="00D07E1D">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1083" w:type="dxa"/>
            <w:tcBorders>
              <w:top w:val="nil"/>
              <w:left w:val="single" w:sz="4" w:space="0" w:color="auto"/>
              <w:bottom w:val="nil"/>
              <w:right w:val="single" w:sz="4" w:space="0" w:color="auto"/>
            </w:tcBorders>
            <w:vAlign w:val="center"/>
          </w:tcPr>
          <w:p w14:paraId="7402751B" w14:textId="75AB0B94" w:rsidR="00D07E1D" w:rsidRDefault="00D07E1D" w:rsidP="00D07E1D">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118" w:type="dxa"/>
            <w:tcBorders>
              <w:top w:val="nil"/>
              <w:left w:val="single" w:sz="4" w:space="0" w:color="auto"/>
              <w:bottom w:val="nil"/>
              <w:right w:val="nil"/>
            </w:tcBorders>
            <w:vAlign w:val="center"/>
          </w:tcPr>
          <w:p w14:paraId="1D5377BC" w14:textId="29471ED6" w:rsidR="00D07E1D" w:rsidRDefault="00D07E1D" w:rsidP="00D07E1D">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16D6624E" w14:textId="77777777" w:rsidR="00D07E1D" w:rsidRDefault="00D07E1D" w:rsidP="00D07E1D">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nil"/>
              <w:right w:val="nil"/>
            </w:tcBorders>
          </w:tcPr>
          <w:p w14:paraId="5A37F1A9" w14:textId="2876CF09" w:rsidR="00D07E1D" w:rsidRDefault="00D07E1D" w:rsidP="00D07E1D">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r>
      <w:tr w:rsidR="00B34706" w14:paraId="0C3D9106" w14:textId="2F3EBEA8" w:rsidTr="00300B3B">
        <w:tc>
          <w:tcPr>
            <w:tcW w:w="1032" w:type="dxa"/>
            <w:tcBorders>
              <w:top w:val="nil"/>
              <w:left w:val="nil"/>
              <w:bottom w:val="nil"/>
              <w:right w:val="single" w:sz="4" w:space="0" w:color="auto"/>
            </w:tcBorders>
            <w:vAlign w:val="center"/>
          </w:tcPr>
          <w:p w14:paraId="79ABE226" w14:textId="77777777" w:rsidR="00B34706" w:rsidRDefault="00B34706" w:rsidP="00B34706">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1045" w:type="dxa"/>
            <w:tcBorders>
              <w:top w:val="nil"/>
              <w:left w:val="single" w:sz="4" w:space="0" w:color="auto"/>
              <w:bottom w:val="nil"/>
              <w:right w:val="single" w:sz="4" w:space="0" w:color="auto"/>
            </w:tcBorders>
            <w:vAlign w:val="center"/>
          </w:tcPr>
          <w:p w14:paraId="520FC4F7" w14:textId="20FA49D8"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045" w:type="dxa"/>
            <w:tcBorders>
              <w:top w:val="nil"/>
              <w:left w:val="single" w:sz="4" w:space="0" w:color="auto"/>
              <w:bottom w:val="nil"/>
              <w:right w:val="single" w:sz="4" w:space="0" w:color="auto"/>
            </w:tcBorders>
            <w:vAlign w:val="center"/>
          </w:tcPr>
          <w:p w14:paraId="420406A1" w14:textId="3CEF9EDA"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045" w:type="dxa"/>
            <w:tcBorders>
              <w:top w:val="nil"/>
              <w:left w:val="single" w:sz="4" w:space="0" w:color="auto"/>
              <w:bottom w:val="nil"/>
              <w:right w:val="single" w:sz="4" w:space="0" w:color="auto"/>
            </w:tcBorders>
            <w:vAlign w:val="center"/>
          </w:tcPr>
          <w:p w14:paraId="2F7F3298" w14:textId="04B3AEF5"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083" w:type="dxa"/>
            <w:tcBorders>
              <w:top w:val="nil"/>
              <w:left w:val="single" w:sz="4" w:space="0" w:color="auto"/>
              <w:bottom w:val="nil"/>
              <w:right w:val="single" w:sz="4" w:space="0" w:color="auto"/>
            </w:tcBorders>
            <w:vAlign w:val="center"/>
          </w:tcPr>
          <w:p w14:paraId="3DC4BE78" w14:textId="25AC4B0B"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118" w:type="dxa"/>
            <w:tcBorders>
              <w:top w:val="nil"/>
              <w:left w:val="single" w:sz="4" w:space="0" w:color="auto"/>
              <w:bottom w:val="nil"/>
              <w:right w:val="nil"/>
            </w:tcBorders>
            <w:vAlign w:val="center"/>
          </w:tcPr>
          <w:p w14:paraId="3FCBE5D9" w14:textId="77777777" w:rsidR="00B34706" w:rsidRDefault="00B34706" w:rsidP="00B34706">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64C5C1F7" w14:textId="77777777" w:rsidR="00B34706" w:rsidRDefault="00B34706" w:rsidP="00B34706">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nil"/>
              <w:right w:val="nil"/>
            </w:tcBorders>
          </w:tcPr>
          <w:p w14:paraId="1524F9D7" w14:textId="77777777" w:rsidR="00B34706" w:rsidRDefault="00B34706" w:rsidP="00B34706">
            <w:pPr>
              <w:jc w:val="center"/>
              <w:rPr>
                <w:rFonts w:ascii="Times New Roman" w:eastAsia="楷体" w:hAnsi="Times New Roman" w:cs="Times New Roman"/>
                <w:b/>
                <w:bCs/>
                <w:iCs/>
                <w:color w:val="000000" w:themeColor="text1"/>
                <w:sz w:val="22"/>
              </w:rPr>
            </w:pPr>
          </w:p>
        </w:tc>
      </w:tr>
      <w:tr w:rsidR="00B34706" w14:paraId="036D3323" w14:textId="46917988" w:rsidTr="00300B3B">
        <w:tc>
          <w:tcPr>
            <w:tcW w:w="1032" w:type="dxa"/>
            <w:tcBorders>
              <w:top w:val="nil"/>
              <w:left w:val="nil"/>
              <w:bottom w:val="nil"/>
              <w:right w:val="single" w:sz="4" w:space="0" w:color="auto"/>
            </w:tcBorders>
            <w:vAlign w:val="center"/>
          </w:tcPr>
          <w:p w14:paraId="30F148D4" w14:textId="77777777" w:rsidR="00B34706" w:rsidRDefault="00B34706" w:rsidP="00B34706">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1045" w:type="dxa"/>
            <w:tcBorders>
              <w:top w:val="nil"/>
              <w:left w:val="single" w:sz="4" w:space="0" w:color="auto"/>
              <w:bottom w:val="nil"/>
              <w:right w:val="single" w:sz="4" w:space="0" w:color="auto"/>
            </w:tcBorders>
            <w:vAlign w:val="center"/>
          </w:tcPr>
          <w:p w14:paraId="3383C8F4" w14:textId="461D7FCE"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045" w:type="dxa"/>
            <w:tcBorders>
              <w:top w:val="nil"/>
              <w:left w:val="single" w:sz="4" w:space="0" w:color="auto"/>
              <w:bottom w:val="nil"/>
              <w:right w:val="single" w:sz="4" w:space="0" w:color="auto"/>
            </w:tcBorders>
            <w:vAlign w:val="center"/>
          </w:tcPr>
          <w:p w14:paraId="61C10D9C" w14:textId="74BCDF91"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045" w:type="dxa"/>
            <w:tcBorders>
              <w:top w:val="nil"/>
              <w:left w:val="single" w:sz="4" w:space="0" w:color="auto"/>
              <w:bottom w:val="nil"/>
              <w:right w:val="single" w:sz="4" w:space="0" w:color="auto"/>
            </w:tcBorders>
            <w:vAlign w:val="center"/>
          </w:tcPr>
          <w:p w14:paraId="4633F2C3" w14:textId="034ADAF5"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083" w:type="dxa"/>
            <w:tcBorders>
              <w:top w:val="nil"/>
              <w:left w:val="single" w:sz="4" w:space="0" w:color="auto"/>
              <w:bottom w:val="nil"/>
              <w:right w:val="single" w:sz="4" w:space="0" w:color="auto"/>
            </w:tcBorders>
            <w:vAlign w:val="center"/>
          </w:tcPr>
          <w:p w14:paraId="51F4FB8E" w14:textId="6E33538A"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118" w:type="dxa"/>
            <w:tcBorders>
              <w:top w:val="nil"/>
              <w:left w:val="single" w:sz="4" w:space="0" w:color="auto"/>
              <w:bottom w:val="nil"/>
              <w:right w:val="nil"/>
            </w:tcBorders>
            <w:vAlign w:val="center"/>
          </w:tcPr>
          <w:p w14:paraId="3E6352D3" w14:textId="77777777" w:rsidR="00B34706" w:rsidRDefault="00B34706" w:rsidP="00B34706">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035C075C" w14:textId="77777777" w:rsidR="00B34706" w:rsidRDefault="00B34706" w:rsidP="00B34706">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nil"/>
              <w:right w:val="nil"/>
            </w:tcBorders>
          </w:tcPr>
          <w:p w14:paraId="55F03ABC" w14:textId="77777777" w:rsidR="00B34706" w:rsidRDefault="00B34706" w:rsidP="00B34706">
            <w:pPr>
              <w:jc w:val="center"/>
              <w:rPr>
                <w:rFonts w:ascii="Times New Roman" w:eastAsia="楷体" w:hAnsi="Times New Roman" w:cs="Times New Roman"/>
                <w:b/>
                <w:bCs/>
                <w:iCs/>
                <w:color w:val="000000" w:themeColor="text1"/>
                <w:sz w:val="22"/>
              </w:rPr>
            </w:pPr>
          </w:p>
        </w:tc>
      </w:tr>
      <w:tr w:rsidR="00B34706" w14:paraId="2E301A87" w14:textId="7C0A2073" w:rsidTr="00300B3B">
        <w:tc>
          <w:tcPr>
            <w:tcW w:w="1032" w:type="dxa"/>
            <w:tcBorders>
              <w:top w:val="nil"/>
              <w:left w:val="nil"/>
              <w:bottom w:val="nil"/>
              <w:right w:val="single" w:sz="4" w:space="0" w:color="auto"/>
            </w:tcBorders>
            <w:vAlign w:val="center"/>
          </w:tcPr>
          <w:p w14:paraId="0F4F67F6" w14:textId="77777777" w:rsidR="00B34706" w:rsidRDefault="00B34706" w:rsidP="00B34706">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1045" w:type="dxa"/>
            <w:tcBorders>
              <w:top w:val="nil"/>
              <w:left w:val="single" w:sz="4" w:space="0" w:color="auto"/>
              <w:bottom w:val="nil"/>
              <w:right w:val="single" w:sz="4" w:space="0" w:color="auto"/>
            </w:tcBorders>
            <w:vAlign w:val="center"/>
          </w:tcPr>
          <w:p w14:paraId="7453FC37" w14:textId="280B9B38"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045" w:type="dxa"/>
            <w:tcBorders>
              <w:top w:val="nil"/>
              <w:left w:val="single" w:sz="4" w:space="0" w:color="auto"/>
              <w:bottom w:val="nil"/>
              <w:right w:val="single" w:sz="4" w:space="0" w:color="auto"/>
            </w:tcBorders>
            <w:vAlign w:val="center"/>
          </w:tcPr>
          <w:p w14:paraId="54FFBE7E" w14:textId="604E6E29"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045" w:type="dxa"/>
            <w:tcBorders>
              <w:top w:val="nil"/>
              <w:left w:val="single" w:sz="4" w:space="0" w:color="auto"/>
              <w:bottom w:val="nil"/>
              <w:right w:val="single" w:sz="4" w:space="0" w:color="auto"/>
            </w:tcBorders>
            <w:vAlign w:val="center"/>
          </w:tcPr>
          <w:p w14:paraId="723BD2FE" w14:textId="3DEDAAB0"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083" w:type="dxa"/>
            <w:tcBorders>
              <w:top w:val="nil"/>
              <w:left w:val="single" w:sz="4" w:space="0" w:color="auto"/>
              <w:bottom w:val="nil"/>
              <w:right w:val="single" w:sz="4" w:space="0" w:color="auto"/>
            </w:tcBorders>
            <w:vAlign w:val="center"/>
          </w:tcPr>
          <w:p w14:paraId="7C1A57B3" w14:textId="7434E82C"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118" w:type="dxa"/>
            <w:tcBorders>
              <w:top w:val="nil"/>
              <w:left w:val="single" w:sz="4" w:space="0" w:color="auto"/>
              <w:bottom w:val="nil"/>
              <w:right w:val="nil"/>
            </w:tcBorders>
            <w:vAlign w:val="center"/>
          </w:tcPr>
          <w:p w14:paraId="19A370EE" w14:textId="77777777" w:rsidR="00B34706" w:rsidRDefault="00B34706" w:rsidP="00B34706">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2D5B4E7B" w14:textId="77777777" w:rsidR="00B34706" w:rsidRDefault="00B34706" w:rsidP="00B34706">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nil"/>
              <w:right w:val="nil"/>
            </w:tcBorders>
          </w:tcPr>
          <w:p w14:paraId="2B8BDA08" w14:textId="77777777" w:rsidR="00B34706" w:rsidRDefault="00B34706" w:rsidP="00B34706">
            <w:pPr>
              <w:jc w:val="center"/>
              <w:rPr>
                <w:rFonts w:ascii="Times New Roman" w:eastAsia="楷体" w:hAnsi="Times New Roman" w:cs="Times New Roman"/>
                <w:b/>
                <w:bCs/>
                <w:iCs/>
                <w:color w:val="000000" w:themeColor="text1"/>
                <w:sz w:val="22"/>
              </w:rPr>
            </w:pPr>
          </w:p>
        </w:tc>
      </w:tr>
      <w:tr w:rsidR="00300B3B" w14:paraId="1A595290" w14:textId="2F38414B" w:rsidTr="00300B3B">
        <w:tc>
          <w:tcPr>
            <w:tcW w:w="1032" w:type="dxa"/>
            <w:tcBorders>
              <w:top w:val="nil"/>
              <w:left w:val="nil"/>
              <w:bottom w:val="nil"/>
              <w:right w:val="single" w:sz="4" w:space="0" w:color="auto"/>
            </w:tcBorders>
            <w:vAlign w:val="center"/>
          </w:tcPr>
          <w:p w14:paraId="7DB29278" w14:textId="52E8B162" w:rsidR="00300B3B" w:rsidRDefault="00300B3B" w:rsidP="00300B3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1045" w:type="dxa"/>
            <w:tcBorders>
              <w:top w:val="nil"/>
              <w:left w:val="single" w:sz="4" w:space="0" w:color="auto"/>
              <w:bottom w:val="nil"/>
              <w:right w:val="single" w:sz="4" w:space="0" w:color="auto"/>
            </w:tcBorders>
            <w:vAlign w:val="center"/>
          </w:tcPr>
          <w:p w14:paraId="46AA0246" w14:textId="387DC309" w:rsidR="00300B3B" w:rsidRDefault="00300B3B" w:rsidP="00300B3B">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045" w:type="dxa"/>
            <w:tcBorders>
              <w:top w:val="nil"/>
              <w:left w:val="single" w:sz="4" w:space="0" w:color="auto"/>
              <w:bottom w:val="nil"/>
              <w:right w:val="single" w:sz="4" w:space="0" w:color="auto"/>
            </w:tcBorders>
            <w:vAlign w:val="center"/>
          </w:tcPr>
          <w:p w14:paraId="03261ADD" w14:textId="4BB013EC" w:rsidR="00300B3B" w:rsidRDefault="00300B3B" w:rsidP="00300B3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45" w:type="dxa"/>
            <w:tcBorders>
              <w:top w:val="nil"/>
              <w:left w:val="single" w:sz="4" w:space="0" w:color="auto"/>
              <w:bottom w:val="nil"/>
              <w:right w:val="single" w:sz="4" w:space="0" w:color="auto"/>
            </w:tcBorders>
            <w:vAlign w:val="center"/>
          </w:tcPr>
          <w:p w14:paraId="67E1452F" w14:textId="2DA458B6" w:rsidR="00300B3B" w:rsidRDefault="00300B3B" w:rsidP="00300B3B">
            <w:pPr>
              <w:jc w:val="center"/>
              <w:rPr>
                <w:rFonts w:ascii="Times New Roman" w:eastAsia="楷体" w:hAnsi="Times New Roman" w:cs="Times New Roman"/>
                <w:b/>
                <w:color w:val="000000" w:themeColor="text1"/>
                <w:sz w:val="22"/>
              </w:rPr>
            </w:pPr>
          </w:p>
        </w:tc>
        <w:tc>
          <w:tcPr>
            <w:tcW w:w="1083" w:type="dxa"/>
            <w:tcBorders>
              <w:top w:val="nil"/>
              <w:left w:val="single" w:sz="4" w:space="0" w:color="auto"/>
              <w:bottom w:val="nil"/>
              <w:right w:val="single" w:sz="4" w:space="0" w:color="auto"/>
            </w:tcBorders>
            <w:vAlign w:val="center"/>
          </w:tcPr>
          <w:p w14:paraId="4827FF0F" w14:textId="77777777" w:rsidR="00300B3B" w:rsidRDefault="00300B3B" w:rsidP="00300B3B">
            <w:pPr>
              <w:jc w:val="center"/>
              <w:rPr>
                <w:rFonts w:ascii="Times New Roman" w:eastAsia="楷体" w:hAnsi="Times New Roman" w:cs="Times New Roman"/>
                <w:b/>
                <w:color w:val="000000" w:themeColor="text1"/>
                <w:sz w:val="22"/>
              </w:rPr>
            </w:pPr>
          </w:p>
        </w:tc>
        <w:tc>
          <w:tcPr>
            <w:tcW w:w="1118" w:type="dxa"/>
            <w:tcBorders>
              <w:top w:val="nil"/>
              <w:left w:val="single" w:sz="4" w:space="0" w:color="auto"/>
              <w:bottom w:val="nil"/>
              <w:right w:val="nil"/>
            </w:tcBorders>
            <w:vAlign w:val="center"/>
          </w:tcPr>
          <w:p w14:paraId="4170AAE8" w14:textId="77777777" w:rsidR="00300B3B" w:rsidRDefault="00300B3B" w:rsidP="00300B3B">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504959CD" w14:textId="3E1E1DAC" w:rsidR="00300B3B" w:rsidRDefault="00300B3B" w:rsidP="00300B3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952" w:type="dxa"/>
            <w:tcBorders>
              <w:top w:val="nil"/>
              <w:left w:val="single" w:sz="4" w:space="0" w:color="auto"/>
              <w:bottom w:val="nil"/>
              <w:right w:val="nil"/>
            </w:tcBorders>
          </w:tcPr>
          <w:p w14:paraId="1C2DB2AA" w14:textId="14EC08E6" w:rsidR="00300B3B" w:rsidRDefault="00300B3B" w:rsidP="00300B3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r>
      <w:tr w:rsidR="00B34706" w14:paraId="17E6ECDA" w14:textId="202BE420" w:rsidTr="00300B3B">
        <w:tc>
          <w:tcPr>
            <w:tcW w:w="1032" w:type="dxa"/>
            <w:tcBorders>
              <w:top w:val="nil"/>
              <w:left w:val="nil"/>
              <w:bottom w:val="nil"/>
              <w:right w:val="single" w:sz="4" w:space="0" w:color="auto"/>
            </w:tcBorders>
            <w:vAlign w:val="center"/>
          </w:tcPr>
          <w:p w14:paraId="0C595DDF" w14:textId="43E9EBCC" w:rsidR="00B34706" w:rsidRDefault="00B34706" w:rsidP="00B34706">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1045" w:type="dxa"/>
            <w:tcBorders>
              <w:top w:val="nil"/>
              <w:left w:val="single" w:sz="4" w:space="0" w:color="auto"/>
              <w:bottom w:val="nil"/>
              <w:right w:val="single" w:sz="4" w:space="0" w:color="auto"/>
            </w:tcBorders>
            <w:vAlign w:val="center"/>
          </w:tcPr>
          <w:p w14:paraId="5B72E696" w14:textId="662DA688" w:rsidR="00B34706" w:rsidRDefault="00B34706" w:rsidP="00B34706">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045" w:type="dxa"/>
            <w:tcBorders>
              <w:top w:val="nil"/>
              <w:left w:val="single" w:sz="4" w:space="0" w:color="auto"/>
              <w:bottom w:val="nil"/>
              <w:right w:val="single" w:sz="4" w:space="0" w:color="auto"/>
            </w:tcBorders>
            <w:vAlign w:val="center"/>
          </w:tcPr>
          <w:p w14:paraId="6204F9A2" w14:textId="005AA56C" w:rsidR="00B34706" w:rsidRDefault="00B34706" w:rsidP="00B34706">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045" w:type="dxa"/>
            <w:tcBorders>
              <w:top w:val="nil"/>
              <w:left w:val="single" w:sz="4" w:space="0" w:color="auto"/>
              <w:bottom w:val="nil"/>
              <w:right w:val="single" w:sz="4" w:space="0" w:color="auto"/>
            </w:tcBorders>
            <w:vAlign w:val="center"/>
          </w:tcPr>
          <w:p w14:paraId="73E9A054" w14:textId="3CC53AB0" w:rsidR="00B34706" w:rsidRDefault="00B34706" w:rsidP="00B34706">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083" w:type="dxa"/>
            <w:tcBorders>
              <w:top w:val="nil"/>
              <w:left w:val="single" w:sz="4" w:space="0" w:color="auto"/>
              <w:bottom w:val="nil"/>
              <w:right w:val="single" w:sz="4" w:space="0" w:color="auto"/>
            </w:tcBorders>
            <w:vAlign w:val="center"/>
          </w:tcPr>
          <w:p w14:paraId="64B8A69B" w14:textId="615C5C2F" w:rsidR="00B34706" w:rsidRDefault="00B34706" w:rsidP="00B34706">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118" w:type="dxa"/>
            <w:tcBorders>
              <w:top w:val="nil"/>
              <w:left w:val="single" w:sz="4" w:space="0" w:color="auto"/>
              <w:bottom w:val="nil"/>
              <w:right w:val="nil"/>
            </w:tcBorders>
            <w:vAlign w:val="center"/>
          </w:tcPr>
          <w:p w14:paraId="1ADC7E53" w14:textId="77777777" w:rsidR="00B34706" w:rsidRDefault="00B34706" w:rsidP="00B34706">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nil"/>
              <w:right w:val="nil"/>
            </w:tcBorders>
          </w:tcPr>
          <w:p w14:paraId="09D06F22" w14:textId="77777777" w:rsidR="00B34706" w:rsidRDefault="00B34706" w:rsidP="00B34706">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nil"/>
              <w:right w:val="nil"/>
            </w:tcBorders>
          </w:tcPr>
          <w:p w14:paraId="4EDB5439" w14:textId="77777777" w:rsidR="00B34706" w:rsidRDefault="00B34706" w:rsidP="00B34706">
            <w:pPr>
              <w:jc w:val="center"/>
              <w:rPr>
                <w:rFonts w:ascii="Times New Roman" w:eastAsia="楷体" w:hAnsi="Times New Roman" w:cs="Times New Roman"/>
                <w:b/>
                <w:bCs/>
                <w:iCs/>
                <w:color w:val="000000" w:themeColor="text1"/>
                <w:sz w:val="22"/>
              </w:rPr>
            </w:pPr>
          </w:p>
        </w:tc>
      </w:tr>
      <w:tr w:rsidR="00300B3B" w14:paraId="5F3016D4" w14:textId="4F3AFC2D" w:rsidTr="00300B3B">
        <w:tc>
          <w:tcPr>
            <w:tcW w:w="1032" w:type="dxa"/>
            <w:tcBorders>
              <w:top w:val="nil"/>
              <w:left w:val="nil"/>
              <w:bottom w:val="single" w:sz="12" w:space="0" w:color="auto"/>
              <w:right w:val="single" w:sz="4" w:space="0" w:color="auto"/>
            </w:tcBorders>
            <w:vAlign w:val="center"/>
          </w:tcPr>
          <w:p w14:paraId="471C124E" w14:textId="0007B9DE" w:rsidR="00300B3B" w:rsidRDefault="00300B3B" w:rsidP="00300B3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1045" w:type="dxa"/>
            <w:tcBorders>
              <w:top w:val="nil"/>
              <w:left w:val="single" w:sz="4" w:space="0" w:color="auto"/>
              <w:bottom w:val="single" w:sz="12" w:space="0" w:color="auto"/>
              <w:right w:val="single" w:sz="4" w:space="0" w:color="auto"/>
            </w:tcBorders>
            <w:vAlign w:val="center"/>
          </w:tcPr>
          <w:p w14:paraId="1AF72410" w14:textId="6EAB52F8" w:rsidR="00300B3B" w:rsidRDefault="00300B3B" w:rsidP="00300B3B">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045" w:type="dxa"/>
            <w:tcBorders>
              <w:top w:val="nil"/>
              <w:left w:val="single" w:sz="4" w:space="0" w:color="auto"/>
              <w:bottom w:val="single" w:sz="12" w:space="0" w:color="auto"/>
              <w:right w:val="single" w:sz="4" w:space="0" w:color="auto"/>
            </w:tcBorders>
            <w:vAlign w:val="center"/>
          </w:tcPr>
          <w:p w14:paraId="162F389B" w14:textId="3D9AE696" w:rsidR="00300B3B" w:rsidRDefault="00300B3B" w:rsidP="00300B3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45" w:type="dxa"/>
            <w:tcBorders>
              <w:top w:val="nil"/>
              <w:left w:val="single" w:sz="4" w:space="0" w:color="auto"/>
              <w:bottom w:val="single" w:sz="12" w:space="0" w:color="auto"/>
              <w:right w:val="single" w:sz="4" w:space="0" w:color="auto"/>
            </w:tcBorders>
            <w:vAlign w:val="center"/>
          </w:tcPr>
          <w:p w14:paraId="2C9B4E07" w14:textId="77777777" w:rsidR="00300B3B" w:rsidRDefault="00300B3B" w:rsidP="00300B3B">
            <w:pPr>
              <w:jc w:val="center"/>
              <w:rPr>
                <w:rFonts w:ascii="Times New Roman" w:eastAsia="楷体" w:hAnsi="Times New Roman" w:cs="Times New Roman"/>
                <w:b/>
                <w:color w:val="000000" w:themeColor="text1"/>
                <w:sz w:val="22"/>
              </w:rPr>
            </w:pPr>
          </w:p>
        </w:tc>
        <w:tc>
          <w:tcPr>
            <w:tcW w:w="1083" w:type="dxa"/>
            <w:tcBorders>
              <w:top w:val="nil"/>
              <w:left w:val="single" w:sz="4" w:space="0" w:color="auto"/>
              <w:bottom w:val="single" w:sz="12" w:space="0" w:color="auto"/>
              <w:right w:val="single" w:sz="4" w:space="0" w:color="auto"/>
            </w:tcBorders>
            <w:vAlign w:val="center"/>
          </w:tcPr>
          <w:p w14:paraId="5D0D3377" w14:textId="4330E798" w:rsidR="00300B3B" w:rsidRDefault="004643A6" w:rsidP="00300B3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1118" w:type="dxa"/>
            <w:tcBorders>
              <w:top w:val="nil"/>
              <w:left w:val="single" w:sz="4" w:space="0" w:color="auto"/>
              <w:bottom w:val="single" w:sz="12" w:space="0" w:color="auto"/>
              <w:right w:val="nil"/>
            </w:tcBorders>
            <w:vAlign w:val="center"/>
          </w:tcPr>
          <w:p w14:paraId="5E7C3CA9" w14:textId="77777777" w:rsidR="00300B3B" w:rsidRDefault="00300B3B" w:rsidP="00300B3B">
            <w:pPr>
              <w:jc w:val="center"/>
              <w:rPr>
                <w:rFonts w:ascii="Times New Roman" w:eastAsia="楷体" w:hAnsi="Times New Roman" w:cs="Times New Roman"/>
                <w:b/>
                <w:bCs/>
                <w:iCs/>
                <w:color w:val="000000" w:themeColor="text1"/>
                <w:sz w:val="22"/>
              </w:rPr>
            </w:pPr>
          </w:p>
        </w:tc>
        <w:tc>
          <w:tcPr>
            <w:tcW w:w="986" w:type="dxa"/>
            <w:tcBorders>
              <w:top w:val="nil"/>
              <w:left w:val="single" w:sz="4" w:space="0" w:color="auto"/>
              <w:bottom w:val="single" w:sz="12" w:space="0" w:color="auto"/>
              <w:right w:val="nil"/>
            </w:tcBorders>
          </w:tcPr>
          <w:p w14:paraId="7D67F0C9" w14:textId="77777777" w:rsidR="00300B3B" w:rsidRDefault="00300B3B" w:rsidP="00300B3B">
            <w:pPr>
              <w:jc w:val="center"/>
              <w:rPr>
                <w:rFonts w:ascii="Times New Roman" w:eastAsia="楷体" w:hAnsi="Times New Roman" w:cs="Times New Roman"/>
                <w:b/>
                <w:bCs/>
                <w:iCs/>
                <w:color w:val="000000" w:themeColor="text1"/>
                <w:sz w:val="22"/>
              </w:rPr>
            </w:pPr>
          </w:p>
        </w:tc>
        <w:tc>
          <w:tcPr>
            <w:tcW w:w="952" w:type="dxa"/>
            <w:tcBorders>
              <w:top w:val="nil"/>
              <w:left w:val="single" w:sz="4" w:space="0" w:color="auto"/>
              <w:bottom w:val="single" w:sz="12" w:space="0" w:color="auto"/>
              <w:right w:val="nil"/>
            </w:tcBorders>
          </w:tcPr>
          <w:p w14:paraId="24E932A6" w14:textId="24651937" w:rsidR="00300B3B" w:rsidRDefault="00300B3B" w:rsidP="00300B3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r>
    </w:tbl>
    <w:p w14:paraId="0706546A" w14:textId="097E1F78" w:rsidR="00B34706" w:rsidRDefault="00B34706" w:rsidP="00B34706">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对输入串</w:t>
      </w:r>
      <w:r w:rsidRPr="00836A6D">
        <w:rPr>
          <w:rFonts w:ascii="Times New Roman" w:eastAsia="楷体" w:hAnsi="Times New Roman" w:hint="eastAsia"/>
          <w:b/>
          <w:bCs/>
          <w:color w:val="000000" w:themeColor="text1"/>
          <w:sz w:val="22"/>
        </w:rPr>
        <w:t>101.110</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101</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110</w:t>
      </w:r>
      <w:r>
        <w:rPr>
          <w:rFonts w:ascii="Times New Roman" w:eastAsia="楷体" w:hAnsi="Times New Roman" w:hint="eastAsia"/>
          <w:b/>
          <w:bCs/>
          <w:color w:val="000000" w:themeColor="text1"/>
          <w:sz w:val="22"/>
        </w:rPr>
        <w:t>）</w:t>
      </w:r>
      <w:r>
        <w:rPr>
          <w:rFonts w:ascii="Times New Roman" w:eastAsia="楷体" w:hAnsi="Times New Roman" w:cs="Times New Roman" w:hint="eastAsia"/>
          <w:b/>
          <w:bCs/>
          <w:iCs/>
          <w:color w:val="000000" w:themeColor="text1"/>
          <w:sz w:val="22"/>
        </w:rPr>
        <w:t>的分析过程</w:t>
      </w:r>
    </w:p>
    <w:tbl>
      <w:tblPr>
        <w:tblStyle w:val="a7"/>
        <w:tblW w:w="8610" w:type="dxa"/>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1226"/>
        <w:gridCol w:w="1287"/>
        <w:gridCol w:w="984"/>
        <w:gridCol w:w="1606"/>
        <w:gridCol w:w="1097"/>
        <w:gridCol w:w="2410"/>
      </w:tblGrid>
      <w:tr w:rsidR="00D221A0" w14:paraId="28907B40" w14:textId="77777777" w:rsidTr="00D221A0">
        <w:tc>
          <w:tcPr>
            <w:tcW w:w="1226" w:type="dxa"/>
            <w:tcBorders>
              <w:top w:val="single" w:sz="12" w:space="0" w:color="auto"/>
              <w:bottom w:val="single" w:sz="8" w:space="0" w:color="auto"/>
            </w:tcBorders>
            <w:vAlign w:val="center"/>
          </w:tcPr>
          <w:p w14:paraId="18E12E11" w14:textId="77777777" w:rsidR="00B34706" w:rsidRDefault="00B34706"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步骤</w:t>
            </w:r>
          </w:p>
        </w:tc>
        <w:tc>
          <w:tcPr>
            <w:tcW w:w="1287" w:type="dxa"/>
            <w:tcBorders>
              <w:top w:val="single" w:sz="12" w:space="0" w:color="auto"/>
              <w:bottom w:val="single" w:sz="8" w:space="0" w:color="auto"/>
            </w:tcBorders>
            <w:vAlign w:val="center"/>
          </w:tcPr>
          <w:p w14:paraId="11B10790" w14:textId="77777777" w:rsidR="00B34706" w:rsidRDefault="00B34706"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状态栈</w:t>
            </w:r>
          </w:p>
        </w:tc>
        <w:tc>
          <w:tcPr>
            <w:tcW w:w="984" w:type="dxa"/>
            <w:tcBorders>
              <w:top w:val="single" w:sz="12" w:space="0" w:color="auto"/>
              <w:bottom w:val="single" w:sz="8" w:space="0" w:color="auto"/>
            </w:tcBorders>
            <w:vAlign w:val="center"/>
          </w:tcPr>
          <w:p w14:paraId="4F7BDA6E" w14:textId="77777777" w:rsidR="00B34706" w:rsidRDefault="00B34706"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符号</w:t>
            </w:r>
            <w:proofErr w:type="gramStart"/>
            <w:r>
              <w:rPr>
                <w:rFonts w:ascii="Times New Roman" w:eastAsia="楷体" w:hAnsi="Times New Roman" w:cs="Times New Roman" w:hint="eastAsia"/>
                <w:b/>
                <w:bCs/>
                <w:iCs/>
                <w:color w:val="000000" w:themeColor="text1"/>
                <w:sz w:val="22"/>
              </w:rPr>
              <w:t>栈</w:t>
            </w:r>
            <w:proofErr w:type="gramEnd"/>
          </w:p>
        </w:tc>
        <w:tc>
          <w:tcPr>
            <w:tcW w:w="1606" w:type="dxa"/>
            <w:tcBorders>
              <w:top w:val="single" w:sz="12" w:space="0" w:color="auto"/>
              <w:bottom w:val="single" w:sz="8" w:space="0" w:color="auto"/>
            </w:tcBorders>
            <w:vAlign w:val="center"/>
          </w:tcPr>
          <w:p w14:paraId="5D7793DD" w14:textId="77777777" w:rsidR="00B34706" w:rsidRDefault="00B34706"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输入串</w:t>
            </w:r>
          </w:p>
        </w:tc>
        <w:tc>
          <w:tcPr>
            <w:tcW w:w="1097" w:type="dxa"/>
            <w:tcBorders>
              <w:top w:val="single" w:sz="12" w:space="0" w:color="auto"/>
              <w:bottom w:val="single" w:sz="8" w:space="0" w:color="auto"/>
            </w:tcBorders>
            <w:vAlign w:val="center"/>
          </w:tcPr>
          <w:p w14:paraId="4F706053" w14:textId="77777777" w:rsidR="00B34706" w:rsidRDefault="00B34706" w:rsidP="00F64BA1">
            <w:pPr>
              <w:jc w:val="center"/>
              <w:rPr>
                <w:rFonts w:ascii="Times New Roman" w:eastAsia="楷体" w:hAnsi="Times New Roman" w:cs="Times New Roman"/>
                <w:b/>
                <w:bCs/>
                <w:iCs/>
                <w:color w:val="000000" w:themeColor="text1"/>
                <w:sz w:val="22"/>
              </w:rPr>
            </w:pPr>
            <w:del w:id="0" w:author="whj7667@qq.com" w:date="2022-05-30T18:56:00Z">
              <w:r w:rsidDel="00015EF0">
                <w:rPr>
                  <w:rFonts w:ascii="Times New Roman" w:eastAsia="楷体" w:hAnsi="Times New Roman" w:cs="Times New Roman" w:hint="eastAsia"/>
                  <w:b/>
                  <w:bCs/>
                  <w:iCs/>
                  <w:color w:val="000000" w:themeColor="text1"/>
                  <w:sz w:val="22"/>
                </w:rPr>
                <w:delText>ACTION</w:delText>
              </w:r>
            </w:del>
            <w:ins w:id="1" w:author="whj7667@qq.com" w:date="2022-05-30T18:56:00Z">
              <w:r>
                <w:rPr>
                  <w:rFonts w:ascii="Times New Roman" w:eastAsia="楷体" w:hAnsi="Times New Roman" w:cs="Times New Roman" w:hint="eastAsia"/>
                  <w:b/>
                  <w:bCs/>
                  <w:iCs/>
                  <w:color w:val="000000" w:themeColor="text1"/>
                  <w:sz w:val="22"/>
                </w:rPr>
                <w:t>分析动作</w:t>
              </w:r>
            </w:ins>
          </w:p>
        </w:tc>
        <w:tc>
          <w:tcPr>
            <w:tcW w:w="2410" w:type="dxa"/>
            <w:tcBorders>
              <w:top w:val="single" w:sz="12" w:space="0" w:color="auto"/>
              <w:bottom w:val="single" w:sz="8" w:space="0" w:color="auto"/>
            </w:tcBorders>
            <w:vAlign w:val="center"/>
          </w:tcPr>
          <w:p w14:paraId="252C1E3B" w14:textId="77777777" w:rsidR="00B34706" w:rsidRDefault="00B34706" w:rsidP="00F64BA1">
            <w:pPr>
              <w:jc w:val="center"/>
              <w:rPr>
                <w:rFonts w:ascii="Times New Roman" w:eastAsia="楷体" w:hAnsi="Times New Roman" w:cs="Times New Roman"/>
                <w:b/>
                <w:bCs/>
                <w:iCs/>
                <w:color w:val="000000" w:themeColor="text1"/>
                <w:sz w:val="22"/>
              </w:rPr>
            </w:pPr>
            <w:del w:id="2" w:author="whj7667@qq.com" w:date="2022-05-30T18:56:00Z">
              <w:r w:rsidDel="00015EF0">
                <w:rPr>
                  <w:rFonts w:ascii="Times New Roman" w:eastAsia="楷体" w:hAnsi="Times New Roman" w:cs="Times New Roman" w:hint="eastAsia"/>
                  <w:b/>
                  <w:bCs/>
                  <w:iCs/>
                  <w:color w:val="000000" w:themeColor="text1"/>
                  <w:sz w:val="22"/>
                </w:rPr>
                <w:delText>GOTO</w:delText>
              </w:r>
            </w:del>
            <w:ins w:id="3" w:author="whj7667@qq.com" w:date="2022-05-30T18:56:00Z">
              <w:r>
                <w:rPr>
                  <w:rFonts w:ascii="Times New Roman" w:eastAsia="楷体" w:hAnsi="Times New Roman" w:cs="Times New Roman" w:hint="eastAsia"/>
                  <w:b/>
                  <w:bCs/>
                  <w:iCs/>
                  <w:color w:val="000000" w:themeColor="text1"/>
                  <w:sz w:val="22"/>
                </w:rPr>
                <w:t>下一状态</w:t>
              </w:r>
            </w:ins>
          </w:p>
        </w:tc>
      </w:tr>
      <w:tr w:rsidR="00D221A0" w14:paraId="7C948EFB" w14:textId="77777777" w:rsidTr="00D221A0">
        <w:tc>
          <w:tcPr>
            <w:tcW w:w="1226" w:type="dxa"/>
            <w:tcBorders>
              <w:top w:val="single" w:sz="8" w:space="0" w:color="auto"/>
            </w:tcBorders>
          </w:tcPr>
          <w:p w14:paraId="49D51A78" w14:textId="761BEA04" w:rsidR="00B34706" w:rsidRDefault="004643A6"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1</m:t>
                </m:r>
              </m:oMath>
            </m:oMathPara>
          </w:p>
        </w:tc>
        <w:tc>
          <w:tcPr>
            <w:tcW w:w="1287" w:type="dxa"/>
            <w:tcBorders>
              <w:top w:val="single" w:sz="8" w:space="0" w:color="auto"/>
            </w:tcBorders>
          </w:tcPr>
          <w:p w14:paraId="0F654DBB" w14:textId="77777777"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m:t>
                </m:r>
              </m:oMath>
            </m:oMathPara>
          </w:p>
        </w:tc>
        <w:tc>
          <w:tcPr>
            <w:tcW w:w="984" w:type="dxa"/>
            <w:tcBorders>
              <w:top w:val="single" w:sz="8" w:space="0" w:color="auto"/>
            </w:tcBorders>
          </w:tcPr>
          <w:p w14:paraId="3C63B422" w14:textId="77777777"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oMath>
            </m:oMathPara>
          </w:p>
        </w:tc>
        <w:tc>
          <w:tcPr>
            <w:tcW w:w="1606" w:type="dxa"/>
            <w:tcBorders>
              <w:top w:val="single" w:sz="8" w:space="0" w:color="auto"/>
            </w:tcBorders>
          </w:tcPr>
          <w:p w14:paraId="580254D7" w14:textId="25CAB2EB" w:rsidR="00B34706" w:rsidRDefault="00B34706" w:rsidP="00F64BA1">
            <w:pPr>
              <w:rPr>
                <w:rFonts w:ascii="Times New Roman" w:eastAsia="楷体" w:hAnsi="Times New Roman" w:cs="Times New Roman"/>
                <w:b/>
                <w:bCs/>
                <w:iCs/>
                <w:color w:val="000000" w:themeColor="text1"/>
                <w:sz w:val="22"/>
              </w:rPr>
            </w:pPr>
            <m:oMathPara>
              <m:oMathParaPr>
                <m:jc m:val="right"/>
              </m:oMathParaPr>
              <m:oMath>
                <m:r>
                  <m:rPr>
                    <m:sty m:val="b"/>
                  </m:rPr>
                  <w:rPr>
                    <w:rFonts w:ascii="Cambria Math" w:eastAsia="楷体" w:hAnsi="Cambria Math" w:hint="eastAsia"/>
                    <w:color w:val="000000" w:themeColor="text1"/>
                    <w:sz w:val="22"/>
                  </w:rPr>
                  <m:t>101+110</m:t>
                </m:r>
                <m:r>
                  <m:rPr>
                    <m:sty m:val="bi"/>
                  </m:rPr>
                  <w:rPr>
                    <w:rFonts w:ascii="Cambria Math" w:eastAsia="楷体" w:hAnsi="Cambria Math" w:cs="Times New Roman"/>
                    <w:color w:val="000000" w:themeColor="text1"/>
                    <w:sz w:val="22"/>
                  </w:rPr>
                  <m:t>#</m:t>
                </m:r>
              </m:oMath>
            </m:oMathPara>
          </w:p>
        </w:tc>
        <w:tc>
          <w:tcPr>
            <w:tcW w:w="1097" w:type="dxa"/>
            <w:tcBorders>
              <w:top w:val="single" w:sz="8" w:space="0" w:color="auto"/>
            </w:tcBorders>
          </w:tcPr>
          <w:p w14:paraId="6C7DA9CC" w14:textId="6EA5FDC1" w:rsidR="00B34706" w:rsidRDefault="00B34706"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2410" w:type="dxa"/>
            <w:tcBorders>
              <w:top w:val="single" w:sz="8" w:space="0" w:color="auto"/>
            </w:tcBorders>
          </w:tcPr>
          <w:p w14:paraId="2BE7F451" w14:textId="2F2BBE64"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r>
      <w:tr w:rsidR="00D221A0" w14:paraId="0259B8F8" w14:textId="77777777" w:rsidTr="00D221A0">
        <w:tc>
          <w:tcPr>
            <w:tcW w:w="1226" w:type="dxa"/>
          </w:tcPr>
          <w:p w14:paraId="6A3E1EEE" w14:textId="5E1534D5" w:rsidR="00B34706" w:rsidRDefault="004643A6"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2</m:t>
                </m:r>
              </m:oMath>
            </m:oMathPara>
          </w:p>
        </w:tc>
        <w:tc>
          <w:tcPr>
            <w:tcW w:w="1287" w:type="dxa"/>
          </w:tcPr>
          <w:p w14:paraId="6C357217" w14:textId="615A325A"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05</m:t>
                </m:r>
              </m:oMath>
            </m:oMathPara>
          </w:p>
        </w:tc>
        <w:tc>
          <w:tcPr>
            <w:tcW w:w="984" w:type="dxa"/>
          </w:tcPr>
          <w:p w14:paraId="5966D032" w14:textId="6F70A6BF"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#1</m:t>
                </m:r>
              </m:oMath>
            </m:oMathPara>
          </w:p>
        </w:tc>
        <w:tc>
          <w:tcPr>
            <w:tcW w:w="1606" w:type="dxa"/>
          </w:tcPr>
          <w:p w14:paraId="584DE11C" w14:textId="71231424" w:rsidR="00B34706" w:rsidRDefault="00017B49" w:rsidP="00F64BA1">
            <w:pPr>
              <w:rPr>
                <w:rFonts w:ascii="Times New Roman" w:eastAsia="楷体" w:hAnsi="Times New Roman" w:cs="Times New Roman"/>
                <w:b/>
                <w:bCs/>
                <w:iCs/>
                <w:color w:val="000000" w:themeColor="text1"/>
                <w:sz w:val="22"/>
              </w:rPr>
            </w:pPr>
            <m:oMathPara>
              <m:oMathParaPr>
                <m:jc m:val="right"/>
              </m:oMathParaPr>
              <m:oMath>
                <m:r>
                  <m:rPr>
                    <m:sty m:val="b"/>
                  </m:rPr>
                  <w:rPr>
                    <w:rFonts w:ascii="Cambria Math" w:eastAsia="楷体" w:hAnsi="Cambria Math" w:hint="eastAsia"/>
                    <w:color w:val="000000" w:themeColor="text1"/>
                    <w:sz w:val="22"/>
                  </w:rPr>
                  <m:t>01+110</m:t>
                </m:r>
                <m:r>
                  <m:rPr>
                    <m:sty m:val="bi"/>
                  </m:rPr>
                  <w:rPr>
                    <w:rFonts w:ascii="Cambria Math" w:eastAsia="楷体" w:hAnsi="Cambria Math" w:cs="Times New Roman"/>
                    <w:color w:val="000000" w:themeColor="text1"/>
                    <w:sz w:val="22"/>
                  </w:rPr>
                  <m:t>#</m:t>
                </m:r>
              </m:oMath>
            </m:oMathPara>
          </w:p>
        </w:tc>
        <w:tc>
          <w:tcPr>
            <w:tcW w:w="1097" w:type="dxa"/>
          </w:tcPr>
          <w:p w14:paraId="3EC1CBEF" w14:textId="5E87380E" w:rsidR="00B34706" w:rsidRDefault="00B34706"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6</m:t>
                </m:r>
              </m:oMath>
            </m:oMathPara>
          </w:p>
        </w:tc>
        <w:tc>
          <w:tcPr>
            <w:tcW w:w="2410" w:type="dxa"/>
          </w:tcPr>
          <w:p w14:paraId="2BB964B8" w14:textId="264C53F7"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GOTO[0][</w:t>
            </w:r>
            <w:proofErr w:type="gramStart"/>
            <w:r>
              <w:rPr>
                <w:rFonts w:ascii="Times New Roman" w:eastAsia="楷体" w:hAnsi="Times New Roman" w:cs="Times New Roman"/>
                <w:b/>
                <w:bCs/>
                <w:iCs/>
                <w:color w:val="000000" w:themeColor="text1"/>
                <w:sz w:val="22"/>
              </w:rPr>
              <w:t>B]=</w:t>
            </w:r>
            <w:proofErr w:type="gramEnd"/>
            <w:r>
              <w:rPr>
                <w:rFonts w:ascii="Times New Roman" w:eastAsia="楷体" w:hAnsi="Times New Roman" w:cs="Times New Roman"/>
                <w:b/>
                <w:bCs/>
                <w:iCs/>
                <w:color w:val="000000" w:themeColor="text1"/>
                <w:sz w:val="22"/>
              </w:rPr>
              <w:t>3</w:t>
            </w:r>
          </w:p>
        </w:tc>
      </w:tr>
      <w:tr w:rsidR="00D221A0" w14:paraId="5BD6B009" w14:textId="77777777" w:rsidTr="00D221A0">
        <w:tc>
          <w:tcPr>
            <w:tcW w:w="1226" w:type="dxa"/>
          </w:tcPr>
          <w:p w14:paraId="4719B891" w14:textId="75245289" w:rsidR="00B34706" w:rsidRDefault="004643A6" w:rsidP="00F64BA1">
            <w:pPr>
              <w:rPr>
                <w:rFonts w:ascii="Times New Roman" w:eastAsia="楷体" w:hAnsi="Times New Roman" w:cs="Times New Roman"/>
                <w:b/>
                <w:bCs/>
                <w:i/>
                <w:iCs/>
                <w:color w:val="000000" w:themeColor="text1"/>
                <w:sz w:val="22"/>
              </w:rPr>
            </w:pPr>
            <m:oMathPara>
              <m:oMath>
                <m:r>
                  <m:rPr>
                    <m:sty m:val="bi"/>
                  </m:rPr>
                  <w:rPr>
                    <w:rFonts w:ascii="Cambria Math" w:eastAsia="楷体" w:hAnsi="Cambria Math" w:cs="Times New Roman"/>
                    <w:color w:val="000000" w:themeColor="text1"/>
                    <w:sz w:val="22"/>
                  </w:rPr>
                  <m:t>3</m:t>
                </m:r>
              </m:oMath>
            </m:oMathPara>
          </w:p>
        </w:tc>
        <w:tc>
          <w:tcPr>
            <w:tcW w:w="1287" w:type="dxa"/>
          </w:tcPr>
          <w:p w14:paraId="40CA6E8A" w14:textId="62D03A03" w:rsidR="00B34706" w:rsidRDefault="004643A6" w:rsidP="00F64BA1">
            <w:pPr>
              <w:rPr>
                <w:rFonts w:ascii="Times New Roman" w:eastAsia="楷体" w:hAnsi="Times New Roman" w:cs="Times New Roman"/>
                <w:b/>
                <w:bCs/>
                <w:iCs/>
                <w:color w:val="000000" w:themeColor="text1"/>
                <w:sz w:val="22"/>
              </w:rPr>
            </w:pPr>
            <m:oMath>
              <m:r>
                <m:rPr>
                  <m:sty m:val="bi"/>
                </m:rPr>
                <w:rPr>
                  <w:rFonts w:ascii="Cambria Math" w:eastAsia="楷体" w:hAnsi="Cambria Math" w:cs="Times New Roman"/>
                  <w:color w:val="000000" w:themeColor="text1"/>
                  <w:sz w:val="22"/>
                </w:rPr>
                <m:t>0</m:t>
              </m:r>
            </m:oMath>
            <w:r w:rsidR="007278BC">
              <w:rPr>
                <w:rFonts w:ascii="Times New Roman" w:eastAsia="楷体" w:hAnsi="Times New Roman" w:cs="Times New Roman" w:hint="eastAsia"/>
                <w:b/>
                <w:color w:val="000000" w:themeColor="text1"/>
                <w:sz w:val="22"/>
              </w:rPr>
              <w:t>3</w:t>
            </w:r>
          </w:p>
        </w:tc>
        <w:tc>
          <w:tcPr>
            <w:tcW w:w="984" w:type="dxa"/>
          </w:tcPr>
          <w:p w14:paraId="30FF8923" w14:textId="4376B616"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B</m:t>
                </m:r>
              </m:oMath>
            </m:oMathPara>
          </w:p>
        </w:tc>
        <w:tc>
          <w:tcPr>
            <w:tcW w:w="1606" w:type="dxa"/>
          </w:tcPr>
          <w:p w14:paraId="563CD7DC" w14:textId="054AF9C5" w:rsidR="00B34706" w:rsidRDefault="00017B49" w:rsidP="00F64BA1">
            <w:pPr>
              <w:rPr>
                <w:rFonts w:ascii="Times New Roman" w:eastAsia="楷体" w:hAnsi="Times New Roman" w:cs="Times New Roman"/>
                <w:b/>
                <w:bCs/>
                <w:iCs/>
                <w:color w:val="000000" w:themeColor="text1"/>
                <w:sz w:val="22"/>
              </w:rPr>
            </w:pPr>
            <m:oMathPara>
              <m:oMathParaPr>
                <m:jc m:val="right"/>
              </m:oMathParaPr>
              <m:oMath>
                <m:r>
                  <m:rPr>
                    <m:sty m:val="b"/>
                  </m:rPr>
                  <w:rPr>
                    <w:rFonts w:ascii="Cambria Math" w:eastAsia="楷体" w:hAnsi="Cambria Math" w:hint="eastAsia"/>
                    <w:color w:val="000000" w:themeColor="text1"/>
                    <w:sz w:val="22"/>
                  </w:rPr>
                  <m:t>01+110</m:t>
                </m:r>
                <m:r>
                  <m:rPr>
                    <m:sty m:val="bi"/>
                  </m:rPr>
                  <w:rPr>
                    <w:rFonts w:ascii="Cambria Math" w:eastAsia="楷体" w:hAnsi="Cambria Math" w:cs="Times New Roman"/>
                    <w:color w:val="000000" w:themeColor="text1"/>
                    <w:sz w:val="22"/>
                  </w:rPr>
                  <m:t>#</m:t>
                </m:r>
              </m:oMath>
            </m:oMathPara>
          </w:p>
        </w:tc>
        <w:tc>
          <w:tcPr>
            <w:tcW w:w="1097" w:type="dxa"/>
          </w:tcPr>
          <w:p w14:paraId="7731EC15" w14:textId="3760C792" w:rsidR="00B34706" w:rsidRDefault="001A0303"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4</m:t>
                </m:r>
              </m:oMath>
            </m:oMathPara>
          </w:p>
        </w:tc>
        <w:tc>
          <w:tcPr>
            <w:tcW w:w="2410" w:type="dxa"/>
          </w:tcPr>
          <w:p w14:paraId="513AE7AD" w14:textId="48A7D701"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GOTO[0][</w:t>
            </w:r>
            <w:proofErr w:type="gramStart"/>
            <w:r>
              <w:rPr>
                <w:rFonts w:ascii="Times New Roman" w:eastAsia="楷体" w:hAnsi="Times New Roman" w:cs="Times New Roman"/>
                <w:b/>
                <w:bCs/>
                <w:iCs/>
                <w:color w:val="000000" w:themeColor="text1"/>
                <w:sz w:val="22"/>
              </w:rPr>
              <w:t>L]=</w:t>
            </w:r>
            <w:proofErr w:type="gramEnd"/>
            <w:r>
              <w:rPr>
                <w:rFonts w:ascii="Times New Roman" w:eastAsia="楷体" w:hAnsi="Times New Roman" w:cs="Times New Roman"/>
                <w:b/>
                <w:bCs/>
                <w:iCs/>
                <w:color w:val="000000" w:themeColor="text1"/>
                <w:sz w:val="22"/>
              </w:rPr>
              <w:t>2</w:t>
            </w:r>
          </w:p>
        </w:tc>
      </w:tr>
      <w:tr w:rsidR="00D221A0" w14:paraId="3EA794AF" w14:textId="77777777" w:rsidTr="00D221A0">
        <w:tc>
          <w:tcPr>
            <w:tcW w:w="1226" w:type="dxa"/>
          </w:tcPr>
          <w:p w14:paraId="562C4174" w14:textId="64D5391A" w:rsidR="00B34706" w:rsidRDefault="004643A6"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4</m:t>
                </m:r>
              </m:oMath>
            </m:oMathPara>
          </w:p>
        </w:tc>
        <w:tc>
          <w:tcPr>
            <w:tcW w:w="1287" w:type="dxa"/>
          </w:tcPr>
          <w:p w14:paraId="7AD7E677" w14:textId="0062CDB4" w:rsidR="00B34706" w:rsidRDefault="004643A6" w:rsidP="00F64BA1">
            <w:pPr>
              <w:rPr>
                <w:rFonts w:ascii="Times New Roman" w:eastAsia="楷体" w:hAnsi="Times New Roman" w:cs="Times New Roman"/>
                <w:b/>
                <w:bCs/>
                <w:iCs/>
                <w:color w:val="000000" w:themeColor="text1"/>
                <w:sz w:val="22"/>
              </w:rPr>
            </w:pPr>
            <m:oMath>
              <m:r>
                <m:rPr>
                  <m:sty m:val="bi"/>
                </m:rPr>
                <w:rPr>
                  <w:rFonts w:ascii="Cambria Math" w:eastAsia="楷体" w:hAnsi="Cambria Math" w:cs="Times New Roman"/>
                  <w:color w:val="000000" w:themeColor="text1"/>
                  <w:sz w:val="22"/>
                </w:rPr>
                <m:t>0</m:t>
              </m:r>
            </m:oMath>
            <w:r w:rsidR="007278BC">
              <w:rPr>
                <w:rFonts w:ascii="Times New Roman" w:eastAsia="楷体" w:hAnsi="Times New Roman" w:cs="Times New Roman" w:hint="eastAsia"/>
                <w:b/>
                <w:color w:val="000000" w:themeColor="text1"/>
                <w:sz w:val="22"/>
              </w:rPr>
              <w:t>2</w:t>
            </w:r>
          </w:p>
        </w:tc>
        <w:tc>
          <w:tcPr>
            <w:tcW w:w="984" w:type="dxa"/>
          </w:tcPr>
          <w:p w14:paraId="47B14F94" w14:textId="79BBE617"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m:oMathPara>
          </w:p>
        </w:tc>
        <w:tc>
          <w:tcPr>
            <w:tcW w:w="1606" w:type="dxa"/>
          </w:tcPr>
          <w:p w14:paraId="7846AD6A" w14:textId="6A7AB7B7" w:rsidR="00B34706" w:rsidRDefault="00017B49" w:rsidP="00F64BA1">
            <w:pPr>
              <w:rPr>
                <w:rFonts w:ascii="Times New Roman" w:eastAsia="楷体" w:hAnsi="Times New Roman" w:cs="Times New Roman"/>
                <w:b/>
                <w:bCs/>
                <w:iCs/>
                <w:color w:val="000000" w:themeColor="text1"/>
                <w:sz w:val="22"/>
              </w:rPr>
            </w:pPr>
            <m:oMathPara>
              <m:oMathParaPr>
                <m:jc m:val="right"/>
              </m:oMathParaPr>
              <m:oMath>
                <m:r>
                  <m:rPr>
                    <m:sty m:val="b"/>
                  </m:rPr>
                  <w:rPr>
                    <w:rFonts w:ascii="Cambria Math" w:eastAsia="楷体" w:hAnsi="Cambria Math" w:hint="eastAsia"/>
                    <w:color w:val="000000" w:themeColor="text1"/>
                    <w:sz w:val="22"/>
                  </w:rPr>
                  <m:t>01+110</m:t>
                </m:r>
                <m:r>
                  <m:rPr>
                    <m:sty m:val="bi"/>
                  </m:rPr>
                  <w:rPr>
                    <w:rFonts w:ascii="Cambria Math" w:eastAsia="楷体" w:hAnsi="Cambria Math" w:cs="Times New Roman"/>
                    <w:color w:val="000000" w:themeColor="text1"/>
                    <w:sz w:val="22"/>
                  </w:rPr>
                  <m:t>#</m:t>
                </m:r>
              </m:oMath>
            </m:oMathPara>
          </w:p>
        </w:tc>
        <w:tc>
          <w:tcPr>
            <w:tcW w:w="1097" w:type="dxa"/>
          </w:tcPr>
          <w:p w14:paraId="4A77B4BE" w14:textId="71C15B90" w:rsidR="00B34706" w:rsidRPr="00BC626F" w:rsidRDefault="001A0303"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2410" w:type="dxa"/>
          </w:tcPr>
          <w:p w14:paraId="6D5DB2F7" w14:textId="112C3145"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r>
      <w:tr w:rsidR="00D221A0" w14:paraId="2165103D" w14:textId="77777777" w:rsidTr="00D221A0">
        <w:tc>
          <w:tcPr>
            <w:tcW w:w="1226" w:type="dxa"/>
          </w:tcPr>
          <w:p w14:paraId="3DFFC73B" w14:textId="0FA045A9" w:rsidR="00B34706" w:rsidRDefault="004643A6" w:rsidP="00F64BA1">
            <w:pP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5</m:t>
                </m:r>
              </m:oMath>
            </m:oMathPara>
          </w:p>
        </w:tc>
        <w:tc>
          <w:tcPr>
            <w:tcW w:w="1287" w:type="dxa"/>
          </w:tcPr>
          <w:p w14:paraId="188AEB1E" w14:textId="1F7C2B69" w:rsidR="00B34706" w:rsidRDefault="004643A6" w:rsidP="00F64BA1">
            <w:pPr>
              <w:rPr>
                <w:rFonts w:ascii="Times New Roman" w:eastAsia="楷体" w:hAnsi="Times New Roman" w:cs="Times New Roman"/>
                <w:b/>
                <w:bCs/>
                <w:iCs/>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4</w:t>
            </w:r>
          </w:p>
        </w:tc>
        <w:tc>
          <w:tcPr>
            <w:tcW w:w="984" w:type="dxa"/>
          </w:tcPr>
          <w:p w14:paraId="246A98B8" w14:textId="4EA93041" w:rsidR="00B34706" w:rsidRDefault="00B34706" w:rsidP="00F64BA1">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r>
                  <m:rPr>
                    <m:sty m:val="bi"/>
                  </m:rPr>
                  <w:rPr>
                    <w:rFonts w:ascii="Cambria Math" w:eastAsia="楷体" w:hAnsi="Cambria Math" w:cs="Times New Roman" w:hint="eastAsia"/>
                    <w:color w:val="000000" w:themeColor="text1"/>
                    <w:sz w:val="22"/>
                  </w:rPr>
                  <m:t>0</m:t>
                </m:r>
              </m:oMath>
            </m:oMathPara>
          </w:p>
        </w:tc>
        <w:tc>
          <w:tcPr>
            <w:tcW w:w="1606" w:type="dxa"/>
          </w:tcPr>
          <w:p w14:paraId="287194E0" w14:textId="3D0382C3" w:rsidR="00B34706" w:rsidRDefault="00017B49" w:rsidP="00F64BA1">
            <w:pPr>
              <w:rPr>
                <w:rFonts w:ascii="Times New Roman" w:eastAsia="楷体" w:hAnsi="Times New Roman" w:cs="Times New Roman"/>
                <w:b/>
                <w:bCs/>
                <w:iCs/>
                <w:color w:val="000000" w:themeColor="text1"/>
                <w:sz w:val="22"/>
              </w:rPr>
            </w:pPr>
            <m:oMathPara>
              <m:oMathParaPr>
                <m:jc m:val="right"/>
              </m:oMathParaPr>
              <m:oMath>
                <m:r>
                  <m:rPr>
                    <m:sty m:val="b"/>
                  </m:rPr>
                  <w:rPr>
                    <w:rFonts w:ascii="Cambria Math" w:eastAsia="楷体" w:hAnsi="Cambria Math" w:hint="eastAsia"/>
                    <w:color w:val="000000" w:themeColor="text1"/>
                    <w:sz w:val="22"/>
                  </w:rPr>
                  <m:t>1+110</m:t>
                </m:r>
                <m:r>
                  <m:rPr>
                    <m:sty m:val="bi"/>
                  </m:rPr>
                  <w:rPr>
                    <w:rFonts w:ascii="Cambria Math" w:eastAsia="楷体" w:hAnsi="Cambria Math" w:cs="Times New Roman"/>
                    <w:color w:val="000000" w:themeColor="text1"/>
                    <w:sz w:val="22"/>
                  </w:rPr>
                  <m:t>#</m:t>
                </m:r>
              </m:oMath>
            </m:oMathPara>
          </w:p>
        </w:tc>
        <w:tc>
          <w:tcPr>
            <w:tcW w:w="1097" w:type="dxa"/>
          </w:tcPr>
          <w:p w14:paraId="28691A89" w14:textId="5BD99614" w:rsidR="00B34706" w:rsidRPr="00BC626F" w:rsidRDefault="001A0303" w:rsidP="00F64BA1">
            <w:pPr>
              <w:rPr>
                <w:rFonts w:ascii="Times New Roman" w:eastAsia="楷体" w:hAnsi="Times New Roman" w:cs="Times New Roman"/>
                <w:b/>
                <w:bCs/>
                <w:iCs/>
                <w:color w:val="000000" w:themeColor="text1"/>
                <w:sz w:val="22"/>
              </w:rPr>
            </w:pPr>
            <m:oMathPara>
              <m:oMath>
                <m:r>
                  <m:rPr>
                    <m:sty m:val="b"/>
                  </m:rPr>
                  <w:rPr>
                    <w:rFonts w:ascii="Cambria Math" w:eastAsia="楷体" w:hAnsi="Cambria Math" w:cs="Times New Roman"/>
                    <w:color w:val="000000" w:themeColor="text1"/>
                    <w:sz w:val="22"/>
                  </w:rPr>
                  <m:t>r5</m:t>
                </m:r>
              </m:oMath>
            </m:oMathPara>
          </w:p>
        </w:tc>
        <w:tc>
          <w:tcPr>
            <w:tcW w:w="2410" w:type="dxa"/>
          </w:tcPr>
          <w:p w14:paraId="632BC658" w14:textId="726A93F4"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GOTO[2][</w:t>
            </w:r>
            <w:proofErr w:type="gramStart"/>
            <w:r>
              <w:rPr>
                <w:rFonts w:ascii="Times New Roman" w:eastAsia="楷体" w:hAnsi="Times New Roman" w:cs="Times New Roman"/>
                <w:b/>
                <w:bCs/>
                <w:iCs/>
                <w:color w:val="000000" w:themeColor="text1"/>
                <w:sz w:val="22"/>
              </w:rPr>
              <w:t>B]=</w:t>
            </w:r>
            <w:proofErr w:type="gramEnd"/>
            <w:r>
              <w:rPr>
                <w:rFonts w:ascii="Times New Roman" w:eastAsia="楷体" w:hAnsi="Times New Roman" w:cs="Times New Roman"/>
                <w:b/>
                <w:bCs/>
                <w:iCs/>
                <w:color w:val="000000" w:themeColor="text1"/>
                <w:sz w:val="22"/>
              </w:rPr>
              <w:t>7</w:t>
            </w:r>
          </w:p>
        </w:tc>
      </w:tr>
      <w:tr w:rsidR="00B34706" w14:paraId="14C838BE" w14:textId="77777777" w:rsidTr="00D221A0">
        <w:tc>
          <w:tcPr>
            <w:tcW w:w="1226" w:type="dxa"/>
          </w:tcPr>
          <w:p w14:paraId="626218A6" w14:textId="6D589E41" w:rsidR="00B34706" w:rsidRDefault="004643A6" w:rsidP="00F64BA1">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6</m:t>
                </m:r>
              </m:oMath>
            </m:oMathPara>
          </w:p>
        </w:tc>
        <w:tc>
          <w:tcPr>
            <w:tcW w:w="1287" w:type="dxa"/>
          </w:tcPr>
          <w:p w14:paraId="68587690" w14:textId="799A229F" w:rsidR="00B34706" w:rsidRPr="004643A6" w:rsidRDefault="004643A6" w:rsidP="00F64BA1">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7</w:t>
            </w:r>
          </w:p>
        </w:tc>
        <w:tc>
          <w:tcPr>
            <w:tcW w:w="984" w:type="dxa"/>
          </w:tcPr>
          <w:p w14:paraId="24C95F7C" w14:textId="33EA81D3" w:rsidR="00B34706" w:rsidRPr="004643A6" w:rsidRDefault="004643A6" w:rsidP="00F64BA1">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LB</m:t>
                </m:r>
              </m:oMath>
            </m:oMathPara>
          </w:p>
        </w:tc>
        <w:tc>
          <w:tcPr>
            <w:tcW w:w="1606" w:type="dxa"/>
          </w:tcPr>
          <w:p w14:paraId="5C60E479" w14:textId="5BEF374D" w:rsidR="00B34706" w:rsidRPr="00017B49" w:rsidRDefault="00017B49" w:rsidP="00F64BA1">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1+110</m:t>
                </m:r>
                <m:r>
                  <m:rPr>
                    <m:sty m:val="bi"/>
                  </m:rPr>
                  <w:rPr>
                    <w:rFonts w:ascii="Cambria Math" w:eastAsia="楷体" w:hAnsi="Cambria Math" w:cs="Times New Roman"/>
                    <w:color w:val="000000" w:themeColor="text1"/>
                    <w:sz w:val="22"/>
                  </w:rPr>
                  <m:t>#</m:t>
                </m:r>
              </m:oMath>
            </m:oMathPara>
          </w:p>
        </w:tc>
        <w:tc>
          <w:tcPr>
            <w:tcW w:w="1097" w:type="dxa"/>
          </w:tcPr>
          <w:p w14:paraId="0C29DA4A" w14:textId="2A51EB3A" w:rsidR="00B34706" w:rsidRDefault="00AD1516" w:rsidP="00F64BA1">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3</m:t>
                </m:r>
              </m:oMath>
            </m:oMathPara>
          </w:p>
        </w:tc>
        <w:tc>
          <w:tcPr>
            <w:tcW w:w="2410" w:type="dxa"/>
          </w:tcPr>
          <w:p w14:paraId="3CA804AD" w14:textId="6BEE5603"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GOTO[0][</w:t>
            </w:r>
            <w:proofErr w:type="gramStart"/>
            <w:r>
              <w:rPr>
                <w:rFonts w:ascii="Times New Roman" w:eastAsia="楷体" w:hAnsi="Times New Roman" w:cs="Times New Roman"/>
                <w:b/>
                <w:bCs/>
                <w:iCs/>
                <w:color w:val="000000" w:themeColor="text1"/>
                <w:sz w:val="22"/>
              </w:rPr>
              <w:t>L]=</w:t>
            </w:r>
            <w:proofErr w:type="gramEnd"/>
            <w:r>
              <w:rPr>
                <w:rFonts w:ascii="Times New Roman" w:eastAsia="楷体" w:hAnsi="Times New Roman" w:cs="Times New Roman"/>
                <w:b/>
                <w:bCs/>
                <w:iCs/>
                <w:color w:val="000000" w:themeColor="text1"/>
                <w:sz w:val="22"/>
              </w:rPr>
              <w:t>2</w:t>
            </w:r>
          </w:p>
        </w:tc>
      </w:tr>
      <w:tr w:rsidR="00B34706" w14:paraId="76D06955" w14:textId="77777777" w:rsidTr="00D221A0">
        <w:tc>
          <w:tcPr>
            <w:tcW w:w="1226" w:type="dxa"/>
          </w:tcPr>
          <w:p w14:paraId="0583DAE6" w14:textId="76AF149C" w:rsidR="00B34706" w:rsidRDefault="004643A6" w:rsidP="00F64BA1">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7</m:t>
                </m:r>
              </m:oMath>
            </m:oMathPara>
          </w:p>
        </w:tc>
        <w:tc>
          <w:tcPr>
            <w:tcW w:w="1287" w:type="dxa"/>
          </w:tcPr>
          <w:p w14:paraId="2E7165CC" w14:textId="42598700" w:rsidR="00B34706" w:rsidRPr="004643A6" w:rsidRDefault="004643A6" w:rsidP="00F64BA1">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02</m:t>
                </m:r>
              </m:oMath>
            </m:oMathPara>
          </w:p>
        </w:tc>
        <w:tc>
          <w:tcPr>
            <w:tcW w:w="984" w:type="dxa"/>
          </w:tcPr>
          <w:p w14:paraId="4F5B1E72" w14:textId="678AD114" w:rsidR="00B34706" w:rsidRPr="004643A6" w:rsidRDefault="004643A6" w:rsidP="00F64BA1">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m:oMathPara>
          </w:p>
        </w:tc>
        <w:tc>
          <w:tcPr>
            <w:tcW w:w="1606" w:type="dxa"/>
          </w:tcPr>
          <w:p w14:paraId="75ABE55C" w14:textId="4C380BC4" w:rsidR="00B34706" w:rsidRPr="00017B49" w:rsidRDefault="00017B49" w:rsidP="00F64BA1">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1+110</m:t>
                </m:r>
                <m:r>
                  <m:rPr>
                    <m:sty m:val="bi"/>
                  </m:rPr>
                  <w:rPr>
                    <w:rFonts w:ascii="Cambria Math" w:eastAsia="楷体" w:hAnsi="Cambria Math" w:cs="Times New Roman"/>
                    <w:color w:val="000000" w:themeColor="text1"/>
                    <w:sz w:val="22"/>
                  </w:rPr>
                  <m:t>#</m:t>
                </m:r>
              </m:oMath>
            </m:oMathPara>
          </w:p>
        </w:tc>
        <w:tc>
          <w:tcPr>
            <w:tcW w:w="1097" w:type="dxa"/>
          </w:tcPr>
          <w:p w14:paraId="5E8AF47B" w14:textId="26EA94F2" w:rsidR="00B34706" w:rsidRDefault="001A0303" w:rsidP="00F64BA1">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2410" w:type="dxa"/>
          </w:tcPr>
          <w:p w14:paraId="13D1E87B" w14:textId="65A0D90F" w:rsidR="00B34706" w:rsidRDefault="00F32761" w:rsidP="00F64BA1">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r>
      <w:tr w:rsidR="00B34706" w14:paraId="75C65734" w14:textId="77777777" w:rsidTr="00D221A0">
        <w:tc>
          <w:tcPr>
            <w:tcW w:w="1226" w:type="dxa"/>
          </w:tcPr>
          <w:p w14:paraId="1E055E86" w14:textId="36D525AE" w:rsidR="00B34706" w:rsidRDefault="004643A6" w:rsidP="00F64BA1">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8</m:t>
                </m:r>
              </m:oMath>
            </m:oMathPara>
          </w:p>
        </w:tc>
        <w:tc>
          <w:tcPr>
            <w:tcW w:w="1287" w:type="dxa"/>
          </w:tcPr>
          <w:p w14:paraId="4F080096" w14:textId="292F38E8" w:rsidR="00B34706" w:rsidRPr="004643A6" w:rsidRDefault="004643A6" w:rsidP="00F64BA1">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5</w:t>
            </w:r>
          </w:p>
        </w:tc>
        <w:tc>
          <w:tcPr>
            <w:tcW w:w="984" w:type="dxa"/>
          </w:tcPr>
          <w:p w14:paraId="010B6665" w14:textId="468342E9" w:rsidR="00B34706" w:rsidRPr="004643A6" w:rsidRDefault="004643A6" w:rsidP="004643A6">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sidR="00017B49">
              <w:rPr>
                <w:rFonts w:ascii="Times New Roman" w:eastAsia="楷体" w:hAnsi="Times New Roman" w:cs="Times New Roman" w:hint="eastAsia"/>
                <w:b/>
                <w:color w:val="000000" w:themeColor="text1"/>
                <w:sz w:val="22"/>
              </w:rPr>
              <w:t>1</w:t>
            </w:r>
          </w:p>
        </w:tc>
        <w:tc>
          <w:tcPr>
            <w:tcW w:w="1606" w:type="dxa"/>
          </w:tcPr>
          <w:p w14:paraId="2D63D362" w14:textId="4ABC482F" w:rsidR="00B34706" w:rsidRPr="00017B49" w:rsidRDefault="00017B49" w:rsidP="00F64BA1">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+110</m:t>
                </m:r>
                <m:r>
                  <m:rPr>
                    <m:sty m:val="bi"/>
                  </m:rPr>
                  <w:rPr>
                    <w:rFonts w:ascii="Cambria Math" w:eastAsia="楷体" w:hAnsi="Cambria Math" w:cs="Times New Roman"/>
                    <w:color w:val="000000" w:themeColor="text1"/>
                    <w:sz w:val="22"/>
                  </w:rPr>
                  <m:t>#</m:t>
                </m:r>
              </m:oMath>
            </m:oMathPara>
          </w:p>
        </w:tc>
        <w:tc>
          <w:tcPr>
            <w:tcW w:w="1097" w:type="dxa"/>
          </w:tcPr>
          <w:p w14:paraId="69B13443" w14:textId="74FD158F" w:rsidR="00B34706" w:rsidRDefault="001A0303" w:rsidP="00F64BA1">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6</m:t>
                </m:r>
              </m:oMath>
            </m:oMathPara>
          </w:p>
        </w:tc>
        <w:tc>
          <w:tcPr>
            <w:tcW w:w="2410" w:type="dxa"/>
          </w:tcPr>
          <w:p w14:paraId="4E2ED5A1" w14:textId="5EDB3C56" w:rsidR="00B3470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GOTO[2][</w:t>
            </w:r>
            <w:proofErr w:type="gramStart"/>
            <w:r>
              <w:rPr>
                <w:rFonts w:ascii="Times New Roman" w:eastAsia="楷体" w:hAnsi="Times New Roman" w:cs="Times New Roman"/>
                <w:b/>
                <w:bCs/>
                <w:iCs/>
                <w:color w:val="000000" w:themeColor="text1"/>
                <w:sz w:val="22"/>
              </w:rPr>
              <w:t>B]=</w:t>
            </w:r>
            <w:proofErr w:type="gramEnd"/>
            <w:r>
              <w:rPr>
                <w:rFonts w:ascii="Times New Roman" w:eastAsia="楷体" w:hAnsi="Times New Roman" w:cs="Times New Roman"/>
                <w:b/>
                <w:bCs/>
                <w:iCs/>
                <w:color w:val="000000" w:themeColor="text1"/>
                <w:sz w:val="22"/>
              </w:rPr>
              <w:t>7</w:t>
            </w:r>
          </w:p>
        </w:tc>
      </w:tr>
      <w:tr w:rsidR="004643A6" w14:paraId="55AB57E4" w14:textId="77777777" w:rsidTr="00D221A0">
        <w:tc>
          <w:tcPr>
            <w:tcW w:w="1226" w:type="dxa"/>
          </w:tcPr>
          <w:p w14:paraId="4A6D06F7" w14:textId="5F99D96E" w:rsidR="004643A6" w:rsidRDefault="004643A6" w:rsidP="00F64BA1">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9</m:t>
                </m:r>
              </m:oMath>
            </m:oMathPara>
          </w:p>
        </w:tc>
        <w:tc>
          <w:tcPr>
            <w:tcW w:w="1287" w:type="dxa"/>
          </w:tcPr>
          <w:p w14:paraId="53B10161" w14:textId="13A6DB99" w:rsidR="004643A6" w:rsidRPr="004643A6" w:rsidRDefault="004643A6" w:rsidP="00F64BA1">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7</w:t>
            </w:r>
          </w:p>
        </w:tc>
        <w:tc>
          <w:tcPr>
            <w:tcW w:w="984" w:type="dxa"/>
          </w:tcPr>
          <w:p w14:paraId="488EC34D" w14:textId="34AAB485" w:rsidR="004643A6" w:rsidRPr="004643A6" w:rsidRDefault="004643A6" w:rsidP="004643A6">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sidR="00017B49">
              <w:rPr>
                <w:rFonts w:ascii="Times New Roman" w:eastAsia="楷体" w:hAnsi="Times New Roman" w:cs="Times New Roman" w:hint="eastAsia"/>
                <w:b/>
                <w:color w:val="000000" w:themeColor="text1"/>
                <w:sz w:val="22"/>
              </w:rPr>
              <w:t>B</w:t>
            </w:r>
          </w:p>
        </w:tc>
        <w:tc>
          <w:tcPr>
            <w:tcW w:w="1606" w:type="dxa"/>
          </w:tcPr>
          <w:p w14:paraId="27E72B61" w14:textId="342A08A5" w:rsidR="004643A6" w:rsidRPr="00017B49" w:rsidRDefault="00017B49" w:rsidP="00F64BA1">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+110</m:t>
                </m:r>
                <m:r>
                  <m:rPr>
                    <m:sty m:val="bi"/>
                  </m:rPr>
                  <w:rPr>
                    <w:rFonts w:ascii="Cambria Math" w:eastAsia="楷体" w:hAnsi="Cambria Math" w:cs="Times New Roman"/>
                    <w:color w:val="000000" w:themeColor="text1"/>
                    <w:sz w:val="22"/>
                  </w:rPr>
                  <m:t>#</m:t>
                </m:r>
              </m:oMath>
            </m:oMathPara>
          </w:p>
        </w:tc>
        <w:tc>
          <w:tcPr>
            <w:tcW w:w="1097" w:type="dxa"/>
          </w:tcPr>
          <w:p w14:paraId="6A77E9E0" w14:textId="6C16E75F" w:rsidR="004643A6" w:rsidRDefault="00AD1516" w:rsidP="00F64BA1">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3</m:t>
                </m:r>
              </m:oMath>
            </m:oMathPara>
          </w:p>
        </w:tc>
        <w:tc>
          <w:tcPr>
            <w:tcW w:w="2410" w:type="dxa"/>
          </w:tcPr>
          <w:p w14:paraId="155414B6" w14:textId="3166A12F" w:rsidR="004643A6" w:rsidRDefault="00D221A0" w:rsidP="00F64BA1">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GOTO[0][</w:t>
            </w:r>
            <w:proofErr w:type="gramStart"/>
            <w:r>
              <w:rPr>
                <w:rFonts w:ascii="Times New Roman" w:eastAsia="楷体" w:hAnsi="Times New Roman" w:cs="Times New Roman"/>
                <w:b/>
                <w:bCs/>
                <w:iCs/>
                <w:color w:val="000000" w:themeColor="text1"/>
                <w:sz w:val="22"/>
              </w:rPr>
              <w:t>L]=</w:t>
            </w:r>
            <w:proofErr w:type="gramEnd"/>
            <w:r>
              <w:rPr>
                <w:rFonts w:ascii="Times New Roman" w:eastAsia="楷体" w:hAnsi="Times New Roman" w:cs="Times New Roman"/>
                <w:b/>
                <w:bCs/>
                <w:iCs/>
                <w:color w:val="000000" w:themeColor="text1"/>
                <w:sz w:val="22"/>
              </w:rPr>
              <w:t>2</w:t>
            </w:r>
          </w:p>
        </w:tc>
      </w:tr>
      <w:tr w:rsidR="004643A6" w14:paraId="4F773964" w14:textId="77777777" w:rsidTr="00D221A0">
        <w:tc>
          <w:tcPr>
            <w:tcW w:w="1226" w:type="dxa"/>
          </w:tcPr>
          <w:p w14:paraId="1A6DC0AF" w14:textId="4B51FB01" w:rsidR="004643A6" w:rsidRDefault="004643A6" w:rsidP="00F64BA1">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10</m:t>
                </m:r>
              </m:oMath>
            </m:oMathPara>
          </w:p>
        </w:tc>
        <w:tc>
          <w:tcPr>
            <w:tcW w:w="1287" w:type="dxa"/>
          </w:tcPr>
          <w:p w14:paraId="7F85B643" w14:textId="108F5817" w:rsidR="004643A6" w:rsidRPr="004643A6" w:rsidRDefault="004643A6" w:rsidP="00F64BA1">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02</m:t>
                </m:r>
              </m:oMath>
            </m:oMathPara>
          </w:p>
        </w:tc>
        <w:tc>
          <w:tcPr>
            <w:tcW w:w="984" w:type="dxa"/>
          </w:tcPr>
          <w:p w14:paraId="47AE2D7D" w14:textId="754A09E6" w:rsidR="004643A6" w:rsidRPr="004643A6" w:rsidRDefault="004643A6" w:rsidP="004643A6">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m:oMathPara>
          </w:p>
        </w:tc>
        <w:tc>
          <w:tcPr>
            <w:tcW w:w="1606" w:type="dxa"/>
          </w:tcPr>
          <w:p w14:paraId="0013E5B6" w14:textId="4B9A660D" w:rsidR="004643A6" w:rsidRPr="00017B49" w:rsidRDefault="00017B49" w:rsidP="00F64BA1">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+110</m:t>
                </m:r>
                <m:r>
                  <m:rPr>
                    <m:sty m:val="bi"/>
                  </m:rPr>
                  <w:rPr>
                    <w:rFonts w:ascii="Cambria Math" w:eastAsia="楷体" w:hAnsi="Cambria Math" w:cs="Times New Roman"/>
                    <w:color w:val="000000" w:themeColor="text1"/>
                    <w:sz w:val="22"/>
                  </w:rPr>
                  <m:t>#</m:t>
                </m:r>
              </m:oMath>
            </m:oMathPara>
          </w:p>
        </w:tc>
        <w:tc>
          <w:tcPr>
            <w:tcW w:w="1097" w:type="dxa"/>
          </w:tcPr>
          <w:p w14:paraId="16602DAB" w14:textId="5FC5AFF6" w:rsidR="004643A6" w:rsidRDefault="00AD1516" w:rsidP="00F64BA1">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2410" w:type="dxa"/>
          </w:tcPr>
          <w:p w14:paraId="02C4B598" w14:textId="66B40883" w:rsidR="004643A6" w:rsidRDefault="00F32761" w:rsidP="00F64BA1">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r>
      <w:tr w:rsidR="004643A6" w14:paraId="705640CC" w14:textId="77777777" w:rsidTr="00D221A0">
        <w:tc>
          <w:tcPr>
            <w:tcW w:w="1226" w:type="dxa"/>
          </w:tcPr>
          <w:p w14:paraId="618AA72C" w14:textId="5A2E4684" w:rsidR="004643A6" w:rsidRDefault="004643A6" w:rsidP="00F64BA1">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11</m:t>
                </m:r>
              </m:oMath>
            </m:oMathPara>
          </w:p>
        </w:tc>
        <w:tc>
          <w:tcPr>
            <w:tcW w:w="1287" w:type="dxa"/>
          </w:tcPr>
          <w:p w14:paraId="1F3C2478" w14:textId="034342B8" w:rsidR="004643A6" w:rsidRPr="004643A6" w:rsidRDefault="004643A6" w:rsidP="00F64BA1">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p>
        </w:tc>
        <w:tc>
          <w:tcPr>
            <w:tcW w:w="984" w:type="dxa"/>
          </w:tcPr>
          <w:p w14:paraId="614FCF22" w14:textId="13DC1DEC" w:rsidR="004643A6" w:rsidRPr="004643A6" w:rsidRDefault="004643A6" w:rsidP="004643A6">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sidR="00017B49">
              <w:rPr>
                <w:rFonts w:ascii="Times New Roman" w:eastAsia="楷体" w:hAnsi="Times New Roman" w:cs="Times New Roman" w:hint="eastAsia"/>
                <w:b/>
                <w:color w:val="000000" w:themeColor="text1"/>
                <w:sz w:val="22"/>
              </w:rPr>
              <w:t>+</w:t>
            </w:r>
          </w:p>
        </w:tc>
        <w:tc>
          <w:tcPr>
            <w:tcW w:w="1606" w:type="dxa"/>
          </w:tcPr>
          <w:p w14:paraId="4DCA2664" w14:textId="15F6709E" w:rsidR="004643A6" w:rsidRPr="00017B49" w:rsidRDefault="00017B49" w:rsidP="00F64BA1">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110</m:t>
                </m:r>
                <m:r>
                  <m:rPr>
                    <m:sty m:val="bi"/>
                  </m:rPr>
                  <w:rPr>
                    <w:rFonts w:ascii="Cambria Math" w:eastAsia="楷体" w:hAnsi="Cambria Math" w:cs="Times New Roman"/>
                    <w:color w:val="000000" w:themeColor="text1"/>
                    <w:sz w:val="22"/>
                  </w:rPr>
                  <m:t>#</m:t>
                </m:r>
              </m:oMath>
            </m:oMathPara>
          </w:p>
        </w:tc>
        <w:tc>
          <w:tcPr>
            <w:tcW w:w="1097" w:type="dxa"/>
          </w:tcPr>
          <w:p w14:paraId="5F2F9867" w14:textId="57472662" w:rsidR="004643A6" w:rsidRDefault="001A0303" w:rsidP="00F64BA1">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2410" w:type="dxa"/>
          </w:tcPr>
          <w:p w14:paraId="3FF68B99" w14:textId="23B7714B" w:rsidR="004643A6" w:rsidRDefault="00F32761" w:rsidP="00F64BA1">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r>
      <w:tr w:rsidR="00017B49" w14:paraId="08FA0FA4" w14:textId="77777777" w:rsidTr="00D221A0">
        <w:tc>
          <w:tcPr>
            <w:tcW w:w="1226" w:type="dxa"/>
          </w:tcPr>
          <w:p w14:paraId="0227BD85" w14:textId="51D21246"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12</m:t>
                </m:r>
              </m:oMath>
            </m:oMathPara>
          </w:p>
        </w:tc>
        <w:tc>
          <w:tcPr>
            <w:tcW w:w="1287" w:type="dxa"/>
          </w:tcPr>
          <w:p w14:paraId="499E4339" w14:textId="68BE5A6D"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5</w:t>
            </w:r>
          </w:p>
        </w:tc>
        <w:tc>
          <w:tcPr>
            <w:tcW w:w="984" w:type="dxa"/>
          </w:tcPr>
          <w:p w14:paraId="5785CC7B" w14:textId="5BE2290D"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1</w:t>
            </w:r>
          </w:p>
        </w:tc>
        <w:tc>
          <w:tcPr>
            <w:tcW w:w="1606" w:type="dxa"/>
          </w:tcPr>
          <w:p w14:paraId="4302754F" w14:textId="22A60C30"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10</m:t>
                </m:r>
                <m:r>
                  <m:rPr>
                    <m:sty m:val="bi"/>
                  </m:rPr>
                  <w:rPr>
                    <w:rFonts w:ascii="Cambria Math" w:eastAsia="楷体" w:hAnsi="Cambria Math" w:cs="Times New Roman"/>
                    <w:color w:val="000000" w:themeColor="text1"/>
                    <w:sz w:val="22"/>
                  </w:rPr>
                  <m:t>#</m:t>
                </m:r>
              </m:oMath>
            </m:oMathPara>
          </w:p>
        </w:tc>
        <w:tc>
          <w:tcPr>
            <w:tcW w:w="1097" w:type="dxa"/>
          </w:tcPr>
          <w:p w14:paraId="505B1D62" w14:textId="2E31F126" w:rsidR="00017B49" w:rsidRDefault="001A0303"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6</m:t>
                </m:r>
              </m:oMath>
            </m:oMathPara>
          </w:p>
        </w:tc>
        <w:tc>
          <w:tcPr>
            <w:tcW w:w="2410" w:type="dxa"/>
          </w:tcPr>
          <w:p w14:paraId="52830F98" w14:textId="281F12A0" w:rsidR="00017B49" w:rsidRDefault="00F32761"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GOTO[6][</w:t>
            </w:r>
            <w:proofErr w:type="gramStart"/>
            <w:r>
              <w:rPr>
                <w:rFonts w:ascii="Times New Roman" w:eastAsia="楷体" w:hAnsi="Times New Roman" w:cs="Times New Roman"/>
                <w:b/>
                <w:bCs/>
                <w:iCs/>
                <w:color w:val="000000" w:themeColor="text1"/>
                <w:sz w:val="22"/>
              </w:rPr>
              <w:t>B]=</w:t>
            </w:r>
            <w:proofErr w:type="gramEnd"/>
            <w:r>
              <w:rPr>
                <w:rFonts w:ascii="Times New Roman" w:eastAsia="楷体" w:hAnsi="Times New Roman" w:cs="Times New Roman"/>
                <w:b/>
                <w:bCs/>
                <w:iCs/>
                <w:color w:val="000000" w:themeColor="text1"/>
                <w:sz w:val="22"/>
              </w:rPr>
              <w:t>3</w:t>
            </w:r>
          </w:p>
        </w:tc>
      </w:tr>
      <w:tr w:rsidR="00017B49" w14:paraId="0A24FB7F" w14:textId="77777777" w:rsidTr="00D221A0">
        <w:tc>
          <w:tcPr>
            <w:tcW w:w="1226" w:type="dxa"/>
          </w:tcPr>
          <w:p w14:paraId="757DC3CC" w14:textId="08561BDF"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13</m:t>
                </m:r>
              </m:oMath>
            </m:oMathPara>
          </w:p>
        </w:tc>
        <w:tc>
          <w:tcPr>
            <w:tcW w:w="1287" w:type="dxa"/>
          </w:tcPr>
          <w:p w14:paraId="74CD7021" w14:textId="39C8871F"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3</w:t>
            </w:r>
          </w:p>
        </w:tc>
        <w:tc>
          <w:tcPr>
            <w:tcW w:w="984" w:type="dxa"/>
          </w:tcPr>
          <w:p w14:paraId="0853881F" w14:textId="4BA123F7" w:rsidR="00017B49" w:rsidRPr="004643A6" w:rsidRDefault="00017B49" w:rsidP="00017B49">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r>
                  <m:rPr>
                    <m:sty m:val="b"/>
                  </m:rPr>
                  <w:rPr>
                    <w:rFonts w:ascii="Cambria Math" w:eastAsia="楷体" w:hAnsi="Cambria Math" w:cs="Times New Roman" w:hint="eastAsia"/>
                    <w:color w:val="000000" w:themeColor="text1"/>
                    <w:sz w:val="22"/>
                  </w:rPr>
                  <m:t>+</m:t>
                </m:r>
                <m:r>
                  <m:rPr>
                    <m:sty m:val="b"/>
                  </m:rPr>
                  <w:rPr>
                    <w:rFonts w:ascii="Cambria Math" w:eastAsia="楷体" w:hAnsi="Cambria Math" w:cs="Times New Roman"/>
                    <w:color w:val="000000" w:themeColor="text1"/>
                    <w:sz w:val="22"/>
                  </w:rPr>
                  <m:t>B</m:t>
                </m:r>
              </m:oMath>
            </m:oMathPara>
          </w:p>
        </w:tc>
        <w:tc>
          <w:tcPr>
            <w:tcW w:w="1606" w:type="dxa"/>
          </w:tcPr>
          <w:p w14:paraId="0799B08F" w14:textId="42554EBE"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10</m:t>
                </m:r>
                <m:r>
                  <m:rPr>
                    <m:sty m:val="bi"/>
                  </m:rPr>
                  <w:rPr>
                    <w:rFonts w:ascii="Cambria Math" w:eastAsia="楷体" w:hAnsi="Cambria Math" w:cs="Times New Roman"/>
                    <w:color w:val="000000" w:themeColor="text1"/>
                    <w:sz w:val="22"/>
                  </w:rPr>
                  <m:t>#</m:t>
                </m:r>
              </m:oMath>
            </m:oMathPara>
          </w:p>
        </w:tc>
        <w:tc>
          <w:tcPr>
            <w:tcW w:w="1097" w:type="dxa"/>
          </w:tcPr>
          <w:p w14:paraId="2E170045" w14:textId="7FBD2A07" w:rsidR="00017B49" w:rsidRDefault="001A0303"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4</m:t>
                </m:r>
              </m:oMath>
            </m:oMathPara>
          </w:p>
        </w:tc>
        <w:tc>
          <w:tcPr>
            <w:tcW w:w="2410" w:type="dxa"/>
          </w:tcPr>
          <w:p w14:paraId="437211E3" w14:textId="16B2F506" w:rsidR="00017B49" w:rsidRDefault="00F32761"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GOTO[6][</w:t>
            </w:r>
            <w:proofErr w:type="gramStart"/>
            <w:r>
              <w:rPr>
                <w:rFonts w:ascii="Times New Roman" w:eastAsia="楷体" w:hAnsi="Times New Roman" w:cs="Times New Roman"/>
                <w:b/>
                <w:bCs/>
                <w:iCs/>
                <w:color w:val="000000" w:themeColor="text1"/>
                <w:sz w:val="22"/>
              </w:rPr>
              <w:t>L]=</w:t>
            </w:r>
            <w:proofErr w:type="gramEnd"/>
            <w:r>
              <w:rPr>
                <w:rFonts w:ascii="Times New Roman" w:eastAsia="楷体" w:hAnsi="Times New Roman" w:cs="Times New Roman"/>
                <w:b/>
                <w:bCs/>
                <w:iCs/>
                <w:color w:val="000000" w:themeColor="text1"/>
                <w:sz w:val="22"/>
              </w:rPr>
              <w:t>8</w:t>
            </w:r>
          </w:p>
        </w:tc>
      </w:tr>
      <w:tr w:rsidR="00017B49" w14:paraId="4AB4182E" w14:textId="77777777" w:rsidTr="00D221A0">
        <w:tc>
          <w:tcPr>
            <w:tcW w:w="1226" w:type="dxa"/>
          </w:tcPr>
          <w:p w14:paraId="3038815E" w14:textId="72171E75"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14</m:t>
                </m:r>
              </m:oMath>
            </m:oMathPara>
          </w:p>
        </w:tc>
        <w:tc>
          <w:tcPr>
            <w:tcW w:w="1287" w:type="dxa"/>
          </w:tcPr>
          <w:p w14:paraId="02C7C892" w14:textId="2BECFE6C" w:rsidR="00017B49" w:rsidRPr="0072375C"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8</w:t>
            </w:r>
          </w:p>
        </w:tc>
        <w:tc>
          <w:tcPr>
            <w:tcW w:w="984" w:type="dxa"/>
          </w:tcPr>
          <w:p w14:paraId="45663F36" w14:textId="7FED9491"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w:t>
            </w:r>
          </w:p>
        </w:tc>
        <w:tc>
          <w:tcPr>
            <w:tcW w:w="1606" w:type="dxa"/>
          </w:tcPr>
          <w:p w14:paraId="7E93E0F8" w14:textId="62B0570C"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10</m:t>
                </m:r>
                <m:r>
                  <m:rPr>
                    <m:sty m:val="bi"/>
                  </m:rPr>
                  <w:rPr>
                    <w:rFonts w:ascii="Cambria Math" w:eastAsia="楷体" w:hAnsi="Cambria Math" w:cs="Times New Roman"/>
                    <w:color w:val="000000" w:themeColor="text1"/>
                    <w:sz w:val="22"/>
                  </w:rPr>
                  <m:t>#</m:t>
                </m:r>
              </m:oMath>
            </m:oMathPara>
          </w:p>
        </w:tc>
        <w:tc>
          <w:tcPr>
            <w:tcW w:w="1097" w:type="dxa"/>
          </w:tcPr>
          <w:p w14:paraId="0A2A7F96" w14:textId="46BA287C" w:rsidR="00017B49" w:rsidRDefault="001A0303"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2410" w:type="dxa"/>
          </w:tcPr>
          <w:p w14:paraId="1B6D49C7" w14:textId="4D828EF2"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r>
      <w:tr w:rsidR="00017B49" w14:paraId="13A5CDD2" w14:textId="77777777" w:rsidTr="00D221A0">
        <w:tc>
          <w:tcPr>
            <w:tcW w:w="1226" w:type="dxa"/>
          </w:tcPr>
          <w:p w14:paraId="6E337ED5" w14:textId="20B84C31"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15</m:t>
                </m:r>
              </m:oMath>
            </m:oMathPara>
          </w:p>
        </w:tc>
        <w:tc>
          <w:tcPr>
            <w:tcW w:w="1287" w:type="dxa"/>
          </w:tcPr>
          <w:p w14:paraId="4895B2C8" w14:textId="3118DE74" w:rsidR="00017B49" w:rsidRPr="0072375C" w:rsidRDefault="00017B49" w:rsidP="00017B49">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02685</m:t>
                </m:r>
              </m:oMath>
            </m:oMathPara>
          </w:p>
        </w:tc>
        <w:tc>
          <w:tcPr>
            <w:tcW w:w="984" w:type="dxa"/>
          </w:tcPr>
          <w:p w14:paraId="31F870CF" w14:textId="62B3C9CB"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L1</w:t>
            </w:r>
          </w:p>
        </w:tc>
        <w:tc>
          <w:tcPr>
            <w:tcW w:w="1606" w:type="dxa"/>
          </w:tcPr>
          <w:p w14:paraId="230C79FC" w14:textId="2B658B04"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0</m:t>
                </m:r>
                <m:r>
                  <m:rPr>
                    <m:sty m:val="bi"/>
                  </m:rPr>
                  <w:rPr>
                    <w:rFonts w:ascii="Cambria Math" w:eastAsia="楷体" w:hAnsi="Cambria Math" w:cs="Times New Roman"/>
                    <w:color w:val="000000" w:themeColor="text1"/>
                    <w:sz w:val="22"/>
                  </w:rPr>
                  <m:t>#</m:t>
                </m:r>
              </m:oMath>
            </m:oMathPara>
          </w:p>
        </w:tc>
        <w:tc>
          <w:tcPr>
            <w:tcW w:w="1097" w:type="dxa"/>
          </w:tcPr>
          <w:p w14:paraId="30B088A5" w14:textId="18D6FD4B" w:rsidR="00017B49" w:rsidRDefault="001A0303"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6</m:t>
                </m:r>
              </m:oMath>
            </m:oMathPara>
          </w:p>
        </w:tc>
        <w:tc>
          <w:tcPr>
            <w:tcW w:w="2410" w:type="dxa"/>
          </w:tcPr>
          <w:p w14:paraId="7F770272" w14:textId="261BBE54"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GOTO[8][</w:t>
            </w:r>
            <w:proofErr w:type="gramStart"/>
            <w:r>
              <w:rPr>
                <w:rFonts w:ascii="Times New Roman" w:eastAsia="楷体" w:hAnsi="Times New Roman" w:cs="Times New Roman"/>
                <w:b/>
                <w:bCs/>
                <w:iCs/>
                <w:color w:val="000000" w:themeColor="text1"/>
                <w:sz w:val="22"/>
              </w:rPr>
              <w:t>B]=</w:t>
            </w:r>
            <w:proofErr w:type="gramEnd"/>
            <w:r>
              <w:rPr>
                <w:rFonts w:ascii="Times New Roman" w:eastAsia="楷体" w:hAnsi="Times New Roman" w:cs="Times New Roman"/>
                <w:b/>
                <w:bCs/>
                <w:iCs/>
                <w:color w:val="000000" w:themeColor="text1"/>
                <w:sz w:val="22"/>
              </w:rPr>
              <w:t>7</w:t>
            </w:r>
          </w:p>
        </w:tc>
      </w:tr>
      <w:tr w:rsidR="00017B49" w14:paraId="365E325F" w14:textId="77777777" w:rsidTr="00D221A0">
        <w:tc>
          <w:tcPr>
            <w:tcW w:w="1226" w:type="dxa"/>
          </w:tcPr>
          <w:p w14:paraId="54005D97" w14:textId="0219004D"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16</m:t>
                </m:r>
              </m:oMath>
            </m:oMathPara>
          </w:p>
        </w:tc>
        <w:tc>
          <w:tcPr>
            <w:tcW w:w="1287" w:type="dxa"/>
          </w:tcPr>
          <w:p w14:paraId="2D1354DB" w14:textId="51EF73E1" w:rsidR="00017B49" w:rsidRPr="0072375C"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87</w:t>
            </w:r>
          </w:p>
        </w:tc>
        <w:tc>
          <w:tcPr>
            <w:tcW w:w="984" w:type="dxa"/>
          </w:tcPr>
          <w:p w14:paraId="59AB17B8" w14:textId="1A33B0CF"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LB</w:t>
            </w:r>
          </w:p>
        </w:tc>
        <w:tc>
          <w:tcPr>
            <w:tcW w:w="1606" w:type="dxa"/>
          </w:tcPr>
          <w:p w14:paraId="13B9D699" w14:textId="02ACDDED"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0</m:t>
                </m:r>
                <m:r>
                  <m:rPr>
                    <m:sty m:val="bi"/>
                  </m:rPr>
                  <w:rPr>
                    <w:rFonts w:ascii="Cambria Math" w:eastAsia="楷体" w:hAnsi="Cambria Math" w:cs="Times New Roman"/>
                    <w:color w:val="000000" w:themeColor="text1"/>
                    <w:sz w:val="22"/>
                  </w:rPr>
                  <m:t>#</m:t>
                </m:r>
              </m:oMath>
            </m:oMathPara>
          </w:p>
        </w:tc>
        <w:tc>
          <w:tcPr>
            <w:tcW w:w="1097" w:type="dxa"/>
          </w:tcPr>
          <w:p w14:paraId="5B6A5C82" w14:textId="2CB4912E" w:rsidR="00017B49" w:rsidRDefault="00AD1516"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3</m:t>
                </m:r>
              </m:oMath>
            </m:oMathPara>
          </w:p>
        </w:tc>
        <w:tc>
          <w:tcPr>
            <w:tcW w:w="2410" w:type="dxa"/>
          </w:tcPr>
          <w:p w14:paraId="1A6BD885" w14:textId="7ADFFAC9"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GOTO[6][</w:t>
            </w:r>
            <w:proofErr w:type="gramStart"/>
            <w:r>
              <w:rPr>
                <w:rFonts w:ascii="Times New Roman" w:eastAsia="楷体" w:hAnsi="Times New Roman" w:cs="Times New Roman"/>
                <w:b/>
                <w:bCs/>
                <w:iCs/>
                <w:color w:val="000000" w:themeColor="text1"/>
                <w:sz w:val="22"/>
              </w:rPr>
              <w:t>L]=</w:t>
            </w:r>
            <w:proofErr w:type="gramEnd"/>
            <w:r>
              <w:rPr>
                <w:rFonts w:ascii="Times New Roman" w:eastAsia="楷体" w:hAnsi="Times New Roman" w:cs="Times New Roman"/>
                <w:b/>
                <w:bCs/>
                <w:iCs/>
                <w:color w:val="000000" w:themeColor="text1"/>
                <w:sz w:val="22"/>
              </w:rPr>
              <w:t>8</w:t>
            </w:r>
          </w:p>
        </w:tc>
      </w:tr>
      <w:tr w:rsidR="00017B49" w14:paraId="23CAFC09" w14:textId="77777777" w:rsidTr="00D221A0">
        <w:tc>
          <w:tcPr>
            <w:tcW w:w="1226" w:type="dxa"/>
          </w:tcPr>
          <w:p w14:paraId="2AF5357F" w14:textId="339CCEDB"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17</m:t>
                </m:r>
              </m:oMath>
            </m:oMathPara>
          </w:p>
        </w:tc>
        <w:tc>
          <w:tcPr>
            <w:tcW w:w="1287" w:type="dxa"/>
          </w:tcPr>
          <w:p w14:paraId="1C120CCD" w14:textId="4F0BB0F8" w:rsidR="00017B49" w:rsidRPr="0072375C"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8</w:t>
            </w:r>
          </w:p>
        </w:tc>
        <w:tc>
          <w:tcPr>
            <w:tcW w:w="984" w:type="dxa"/>
          </w:tcPr>
          <w:p w14:paraId="7B81C8C5" w14:textId="4C12BFD4"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w:t>
            </w:r>
          </w:p>
        </w:tc>
        <w:tc>
          <w:tcPr>
            <w:tcW w:w="1606" w:type="dxa"/>
          </w:tcPr>
          <w:p w14:paraId="3D002587" w14:textId="00CD8D26"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
                  </m:rPr>
                  <w:rPr>
                    <w:rFonts w:ascii="Cambria Math" w:eastAsia="楷体" w:hAnsi="Cambria Math" w:hint="eastAsia"/>
                    <w:color w:val="000000" w:themeColor="text1"/>
                    <w:sz w:val="22"/>
                  </w:rPr>
                  <m:t>0</m:t>
                </m:r>
                <m:r>
                  <m:rPr>
                    <m:sty m:val="bi"/>
                  </m:rPr>
                  <w:rPr>
                    <w:rFonts w:ascii="Cambria Math" w:eastAsia="楷体" w:hAnsi="Cambria Math" w:cs="Times New Roman"/>
                    <w:color w:val="000000" w:themeColor="text1"/>
                    <w:sz w:val="22"/>
                  </w:rPr>
                  <m:t>#</m:t>
                </m:r>
              </m:oMath>
            </m:oMathPara>
          </w:p>
        </w:tc>
        <w:tc>
          <w:tcPr>
            <w:tcW w:w="1097" w:type="dxa"/>
          </w:tcPr>
          <w:p w14:paraId="49AC7E8A" w14:textId="324861C2" w:rsidR="00017B49" w:rsidRDefault="001A0303"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2410" w:type="dxa"/>
          </w:tcPr>
          <w:p w14:paraId="797F4D72" w14:textId="7DA4F93C"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r>
      <w:tr w:rsidR="00017B49" w14:paraId="6465F59E" w14:textId="77777777" w:rsidTr="00D221A0">
        <w:tc>
          <w:tcPr>
            <w:tcW w:w="1226" w:type="dxa"/>
          </w:tcPr>
          <w:p w14:paraId="4CA05AC0" w14:textId="2D64CDF1"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18</m:t>
                </m:r>
              </m:oMath>
            </m:oMathPara>
          </w:p>
        </w:tc>
        <w:tc>
          <w:tcPr>
            <w:tcW w:w="1287" w:type="dxa"/>
          </w:tcPr>
          <w:p w14:paraId="3EC660F3" w14:textId="12F73BFB" w:rsidR="00017B49" w:rsidRPr="0072375C"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84</w:t>
            </w:r>
          </w:p>
        </w:tc>
        <w:tc>
          <w:tcPr>
            <w:tcW w:w="984" w:type="dxa"/>
          </w:tcPr>
          <w:p w14:paraId="5B822504" w14:textId="2C1385EC"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L0</w:t>
            </w:r>
          </w:p>
        </w:tc>
        <w:tc>
          <w:tcPr>
            <w:tcW w:w="1606" w:type="dxa"/>
          </w:tcPr>
          <w:p w14:paraId="2AD2E305" w14:textId="3F2F2EA5"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i"/>
                  </m:rPr>
                  <w:rPr>
                    <w:rFonts w:ascii="Cambria Math" w:eastAsia="楷体" w:hAnsi="Cambria Math" w:cs="Times New Roman"/>
                    <w:color w:val="000000" w:themeColor="text1"/>
                    <w:sz w:val="22"/>
                  </w:rPr>
                  <m:t>#</m:t>
                </m:r>
              </m:oMath>
            </m:oMathPara>
          </w:p>
        </w:tc>
        <w:tc>
          <w:tcPr>
            <w:tcW w:w="1097" w:type="dxa"/>
          </w:tcPr>
          <w:p w14:paraId="775C051D" w14:textId="345BF207" w:rsidR="00017B49" w:rsidRDefault="001A0303" w:rsidP="00017B49">
            <w:pPr>
              <w:rPr>
                <w:rFonts w:ascii="Times New Roman" w:eastAsia="楷体" w:hAnsi="Times New Roman" w:cs="Times New Roman"/>
                <w:b/>
                <w:color w:val="000000" w:themeColor="text1"/>
                <w:sz w:val="22"/>
              </w:rPr>
            </w:pPr>
            <m:oMathPara>
              <m:oMath>
                <m:r>
                  <m:rPr>
                    <m:sty m:val="b"/>
                  </m:rPr>
                  <w:rPr>
                    <w:rFonts w:ascii="Cambria Math" w:eastAsia="楷体" w:hAnsi="Cambria Math" w:cs="Times New Roman"/>
                    <w:color w:val="000000" w:themeColor="text1"/>
                    <w:sz w:val="22"/>
                  </w:rPr>
                  <m:t>r5</m:t>
                </m:r>
              </m:oMath>
            </m:oMathPara>
          </w:p>
        </w:tc>
        <w:tc>
          <w:tcPr>
            <w:tcW w:w="2410" w:type="dxa"/>
          </w:tcPr>
          <w:p w14:paraId="203D229F" w14:textId="624AB30F"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GOTO[8][</w:t>
            </w:r>
            <w:proofErr w:type="gramStart"/>
            <w:r>
              <w:rPr>
                <w:rFonts w:ascii="Times New Roman" w:eastAsia="楷体" w:hAnsi="Times New Roman" w:cs="Times New Roman"/>
                <w:b/>
                <w:bCs/>
                <w:iCs/>
                <w:color w:val="000000" w:themeColor="text1"/>
                <w:sz w:val="22"/>
              </w:rPr>
              <w:t>B]=</w:t>
            </w:r>
            <w:proofErr w:type="gramEnd"/>
            <w:r>
              <w:rPr>
                <w:rFonts w:ascii="Times New Roman" w:eastAsia="楷体" w:hAnsi="Times New Roman" w:cs="Times New Roman"/>
                <w:b/>
                <w:bCs/>
                <w:iCs/>
                <w:color w:val="000000" w:themeColor="text1"/>
                <w:sz w:val="22"/>
              </w:rPr>
              <w:t>7</w:t>
            </w:r>
          </w:p>
        </w:tc>
      </w:tr>
      <w:tr w:rsidR="00017B49" w14:paraId="7F1E6407" w14:textId="77777777" w:rsidTr="00D221A0">
        <w:tc>
          <w:tcPr>
            <w:tcW w:w="1226" w:type="dxa"/>
          </w:tcPr>
          <w:p w14:paraId="71CC27DB" w14:textId="41D70BF8"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19</m:t>
                </m:r>
              </m:oMath>
            </m:oMathPara>
          </w:p>
        </w:tc>
        <w:tc>
          <w:tcPr>
            <w:tcW w:w="1287" w:type="dxa"/>
          </w:tcPr>
          <w:p w14:paraId="4021E35C" w14:textId="14A44D98" w:rsidR="00017B49" w:rsidRPr="0072375C"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87</w:t>
            </w:r>
          </w:p>
        </w:tc>
        <w:tc>
          <w:tcPr>
            <w:tcW w:w="984" w:type="dxa"/>
          </w:tcPr>
          <w:p w14:paraId="6F1C225A" w14:textId="61B193F4"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LB</w:t>
            </w:r>
          </w:p>
        </w:tc>
        <w:tc>
          <w:tcPr>
            <w:tcW w:w="1606" w:type="dxa"/>
          </w:tcPr>
          <w:p w14:paraId="255EC00C" w14:textId="101D49EF"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i"/>
                  </m:rPr>
                  <w:rPr>
                    <w:rFonts w:ascii="Cambria Math" w:eastAsia="楷体" w:hAnsi="Cambria Math" w:cs="Times New Roman"/>
                    <w:color w:val="000000" w:themeColor="text1"/>
                    <w:sz w:val="22"/>
                  </w:rPr>
                  <m:t>#</m:t>
                </m:r>
              </m:oMath>
            </m:oMathPara>
          </w:p>
        </w:tc>
        <w:tc>
          <w:tcPr>
            <w:tcW w:w="1097" w:type="dxa"/>
          </w:tcPr>
          <w:p w14:paraId="3EFA4ED2" w14:textId="7845804C" w:rsidR="00017B49" w:rsidRDefault="00AD1516"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3</m:t>
                </m:r>
              </m:oMath>
            </m:oMathPara>
          </w:p>
        </w:tc>
        <w:tc>
          <w:tcPr>
            <w:tcW w:w="2410" w:type="dxa"/>
          </w:tcPr>
          <w:p w14:paraId="23AEAC8D" w14:textId="1930684E"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GOTO[6][</w:t>
            </w:r>
            <w:proofErr w:type="gramStart"/>
            <w:r>
              <w:rPr>
                <w:rFonts w:ascii="Times New Roman" w:eastAsia="楷体" w:hAnsi="Times New Roman" w:cs="Times New Roman"/>
                <w:b/>
                <w:bCs/>
                <w:iCs/>
                <w:color w:val="000000" w:themeColor="text1"/>
                <w:sz w:val="22"/>
              </w:rPr>
              <w:t>L]=</w:t>
            </w:r>
            <w:proofErr w:type="gramEnd"/>
            <w:r>
              <w:rPr>
                <w:rFonts w:ascii="Times New Roman" w:eastAsia="楷体" w:hAnsi="Times New Roman" w:cs="Times New Roman"/>
                <w:b/>
                <w:bCs/>
                <w:iCs/>
                <w:color w:val="000000" w:themeColor="text1"/>
                <w:sz w:val="22"/>
              </w:rPr>
              <w:t>8</w:t>
            </w:r>
          </w:p>
        </w:tc>
      </w:tr>
      <w:tr w:rsidR="00017B49" w14:paraId="2AD2DDB3" w14:textId="77777777" w:rsidTr="00D221A0">
        <w:tc>
          <w:tcPr>
            <w:tcW w:w="1226" w:type="dxa"/>
          </w:tcPr>
          <w:p w14:paraId="7D8DE1EF" w14:textId="1C5A707D" w:rsidR="00017B49" w:rsidRDefault="00017B49" w:rsidP="00017B49">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20</m:t>
                </m:r>
              </m:oMath>
            </m:oMathPara>
          </w:p>
        </w:tc>
        <w:tc>
          <w:tcPr>
            <w:tcW w:w="1287" w:type="dxa"/>
          </w:tcPr>
          <w:p w14:paraId="47219BAA" w14:textId="33953C15" w:rsidR="00017B49" w:rsidRPr="0072375C"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02</m:t>
              </m:r>
            </m:oMath>
            <w:r w:rsidR="00CE5861">
              <w:rPr>
                <w:rFonts w:ascii="Times New Roman" w:eastAsia="楷体" w:hAnsi="Times New Roman" w:cs="Times New Roman" w:hint="eastAsia"/>
                <w:b/>
                <w:color w:val="000000" w:themeColor="text1"/>
                <w:sz w:val="22"/>
              </w:rPr>
              <w:t>6</w:t>
            </w:r>
            <w:r w:rsidR="00CE5861">
              <w:rPr>
                <w:rFonts w:ascii="Times New Roman" w:eastAsia="楷体" w:hAnsi="Times New Roman" w:cs="Times New Roman"/>
                <w:b/>
                <w:color w:val="000000" w:themeColor="text1"/>
                <w:sz w:val="22"/>
              </w:rPr>
              <w:t>8</w:t>
            </w:r>
          </w:p>
        </w:tc>
        <w:tc>
          <w:tcPr>
            <w:tcW w:w="984" w:type="dxa"/>
          </w:tcPr>
          <w:p w14:paraId="6F5D9CC0" w14:textId="509F00DE" w:rsidR="00017B49" w:rsidRPr="004643A6" w:rsidRDefault="00017B49" w:rsidP="00017B49">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L</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L</w:t>
            </w:r>
          </w:p>
        </w:tc>
        <w:tc>
          <w:tcPr>
            <w:tcW w:w="1606" w:type="dxa"/>
          </w:tcPr>
          <w:p w14:paraId="75536357" w14:textId="496A68B7" w:rsidR="00017B49" w:rsidRPr="00017B49" w:rsidRDefault="00017B49" w:rsidP="00017B49">
            <w:pPr>
              <w:rPr>
                <w:rFonts w:ascii="Times New Roman" w:eastAsia="楷体" w:hAnsi="Times New Roman" w:cs="Times New Roman"/>
                <w:b/>
                <w:color w:val="000000" w:themeColor="text1"/>
                <w:sz w:val="22"/>
              </w:rPr>
            </w:pPr>
            <m:oMathPara>
              <m:oMathParaPr>
                <m:jc m:val="right"/>
              </m:oMathParaPr>
              <m:oMath>
                <m:r>
                  <m:rPr>
                    <m:sty m:val="bi"/>
                  </m:rPr>
                  <w:rPr>
                    <w:rFonts w:ascii="Cambria Math" w:eastAsia="楷体" w:hAnsi="Cambria Math" w:cs="Times New Roman"/>
                    <w:color w:val="000000" w:themeColor="text1"/>
                    <w:sz w:val="22"/>
                  </w:rPr>
                  <m:t>#</m:t>
                </m:r>
              </m:oMath>
            </m:oMathPara>
          </w:p>
        </w:tc>
        <w:tc>
          <w:tcPr>
            <w:tcW w:w="1097" w:type="dxa"/>
          </w:tcPr>
          <w:p w14:paraId="1B16E889" w14:textId="3C86EE3D" w:rsidR="00017B49" w:rsidRDefault="00AD1516" w:rsidP="00017B49">
            <w:pP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hint="eastAsia"/>
                    <w:color w:val="000000" w:themeColor="text1"/>
                    <w:sz w:val="22"/>
                  </w:rPr>
                  <m:t>r</m:t>
                </m:r>
                <m:r>
                  <m:rPr>
                    <m:sty m:val="bi"/>
                  </m:rPr>
                  <w:rPr>
                    <w:rFonts w:ascii="Cambria Math" w:eastAsia="楷体" w:hAnsi="Cambria Math" w:cs="Times New Roman"/>
                    <w:color w:val="000000" w:themeColor="text1"/>
                    <w:sz w:val="22"/>
                  </w:rPr>
                  <m:t>1</m:t>
                </m:r>
              </m:oMath>
            </m:oMathPara>
          </w:p>
        </w:tc>
        <w:tc>
          <w:tcPr>
            <w:tcW w:w="2410" w:type="dxa"/>
          </w:tcPr>
          <w:p w14:paraId="58E380D9" w14:textId="624ED4CF" w:rsidR="00017B49" w:rsidRDefault="007A7319" w:rsidP="00017B49">
            <w:pP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GOTO[0][</w:t>
            </w:r>
            <w:proofErr w:type="gramStart"/>
            <w:r>
              <w:rPr>
                <w:rFonts w:ascii="Times New Roman" w:eastAsia="楷体" w:hAnsi="Times New Roman" w:cs="Times New Roman"/>
                <w:b/>
                <w:bCs/>
                <w:iCs/>
                <w:color w:val="000000" w:themeColor="text1"/>
                <w:sz w:val="22"/>
              </w:rPr>
              <w:t>S]=</w:t>
            </w:r>
            <w:proofErr w:type="gramEnd"/>
            <w:r>
              <w:rPr>
                <w:rFonts w:ascii="Times New Roman" w:eastAsia="楷体" w:hAnsi="Times New Roman" w:cs="Times New Roman"/>
                <w:b/>
                <w:bCs/>
                <w:iCs/>
                <w:color w:val="000000" w:themeColor="text1"/>
                <w:sz w:val="22"/>
              </w:rPr>
              <w:t>1</w:t>
            </w:r>
          </w:p>
        </w:tc>
      </w:tr>
      <w:tr w:rsidR="00EF308B" w14:paraId="75E296E4" w14:textId="77777777" w:rsidTr="00D221A0">
        <w:tc>
          <w:tcPr>
            <w:tcW w:w="1226" w:type="dxa"/>
          </w:tcPr>
          <w:p w14:paraId="539661C2" w14:textId="2671AC68" w:rsidR="00EF308B" w:rsidRDefault="00EF308B" w:rsidP="00EF308B">
            <w:pPr>
              <w:rPr>
                <w:rFonts w:ascii="等线" w:eastAsia="等线" w:hAnsi="等线" w:cs="Times New Roman"/>
                <w:b/>
                <w:color w:val="000000" w:themeColor="text1"/>
                <w:sz w:val="22"/>
              </w:rPr>
            </w:pPr>
            <m:oMathPara>
              <m:oMath>
                <m:r>
                  <m:rPr>
                    <m:sty m:val="bi"/>
                  </m:rPr>
                  <w:rPr>
                    <w:rFonts w:ascii="Cambria Math" w:eastAsia="楷体" w:hAnsi="Cambria Math" w:cs="Times New Roman"/>
                    <w:color w:val="000000" w:themeColor="text1"/>
                    <w:sz w:val="22"/>
                  </w:rPr>
                  <m:t>21</m:t>
                </m:r>
              </m:oMath>
            </m:oMathPara>
          </w:p>
        </w:tc>
        <w:tc>
          <w:tcPr>
            <w:tcW w:w="1287" w:type="dxa"/>
          </w:tcPr>
          <w:p w14:paraId="4B3126FE" w14:textId="0E22864A" w:rsidR="00EF308B" w:rsidRPr="001A56BA" w:rsidRDefault="00EF308B" w:rsidP="00EF308B">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01</m:t>
                </m:r>
              </m:oMath>
            </m:oMathPara>
          </w:p>
        </w:tc>
        <w:tc>
          <w:tcPr>
            <w:tcW w:w="984" w:type="dxa"/>
          </w:tcPr>
          <w:p w14:paraId="37B1BE1C" w14:textId="194F258B" w:rsidR="00EF308B" w:rsidRPr="001A56BA" w:rsidRDefault="00EF308B" w:rsidP="00EF308B">
            <w:pPr>
              <w:jc w:val="left"/>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#S</m:t>
                </m:r>
              </m:oMath>
            </m:oMathPara>
          </w:p>
        </w:tc>
        <w:tc>
          <w:tcPr>
            <w:tcW w:w="1606" w:type="dxa"/>
          </w:tcPr>
          <w:p w14:paraId="38D6F7DD" w14:textId="0C600BDB" w:rsidR="00EF308B" w:rsidRPr="001A56BA" w:rsidRDefault="00EF308B" w:rsidP="00EF308B">
            <w:pPr>
              <w:rPr>
                <w:rFonts w:ascii="Times New Roman" w:eastAsia="楷体" w:hAnsi="Times New Roman" w:cs="Times New Roman"/>
                <w:b/>
                <w:color w:val="000000" w:themeColor="text1"/>
                <w:sz w:val="22"/>
              </w:rPr>
            </w:pPr>
            <m:oMathPara>
              <m:oMathParaPr>
                <m:jc m:val="right"/>
              </m:oMathParaPr>
              <m:oMath>
                <m:r>
                  <m:rPr>
                    <m:sty m:val="bi"/>
                  </m:rPr>
                  <w:rPr>
                    <w:rFonts w:ascii="Cambria Math" w:eastAsia="楷体" w:hAnsi="Cambria Math" w:cs="Times New Roman"/>
                    <w:color w:val="000000" w:themeColor="text1"/>
                    <w:sz w:val="22"/>
                  </w:rPr>
                  <m:t>#</m:t>
                </m:r>
              </m:oMath>
            </m:oMathPara>
          </w:p>
        </w:tc>
        <w:tc>
          <w:tcPr>
            <w:tcW w:w="1097" w:type="dxa"/>
          </w:tcPr>
          <w:p w14:paraId="29EF9BE6" w14:textId="5BB3998A" w:rsidR="00EF308B" w:rsidRDefault="00EF308B" w:rsidP="00EF308B">
            <w:pPr>
              <w:rPr>
                <w:rFonts w:ascii="Times New Roman" w:eastAsia="楷体" w:hAnsi="Times New Roman" w:cs="Times New Roman"/>
                <w:b/>
                <w:color w:val="000000" w:themeColor="text1"/>
                <w:sz w:val="22"/>
              </w:rPr>
            </w:pPr>
            <m:oMathPara>
              <m:oMath>
                <m:r>
                  <m:rPr>
                    <m:sty m:val="b"/>
                  </m:rPr>
                  <w:rPr>
                    <w:rFonts w:ascii="Cambria Math" w:eastAsia="楷体" w:hAnsi="Cambria Math" w:cs="Times New Roman" w:hint="eastAsia"/>
                    <w:color w:val="000000" w:themeColor="text1"/>
                    <w:sz w:val="22"/>
                  </w:rPr>
                  <m:t>acc</m:t>
                </m:r>
              </m:oMath>
            </m:oMathPara>
          </w:p>
        </w:tc>
        <w:tc>
          <w:tcPr>
            <w:tcW w:w="2410" w:type="dxa"/>
          </w:tcPr>
          <w:p w14:paraId="683C8C63" w14:textId="77777777" w:rsidR="00EF308B" w:rsidRDefault="00EF308B" w:rsidP="00EF308B">
            <w:pPr>
              <w:rPr>
                <w:rFonts w:ascii="Times New Roman" w:eastAsia="楷体" w:hAnsi="Times New Roman" w:cs="Times New Roman"/>
                <w:b/>
                <w:bCs/>
                <w:iCs/>
                <w:color w:val="000000" w:themeColor="text1"/>
                <w:sz w:val="22"/>
              </w:rPr>
            </w:pPr>
          </w:p>
        </w:tc>
      </w:tr>
    </w:tbl>
    <w:p w14:paraId="3D2CA7B6" w14:textId="6755DCAE" w:rsidR="00B34706" w:rsidRDefault="00B34706" w:rsidP="00B34706">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分析成功，说明输入串</w:t>
      </w:r>
      <w:r w:rsidR="00E93C15" w:rsidRPr="00836A6D">
        <w:rPr>
          <w:rFonts w:ascii="Times New Roman" w:eastAsia="楷体" w:hAnsi="Times New Roman" w:hint="eastAsia"/>
          <w:b/>
          <w:bCs/>
          <w:color w:val="000000" w:themeColor="text1"/>
          <w:sz w:val="22"/>
        </w:rPr>
        <w:t>101.110</w:t>
      </w:r>
      <w:r w:rsidR="00E93C15">
        <w:rPr>
          <w:rFonts w:ascii="Times New Roman" w:eastAsia="楷体" w:hAnsi="Times New Roman" w:hint="eastAsia"/>
          <w:b/>
          <w:bCs/>
          <w:color w:val="000000" w:themeColor="text1"/>
          <w:sz w:val="22"/>
        </w:rPr>
        <w:t>（</w:t>
      </w:r>
      <w:r w:rsidR="00E93C15" w:rsidRPr="00836A6D">
        <w:rPr>
          <w:rFonts w:ascii="Times New Roman" w:eastAsia="楷体" w:hAnsi="Times New Roman" w:hint="eastAsia"/>
          <w:b/>
          <w:bCs/>
          <w:color w:val="000000" w:themeColor="text1"/>
          <w:sz w:val="22"/>
        </w:rPr>
        <w:t>101</w:t>
      </w:r>
      <w:r w:rsidR="00E93C15">
        <w:rPr>
          <w:rFonts w:ascii="Times New Roman" w:eastAsia="楷体" w:hAnsi="Times New Roman" w:hint="eastAsia"/>
          <w:b/>
          <w:bCs/>
          <w:color w:val="000000" w:themeColor="text1"/>
          <w:sz w:val="22"/>
        </w:rPr>
        <w:t>+</w:t>
      </w:r>
      <w:r w:rsidR="00E93C15" w:rsidRPr="00836A6D">
        <w:rPr>
          <w:rFonts w:ascii="Times New Roman" w:eastAsia="楷体" w:hAnsi="Times New Roman" w:hint="eastAsia"/>
          <w:b/>
          <w:bCs/>
          <w:color w:val="000000" w:themeColor="text1"/>
          <w:sz w:val="22"/>
        </w:rPr>
        <w:t>110</w:t>
      </w:r>
      <w:r w:rsidR="00E93C15">
        <w:rPr>
          <w:rFonts w:ascii="Times New Roman" w:eastAsia="楷体" w:hAnsi="Times New Roman" w:hint="eastAsia"/>
          <w:b/>
          <w:bCs/>
          <w:color w:val="000000" w:themeColor="text1"/>
          <w:sz w:val="22"/>
        </w:rPr>
        <w:t>）</w:t>
      </w:r>
      <w:r>
        <w:rPr>
          <w:rFonts w:ascii="Times New Roman" w:eastAsia="楷体" w:hAnsi="Times New Roman" w:cs="Times New Roman" w:hint="eastAsia"/>
          <w:b/>
          <w:bCs/>
          <w:iCs/>
          <w:color w:val="000000" w:themeColor="text1"/>
          <w:sz w:val="22"/>
        </w:rPr>
        <w:t>是文法的句子。</w:t>
      </w:r>
    </w:p>
    <w:p w14:paraId="0ABF97D1" w14:textId="77777777" w:rsidR="00952294" w:rsidRDefault="00BB49CE"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lastRenderedPageBreak/>
        <w:t>3</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考虑文法</w:t>
      </w:r>
      <w:r w:rsidR="00AE31E0" w:rsidRPr="00836A6D">
        <w:rPr>
          <w:rFonts w:ascii="Times New Roman" w:eastAsia="楷体" w:hAnsi="Times New Roman" w:hint="eastAsia"/>
          <w:b/>
          <w:bCs/>
          <w:color w:val="000000" w:themeColor="text1"/>
          <w:sz w:val="22"/>
        </w:rPr>
        <w:t xml:space="preserve"> </w:t>
      </w:r>
    </w:p>
    <w:p w14:paraId="0D1CF3FA" w14:textId="77777777" w:rsidR="00952294" w:rsidRDefault="00AE31E0" w:rsidP="002B64DF">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AS|b</w:t>
      </w:r>
      <w:proofErr w:type="spellEnd"/>
      <w:r w:rsidRPr="00836A6D">
        <w:rPr>
          <w:rFonts w:ascii="Times New Roman" w:eastAsia="楷体" w:hAnsi="Times New Roman" w:hint="eastAsia"/>
          <w:b/>
          <w:bCs/>
          <w:color w:val="000000" w:themeColor="text1"/>
          <w:sz w:val="22"/>
        </w:rPr>
        <w:t xml:space="preserve"> </w:t>
      </w:r>
    </w:p>
    <w:p w14:paraId="64CC5802" w14:textId="77777777" w:rsidR="00952294" w:rsidRDefault="00AE31E0" w:rsidP="002B64DF">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SA|a</w:t>
      </w:r>
      <w:proofErr w:type="spellEnd"/>
      <w:r w:rsidRPr="00836A6D">
        <w:rPr>
          <w:rFonts w:ascii="Times New Roman" w:eastAsia="楷体" w:hAnsi="Times New Roman" w:hint="eastAsia"/>
          <w:b/>
          <w:bCs/>
          <w:color w:val="000000" w:themeColor="text1"/>
          <w:sz w:val="22"/>
        </w:rPr>
        <w:t xml:space="preserve"> </w:t>
      </w:r>
    </w:p>
    <w:p w14:paraId="0C2A3006" w14:textId="77777777" w:rsidR="00952294"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(1) </w:t>
      </w:r>
      <w:r w:rsidRPr="00836A6D">
        <w:rPr>
          <w:rFonts w:ascii="Times New Roman" w:eastAsia="楷体" w:hAnsi="Times New Roman" w:hint="eastAsia"/>
          <w:b/>
          <w:bCs/>
          <w:color w:val="000000" w:themeColor="text1"/>
          <w:sz w:val="22"/>
        </w:rPr>
        <w:t>列</w:t>
      </w:r>
      <w:proofErr w:type="gramStart"/>
      <w:r w:rsidRPr="00836A6D">
        <w:rPr>
          <w:rFonts w:ascii="Times New Roman" w:eastAsia="楷体" w:hAnsi="Times New Roman" w:hint="eastAsia"/>
          <w:b/>
          <w:bCs/>
          <w:color w:val="000000" w:themeColor="text1"/>
          <w:sz w:val="22"/>
        </w:rPr>
        <w:t>岀</w:t>
      </w:r>
      <w:proofErr w:type="gramEnd"/>
      <w:r w:rsidRPr="00836A6D">
        <w:rPr>
          <w:rFonts w:ascii="Times New Roman" w:eastAsia="楷体" w:hAnsi="Times New Roman" w:hint="eastAsia"/>
          <w:b/>
          <w:bCs/>
          <w:color w:val="000000" w:themeColor="text1"/>
          <w:sz w:val="22"/>
        </w:rPr>
        <w:t>这个文法的所有</w:t>
      </w:r>
      <w:r w:rsidRPr="00836A6D">
        <w:rPr>
          <w:rFonts w:ascii="Times New Roman" w:eastAsia="楷体" w:hAnsi="Times New Roman" w:hint="eastAsia"/>
          <w:b/>
          <w:bCs/>
          <w:color w:val="000000" w:themeColor="text1"/>
          <w:sz w:val="22"/>
        </w:rPr>
        <w:t>LR(0)</w:t>
      </w:r>
      <w:r w:rsidRPr="00836A6D">
        <w:rPr>
          <w:rFonts w:ascii="Times New Roman" w:eastAsia="楷体" w:hAnsi="Times New Roman" w:hint="eastAsia"/>
          <w:b/>
          <w:bCs/>
          <w:color w:val="000000" w:themeColor="text1"/>
          <w:sz w:val="22"/>
        </w:rPr>
        <w:t>项目。</w:t>
      </w:r>
      <w:r w:rsidRPr="00836A6D">
        <w:rPr>
          <w:rFonts w:ascii="Times New Roman" w:eastAsia="楷体" w:hAnsi="Times New Roman" w:hint="eastAsia"/>
          <w:b/>
          <w:bCs/>
          <w:color w:val="000000" w:themeColor="text1"/>
          <w:sz w:val="22"/>
        </w:rPr>
        <w:t xml:space="preserve"> </w:t>
      </w:r>
    </w:p>
    <w:p w14:paraId="76ACC014" w14:textId="77777777" w:rsidR="00952294"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(2) </w:t>
      </w:r>
      <w:r w:rsidRPr="00836A6D">
        <w:rPr>
          <w:rFonts w:ascii="Times New Roman" w:eastAsia="楷体" w:hAnsi="Times New Roman" w:hint="eastAsia"/>
          <w:b/>
          <w:bCs/>
          <w:color w:val="000000" w:themeColor="text1"/>
          <w:sz w:val="22"/>
        </w:rPr>
        <w:t>按</w:t>
      </w:r>
      <w:r w:rsidRPr="00836A6D">
        <w:rPr>
          <w:rFonts w:ascii="Times New Roman" w:eastAsia="楷体" w:hAnsi="Times New Roman" w:hint="eastAsia"/>
          <w:b/>
          <w:bCs/>
          <w:color w:val="000000" w:themeColor="text1"/>
          <w:sz w:val="22"/>
        </w:rPr>
        <w:t>(1)</w:t>
      </w:r>
      <w:r w:rsidRPr="00836A6D">
        <w:rPr>
          <w:rFonts w:ascii="Times New Roman" w:eastAsia="楷体" w:hAnsi="Times New Roman" w:hint="eastAsia"/>
          <w:b/>
          <w:bCs/>
          <w:color w:val="000000" w:themeColor="text1"/>
          <w:sz w:val="22"/>
        </w:rPr>
        <w:t>列出的项目构造识别这个文法活前缀的</w:t>
      </w:r>
      <w:r w:rsidRPr="00836A6D">
        <w:rPr>
          <w:rFonts w:ascii="Times New Roman" w:eastAsia="楷体" w:hAnsi="Times New Roman" w:hint="eastAsia"/>
          <w:b/>
          <w:bCs/>
          <w:color w:val="000000" w:themeColor="text1"/>
          <w:sz w:val="22"/>
        </w:rPr>
        <w:t>NFA,</w:t>
      </w:r>
      <w:r w:rsidRPr="00836A6D">
        <w:rPr>
          <w:rFonts w:ascii="Times New Roman" w:eastAsia="楷体" w:hAnsi="Times New Roman" w:hint="eastAsia"/>
          <w:b/>
          <w:bCs/>
          <w:color w:val="000000" w:themeColor="text1"/>
          <w:sz w:val="22"/>
        </w:rPr>
        <w:t>把这个</w:t>
      </w:r>
      <w:r w:rsidRPr="00836A6D">
        <w:rPr>
          <w:rFonts w:ascii="Times New Roman" w:eastAsia="楷体" w:hAnsi="Times New Roman" w:hint="eastAsia"/>
          <w:b/>
          <w:bCs/>
          <w:color w:val="000000" w:themeColor="text1"/>
          <w:sz w:val="22"/>
        </w:rPr>
        <w:t>NFA</w:t>
      </w:r>
      <w:r w:rsidRPr="00836A6D">
        <w:rPr>
          <w:rFonts w:ascii="Times New Roman" w:eastAsia="楷体" w:hAnsi="Times New Roman" w:hint="eastAsia"/>
          <w:b/>
          <w:bCs/>
          <w:color w:val="000000" w:themeColor="text1"/>
          <w:sz w:val="22"/>
        </w:rPr>
        <w:t>确定化为</w:t>
      </w:r>
      <w:r w:rsidRPr="00836A6D">
        <w:rPr>
          <w:rFonts w:ascii="Times New Roman" w:eastAsia="楷体" w:hAnsi="Times New Roman" w:hint="eastAsia"/>
          <w:b/>
          <w:bCs/>
          <w:color w:val="000000" w:themeColor="text1"/>
          <w:sz w:val="22"/>
        </w:rPr>
        <w:t xml:space="preserve">DFA, </w:t>
      </w:r>
      <w:r w:rsidRPr="00836A6D">
        <w:rPr>
          <w:rFonts w:ascii="Times New Roman" w:eastAsia="楷体" w:hAnsi="Times New Roman" w:hint="eastAsia"/>
          <w:b/>
          <w:bCs/>
          <w:color w:val="000000" w:themeColor="text1"/>
          <w:sz w:val="22"/>
        </w:rPr>
        <w:t>说明这个</w:t>
      </w:r>
      <w:r w:rsidRPr="00836A6D">
        <w:rPr>
          <w:rFonts w:ascii="Times New Roman" w:eastAsia="楷体" w:hAnsi="Times New Roman" w:hint="eastAsia"/>
          <w:b/>
          <w:bCs/>
          <w:color w:val="000000" w:themeColor="text1"/>
          <w:sz w:val="22"/>
        </w:rPr>
        <w:t>DFA</w:t>
      </w:r>
      <w:r w:rsidRPr="00836A6D">
        <w:rPr>
          <w:rFonts w:ascii="Times New Roman" w:eastAsia="楷体" w:hAnsi="Times New Roman" w:hint="eastAsia"/>
          <w:b/>
          <w:bCs/>
          <w:color w:val="000000" w:themeColor="text1"/>
          <w:sz w:val="22"/>
        </w:rPr>
        <w:t>的所有状态全体构成这个文法的</w:t>
      </w:r>
      <w:r w:rsidRPr="00836A6D">
        <w:rPr>
          <w:rFonts w:ascii="Times New Roman" w:eastAsia="楷体" w:hAnsi="Times New Roman" w:hint="eastAsia"/>
          <w:b/>
          <w:bCs/>
          <w:color w:val="000000" w:themeColor="text1"/>
          <w:sz w:val="22"/>
        </w:rPr>
        <w:t>LR(0)</w:t>
      </w:r>
      <w:r w:rsidRPr="00836A6D">
        <w:rPr>
          <w:rFonts w:ascii="Times New Roman" w:eastAsia="楷体" w:hAnsi="Times New Roman" w:hint="eastAsia"/>
          <w:b/>
          <w:bCs/>
          <w:color w:val="000000" w:themeColor="text1"/>
          <w:sz w:val="22"/>
        </w:rPr>
        <w:t>规范族。</w:t>
      </w:r>
      <w:r w:rsidRPr="00836A6D">
        <w:rPr>
          <w:rFonts w:ascii="Times New Roman" w:eastAsia="楷体" w:hAnsi="Times New Roman" w:hint="eastAsia"/>
          <w:b/>
          <w:bCs/>
          <w:color w:val="000000" w:themeColor="text1"/>
          <w:sz w:val="22"/>
        </w:rPr>
        <w:t xml:space="preserve"> </w:t>
      </w:r>
    </w:p>
    <w:p w14:paraId="470E71A2" w14:textId="77777777" w:rsidR="00952294"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(3) </w:t>
      </w:r>
      <w:r w:rsidRPr="00836A6D">
        <w:rPr>
          <w:rFonts w:ascii="Times New Roman" w:eastAsia="楷体" w:hAnsi="Times New Roman" w:hint="eastAsia"/>
          <w:b/>
          <w:bCs/>
          <w:color w:val="000000" w:themeColor="text1"/>
          <w:sz w:val="22"/>
        </w:rPr>
        <w:t>这个文法是</w:t>
      </w:r>
      <w:r w:rsidRPr="00836A6D">
        <w:rPr>
          <w:rFonts w:ascii="Times New Roman" w:eastAsia="楷体" w:hAnsi="Times New Roman" w:hint="eastAsia"/>
          <w:b/>
          <w:bCs/>
          <w:color w:val="000000" w:themeColor="text1"/>
          <w:sz w:val="22"/>
        </w:rPr>
        <w:t>SLR(l)</w:t>
      </w:r>
      <w:r w:rsidRPr="00836A6D">
        <w:rPr>
          <w:rFonts w:ascii="Times New Roman" w:eastAsia="楷体" w:hAnsi="Times New Roman" w:hint="eastAsia"/>
          <w:b/>
          <w:bCs/>
          <w:color w:val="000000" w:themeColor="text1"/>
          <w:sz w:val="22"/>
        </w:rPr>
        <w:t>的吗？若是，构造出它的</w:t>
      </w:r>
      <w:r w:rsidRPr="00836A6D">
        <w:rPr>
          <w:rFonts w:ascii="Times New Roman" w:eastAsia="楷体" w:hAnsi="Times New Roman" w:hint="eastAsia"/>
          <w:b/>
          <w:bCs/>
          <w:color w:val="000000" w:themeColor="text1"/>
          <w:sz w:val="22"/>
        </w:rPr>
        <w:t>SLR</w:t>
      </w:r>
      <w:r w:rsidRPr="00836A6D">
        <w:rPr>
          <w:rFonts w:ascii="Times New Roman" w:eastAsia="楷体" w:hAnsi="Times New Roman" w:hint="eastAsia"/>
          <w:b/>
          <w:bCs/>
          <w:color w:val="000000" w:themeColor="text1"/>
          <w:sz w:val="22"/>
        </w:rPr>
        <w:t>分析表。</w:t>
      </w:r>
      <w:r w:rsidRPr="00836A6D">
        <w:rPr>
          <w:rFonts w:ascii="Times New Roman" w:eastAsia="楷体" w:hAnsi="Times New Roman" w:hint="eastAsia"/>
          <w:b/>
          <w:bCs/>
          <w:color w:val="000000" w:themeColor="text1"/>
          <w:sz w:val="22"/>
        </w:rPr>
        <w:t xml:space="preserve"> </w:t>
      </w:r>
    </w:p>
    <w:p w14:paraId="0AE8B1C3" w14:textId="5C51BEB8" w:rsidR="00AE31E0"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(4) </w:t>
      </w:r>
      <w:r w:rsidRPr="00836A6D">
        <w:rPr>
          <w:rFonts w:ascii="Times New Roman" w:eastAsia="楷体" w:hAnsi="Times New Roman" w:hint="eastAsia"/>
          <w:b/>
          <w:bCs/>
          <w:color w:val="000000" w:themeColor="text1"/>
          <w:sz w:val="22"/>
        </w:rPr>
        <w:t>这个文法是</w:t>
      </w:r>
      <w:r w:rsidRPr="00836A6D">
        <w:rPr>
          <w:rFonts w:ascii="Times New Roman" w:eastAsia="楷体" w:hAnsi="Times New Roman" w:hint="eastAsia"/>
          <w:b/>
          <w:bCs/>
          <w:color w:val="000000" w:themeColor="text1"/>
          <w:sz w:val="22"/>
        </w:rPr>
        <w:t>LALR(l)</w:t>
      </w:r>
      <w:r w:rsidRPr="00836A6D">
        <w:rPr>
          <w:rFonts w:ascii="Times New Roman" w:eastAsia="楷体" w:hAnsi="Times New Roman" w:hint="eastAsia"/>
          <w:b/>
          <w:bCs/>
          <w:color w:val="000000" w:themeColor="text1"/>
          <w:sz w:val="22"/>
        </w:rPr>
        <w:t>或</w:t>
      </w:r>
      <w:r w:rsidRPr="00836A6D">
        <w:rPr>
          <w:rFonts w:ascii="Times New Roman" w:eastAsia="楷体" w:hAnsi="Times New Roman" w:hint="eastAsia"/>
          <w:b/>
          <w:bCs/>
          <w:color w:val="000000" w:themeColor="text1"/>
          <w:sz w:val="22"/>
        </w:rPr>
        <w:t>LR(1)</w:t>
      </w:r>
      <w:r w:rsidRPr="00836A6D">
        <w:rPr>
          <w:rFonts w:ascii="Times New Roman" w:eastAsia="楷体" w:hAnsi="Times New Roman" w:hint="eastAsia"/>
          <w:b/>
          <w:bCs/>
          <w:color w:val="000000" w:themeColor="text1"/>
          <w:sz w:val="22"/>
        </w:rPr>
        <w:t>的吗？</w:t>
      </w:r>
    </w:p>
    <w:p w14:paraId="3C5C3004" w14:textId="7132D708" w:rsidR="00836A6D" w:rsidRDefault="00EF308B" w:rsidP="00836A6D">
      <w:pPr>
        <w:ind w:left="139" w:hangingChars="63" w:hanging="139"/>
        <w:rPr>
          <w:rFonts w:ascii="Times New Roman" w:eastAsia="楷体" w:hAnsi="Times New Roman"/>
          <w:b/>
          <w:bCs/>
          <w:color w:val="000000" w:themeColor="text1"/>
          <w:sz w:val="22"/>
        </w:rPr>
      </w:pPr>
      <w:r w:rsidRPr="00EF308B">
        <w:rPr>
          <w:rFonts w:ascii="Times New Roman" w:eastAsia="楷体" w:hAnsi="Times New Roman" w:hint="eastAsia"/>
          <w:b/>
          <w:bCs/>
          <w:color w:val="FF0000"/>
          <w:sz w:val="22"/>
        </w:rPr>
        <w:t>答：</w:t>
      </w:r>
    </w:p>
    <w:p w14:paraId="2AAB2423" w14:textId="02961195" w:rsidR="00456A44" w:rsidRDefault="00456A44"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(1) </w:t>
      </w:r>
      <w:r w:rsidRPr="00836A6D">
        <w:rPr>
          <w:rFonts w:ascii="Times New Roman" w:eastAsia="楷体" w:hAnsi="Times New Roman" w:hint="eastAsia"/>
          <w:b/>
          <w:bCs/>
          <w:color w:val="000000" w:themeColor="text1"/>
          <w:sz w:val="22"/>
        </w:rPr>
        <w:t>列</w:t>
      </w:r>
      <w:proofErr w:type="gramStart"/>
      <w:r w:rsidRPr="00836A6D">
        <w:rPr>
          <w:rFonts w:ascii="Times New Roman" w:eastAsia="楷体" w:hAnsi="Times New Roman" w:hint="eastAsia"/>
          <w:b/>
          <w:bCs/>
          <w:color w:val="000000" w:themeColor="text1"/>
          <w:sz w:val="22"/>
        </w:rPr>
        <w:t>岀</w:t>
      </w:r>
      <w:proofErr w:type="gramEnd"/>
      <w:r w:rsidRPr="00836A6D">
        <w:rPr>
          <w:rFonts w:ascii="Times New Roman" w:eastAsia="楷体" w:hAnsi="Times New Roman" w:hint="eastAsia"/>
          <w:b/>
          <w:bCs/>
          <w:color w:val="000000" w:themeColor="text1"/>
          <w:sz w:val="22"/>
        </w:rPr>
        <w:t>这个文法的所有</w:t>
      </w:r>
      <w:r w:rsidRPr="00836A6D">
        <w:rPr>
          <w:rFonts w:ascii="Times New Roman" w:eastAsia="楷体" w:hAnsi="Times New Roman" w:hint="eastAsia"/>
          <w:b/>
          <w:bCs/>
          <w:color w:val="000000" w:themeColor="text1"/>
          <w:sz w:val="22"/>
        </w:rPr>
        <w:t>LR(0)</w:t>
      </w:r>
      <w:r w:rsidRPr="00836A6D">
        <w:rPr>
          <w:rFonts w:ascii="Times New Roman" w:eastAsia="楷体" w:hAnsi="Times New Roman" w:hint="eastAsia"/>
          <w:b/>
          <w:bCs/>
          <w:color w:val="000000" w:themeColor="text1"/>
          <w:sz w:val="22"/>
        </w:rPr>
        <w:t>项目。</w:t>
      </w:r>
    </w:p>
    <w:p w14:paraId="14E8B71E" w14:textId="77777777" w:rsidR="007278BC" w:rsidRPr="00EC299D" w:rsidRDefault="007278BC" w:rsidP="007278BC">
      <w:pPr>
        <w:pStyle w:val="a6"/>
        <w:numPr>
          <w:ilvl w:val="0"/>
          <w:numId w:val="35"/>
        </w:numPr>
        <w:ind w:firstLineChars="0"/>
        <w:rPr>
          <w:rFonts w:ascii="Times New Roman" w:eastAsia="楷体" w:hAnsi="Times New Roman"/>
          <w:b/>
          <w:bCs/>
          <w:color w:val="000000" w:themeColor="text1"/>
          <w:sz w:val="22"/>
        </w:rPr>
      </w:pPr>
      <w:r w:rsidRPr="00EC299D">
        <w:rPr>
          <w:rFonts w:ascii="Times New Roman" w:eastAsia="楷体" w:hAnsi="Times New Roman" w:hint="eastAsia"/>
          <w:b/>
          <w:bCs/>
          <w:color w:val="000000" w:themeColor="text1"/>
          <w:sz w:val="22"/>
        </w:rPr>
        <w:t>S</w:t>
      </w:r>
      <w:proofErr w:type="gramStart"/>
      <w:r w:rsidRPr="00EC299D">
        <w:rPr>
          <w:rFonts w:ascii="Times New Roman" w:eastAsia="楷体" w:hAnsi="Times New Roman"/>
          <w:b/>
          <w:bCs/>
          <w:color w:val="000000" w:themeColor="text1"/>
          <w:sz w:val="22"/>
        </w:rPr>
        <w:t>’</w:t>
      </w:r>
      <w:proofErr w:type="gramEnd"/>
      <w:r w:rsidRPr="00EC299D">
        <w:rPr>
          <w:rFonts w:ascii="Times New Roman" w:eastAsia="楷体" w:hAnsi="Times New Roman" w:hint="eastAsia"/>
          <w:b/>
          <w:bCs/>
          <w:color w:val="000000" w:themeColor="text1"/>
          <w:sz w:val="22"/>
        </w:rPr>
        <w:t xml:space="preserve"> </w:t>
      </w:r>
      <w:r w:rsidRPr="00EC299D">
        <w:rPr>
          <w:rFonts w:ascii="Times New Roman" w:eastAsia="楷体" w:hAnsi="Times New Roman" w:hint="eastAsia"/>
          <w:b/>
          <w:bCs/>
          <w:color w:val="000000" w:themeColor="text1"/>
          <w:sz w:val="22"/>
        </w:rPr>
        <w:t>→</w:t>
      </w:r>
      <w:r w:rsidRPr="00EC299D">
        <w:rPr>
          <w:rFonts w:ascii="Times New Roman" w:eastAsia="楷体" w:hAnsi="Times New Roman" w:hint="eastAsia"/>
          <w:b/>
          <w:bCs/>
          <w:color w:val="000000" w:themeColor="text1"/>
          <w:sz w:val="22"/>
        </w:rPr>
        <w:t>S</w:t>
      </w:r>
    </w:p>
    <w:p w14:paraId="3EC5AE46" w14:textId="77777777" w:rsidR="007278BC" w:rsidRPr="00EC299D" w:rsidRDefault="007278BC" w:rsidP="007278BC">
      <w:pPr>
        <w:pStyle w:val="a6"/>
        <w:numPr>
          <w:ilvl w:val="0"/>
          <w:numId w:val="35"/>
        </w:numPr>
        <w:ind w:firstLineChars="0"/>
        <w:rPr>
          <w:rFonts w:ascii="Times New Roman" w:eastAsia="楷体" w:hAnsi="Times New Roman"/>
          <w:b/>
          <w:bCs/>
          <w:color w:val="000000" w:themeColor="text1"/>
          <w:sz w:val="22"/>
        </w:rPr>
      </w:pPr>
      <w:r w:rsidRPr="00EC299D">
        <w:rPr>
          <w:rFonts w:ascii="Times New Roman" w:eastAsia="楷体" w:hAnsi="Times New Roman" w:hint="eastAsia"/>
          <w:b/>
          <w:bCs/>
          <w:color w:val="000000" w:themeColor="text1"/>
          <w:sz w:val="22"/>
        </w:rPr>
        <w:t>S</w:t>
      </w:r>
      <w:r w:rsidRPr="00EC299D">
        <w:rPr>
          <w:rFonts w:ascii="Times New Roman" w:eastAsia="楷体" w:hAnsi="Times New Roman" w:hint="eastAsia"/>
          <w:b/>
          <w:bCs/>
          <w:color w:val="000000" w:themeColor="text1"/>
          <w:sz w:val="22"/>
        </w:rPr>
        <w:t>→</w:t>
      </w:r>
      <w:r w:rsidRPr="00EC299D">
        <w:rPr>
          <w:rFonts w:ascii="Times New Roman" w:eastAsia="楷体" w:hAnsi="Times New Roman" w:hint="eastAsia"/>
          <w:b/>
          <w:bCs/>
          <w:color w:val="000000" w:themeColor="text1"/>
          <w:sz w:val="22"/>
        </w:rPr>
        <w:t xml:space="preserve">AS </w:t>
      </w:r>
    </w:p>
    <w:p w14:paraId="40BB8BFF" w14:textId="77777777" w:rsidR="007278BC" w:rsidRPr="00EC299D" w:rsidRDefault="007278BC" w:rsidP="007278BC">
      <w:pPr>
        <w:pStyle w:val="a6"/>
        <w:numPr>
          <w:ilvl w:val="0"/>
          <w:numId w:val="35"/>
        </w:numPr>
        <w:ind w:firstLineChars="0"/>
        <w:rPr>
          <w:rFonts w:ascii="Times New Roman" w:eastAsia="楷体" w:hAnsi="Times New Roman"/>
          <w:b/>
          <w:bCs/>
          <w:color w:val="000000" w:themeColor="text1"/>
          <w:sz w:val="22"/>
        </w:rPr>
      </w:pPr>
      <w:r w:rsidRPr="00EC299D">
        <w:rPr>
          <w:rFonts w:ascii="Times New Roman" w:eastAsia="楷体" w:hAnsi="Times New Roman" w:hint="eastAsia"/>
          <w:b/>
          <w:bCs/>
          <w:color w:val="000000" w:themeColor="text1"/>
          <w:sz w:val="22"/>
        </w:rPr>
        <w:t>S</w:t>
      </w:r>
      <w:r w:rsidRPr="00EC299D">
        <w:rPr>
          <w:rFonts w:ascii="Times New Roman" w:eastAsia="楷体" w:hAnsi="Times New Roman" w:hint="eastAsia"/>
          <w:b/>
          <w:bCs/>
          <w:color w:val="000000" w:themeColor="text1"/>
          <w:sz w:val="22"/>
        </w:rPr>
        <w:t>→</w:t>
      </w:r>
      <w:r w:rsidRPr="00EC299D">
        <w:rPr>
          <w:rFonts w:ascii="Times New Roman" w:eastAsia="楷体" w:hAnsi="Times New Roman" w:hint="eastAsia"/>
          <w:b/>
          <w:bCs/>
          <w:color w:val="000000" w:themeColor="text1"/>
          <w:sz w:val="22"/>
        </w:rPr>
        <w:t xml:space="preserve">b </w:t>
      </w:r>
    </w:p>
    <w:p w14:paraId="75F683EF" w14:textId="77777777" w:rsidR="007278BC" w:rsidRPr="00EC299D" w:rsidRDefault="007278BC" w:rsidP="007278BC">
      <w:pPr>
        <w:pStyle w:val="a6"/>
        <w:numPr>
          <w:ilvl w:val="0"/>
          <w:numId w:val="35"/>
        </w:numPr>
        <w:ind w:firstLineChars="0"/>
        <w:rPr>
          <w:rFonts w:ascii="Times New Roman" w:eastAsia="楷体" w:hAnsi="Times New Roman"/>
          <w:b/>
          <w:bCs/>
          <w:color w:val="000000" w:themeColor="text1"/>
          <w:sz w:val="22"/>
        </w:rPr>
      </w:pPr>
      <w:r w:rsidRPr="00EC299D">
        <w:rPr>
          <w:rFonts w:ascii="Times New Roman" w:eastAsia="楷体" w:hAnsi="Times New Roman" w:hint="eastAsia"/>
          <w:b/>
          <w:bCs/>
          <w:color w:val="000000" w:themeColor="text1"/>
          <w:sz w:val="22"/>
        </w:rPr>
        <w:t>A</w:t>
      </w:r>
      <w:r w:rsidRPr="00EC299D">
        <w:rPr>
          <w:rFonts w:ascii="Times New Roman" w:eastAsia="楷体" w:hAnsi="Times New Roman" w:hint="eastAsia"/>
          <w:b/>
          <w:bCs/>
          <w:color w:val="000000" w:themeColor="text1"/>
          <w:sz w:val="22"/>
        </w:rPr>
        <w:t>→</w:t>
      </w:r>
      <w:r w:rsidRPr="00EC299D">
        <w:rPr>
          <w:rFonts w:ascii="Times New Roman" w:eastAsia="楷体" w:hAnsi="Times New Roman" w:hint="eastAsia"/>
          <w:b/>
          <w:bCs/>
          <w:color w:val="000000" w:themeColor="text1"/>
          <w:sz w:val="22"/>
        </w:rPr>
        <w:t>SA</w:t>
      </w:r>
    </w:p>
    <w:p w14:paraId="0D3060E9" w14:textId="77777777" w:rsidR="007278BC" w:rsidRPr="00EC299D" w:rsidRDefault="007278BC" w:rsidP="007278BC">
      <w:pPr>
        <w:pStyle w:val="a6"/>
        <w:numPr>
          <w:ilvl w:val="0"/>
          <w:numId w:val="35"/>
        </w:numPr>
        <w:ind w:firstLineChars="0"/>
        <w:rPr>
          <w:rFonts w:ascii="Times New Roman" w:eastAsia="楷体" w:hAnsi="Times New Roman"/>
          <w:b/>
          <w:bCs/>
          <w:color w:val="000000" w:themeColor="text1"/>
          <w:sz w:val="22"/>
        </w:rPr>
      </w:pPr>
      <w:r w:rsidRPr="00EC299D">
        <w:rPr>
          <w:rFonts w:ascii="Times New Roman" w:eastAsia="楷体" w:hAnsi="Times New Roman" w:hint="eastAsia"/>
          <w:b/>
          <w:bCs/>
          <w:color w:val="000000" w:themeColor="text1"/>
          <w:sz w:val="22"/>
        </w:rPr>
        <w:t>A</w:t>
      </w:r>
      <w:r w:rsidRPr="00EC299D">
        <w:rPr>
          <w:rFonts w:ascii="Times New Roman" w:eastAsia="楷体" w:hAnsi="Times New Roman" w:hint="eastAsia"/>
          <w:b/>
          <w:bCs/>
          <w:color w:val="000000" w:themeColor="text1"/>
          <w:sz w:val="22"/>
        </w:rPr>
        <w:t>→</w:t>
      </w:r>
      <w:r w:rsidRPr="00EC299D">
        <w:rPr>
          <w:rFonts w:ascii="Times New Roman" w:eastAsia="楷体" w:hAnsi="Times New Roman" w:hint="eastAsia"/>
          <w:b/>
          <w:bCs/>
          <w:color w:val="000000" w:themeColor="text1"/>
          <w:sz w:val="22"/>
        </w:rPr>
        <w:t xml:space="preserve">a </w:t>
      </w:r>
    </w:p>
    <w:p w14:paraId="72753114" w14:textId="77777777" w:rsidR="007278BC" w:rsidRDefault="007278BC" w:rsidP="00836A6D">
      <w:pPr>
        <w:ind w:left="139" w:hangingChars="63" w:hanging="139"/>
        <w:rPr>
          <w:rFonts w:ascii="Times New Roman" w:eastAsia="楷体" w:hAnsi="Times New Roman"/>
          <w:b/>
          <w:bCs/>
          <w:color w:val="000000" w:themeColor="text1"/>
          <w:sz w:val="22"/>
        </w:rPr>
      </w:pPr>
    </w:p>
    <w:tbl>
      <w:tblPr>
        <w:tblStyle w:val="a7"/>
        <w:tblW w:w="0" w:type="auto"/>
        <w:tblInd w:w="139" w:type="dxa"/>
        <w:tblLook w:val="04A0" w:firstRow="1" w:lastRow="0" w:firstColumn="1" w:lastColumn="0" w:noHBand="0" w:noVBand="1"/>
      </w:tblPr>
      <w:tblGrid>
        <w:gridCol w:w="1630"/>
        <w:gridCol w:w="1634"/>
        <w:gridCol w:w="1629"/>
        <w:gridCol w:w="1634"/>
        <w:gridCol w:w="1630"/>
      </w:tblGrid>
      <w:tr w:rsidR="00DA05F7" w14:paraId="7AB7AD78" w14:textId="77777777" w:rsidTr="00DA05F7">
        <w:tc>
          <w:tcPr>
            <w:tcW w:w="1659" w:type="dxa"/>
          </w:tcPr>
          <w:p w14:paraId="11D69E8F" w14:textId="5DF981C2"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 </w:t>
            </w:r>
            <w:r w:rsidRPr="00836A6D">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S</w:t>
            </w:r>
          </w:p>
        </w:tc>
        <w:tc>
          <w:tcPr>
            <w:tcW w:w="1659" w:type="dxa"/>
          </w:tcPr>
          <w:p w14:paraId="718D86F9" w14:textId="65B8C15D"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(3)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AS</w:t>
            </w:r>
          </w:p>
        </w:tc>
        <w:tc>
          <w:tcPr>
            <w:tcW w:w="1659" w:type="dxa"/>
          </w:tcPr>
          <w:p w14:paraId="5D7FF30B" w14:textId="52AA15D6"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(6)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b</w:t>
            </w:r>
          </w:p>
        </w:tc>
        <w:tc>
          <w:tcPr>
            <w:tcW w:w="1659" w:type="dxa"/>
          </w:tcPr>
          <w:p w14:paraId="109BDF1D" w14:textId="1F094803"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(8) </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SA</w:t>
            </w:r>
          </w:p>
        </w:tc>
        <w:tc>
          <w:tcPr>
            <w:tcW w:w="1660" w:type="dxa"/>
          </w:tcPr>
          <w:p w14:paraId="46CB2783" w14:textId="752CC143"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(11) </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a</w:t>
            </w:r>
          </w:p>
        </w:tc>
      </w:tr>
      <w:tr w:rsidR="00DA05F7" w14:paraId="330C87C9" w14:textId="77777777" w:rsidTr="00DA05F7">
        <w:tc>
          <w:tcPr>
            <w:tcW w:w="1659" w:type="dxa"/>
          </w:tcPr>
          <w:p w14:paraId="7386CF79" w14:textId="6B63911D"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(2) </w:t>
            </w:r>
            <w:r w:rsidRPr="00836A6D">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 S</w:t>
            </w:r>
            <w:r>
              <w:rPr>
                <w:rFonts w:ascii="微软雅黑" w:eastAsia="微软雅黑" w:hAnsi="微软雅黑" w:hint="eastAsia"/>
                <w:b/>
                <w:bCs/>
                <w:color w:val="000000" w:themeColor="text1"/>
                <w:sz w:val="22"/>
              </w:rPr>
              <w:t>·</w:t>
            </w:r>
          </w:p>
        </w:tc>
        <w:tc>
          <w:tcPr>
            <w:tcW w:w="1659" w:type="dxa"/>
          </w:tcPr>
          <w:p w14:paraId="15D250F7" w14:textId="78C32B81"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(4)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S</w:t>
            </w:r>
          </w:p>
        </w:tc>
        <w:tc>
          <w:tcPr>
            <w:tcW w:w="1659" w:type="dxa"/>
          </w:tcPr>
          <w:p w14:paraId="4078DEE2" w14:textId="16D929C7"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(7)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b</w:t>
            </w:r>
            <w:r>
              <w:rPr>
                <w:rFonts w:ascii="微软雅黑" w:eastAsia="微软雅黑" w:hAnsi="微软雅黑" w:hint="eastAsia"/>
                <w:b/>
                <w:bCs/>
                <w:color w:val="000000" w:themeColor="text1"/>
                <w:sz w:val="22"/>
              </w:rPr>
              <w:t>·</w:t>
            </w:r>
          </w:p>
        </w:tc>
        <w:tc>
          <w:tcPr>
            <w:tcW w:w="1659" w:type="dxa"/>
          </w:tcPr>
          <w:p w14:paraId="780B650E" w14:textId="461BA32E"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(9) </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Pr>
                <w:rFonts w:ascii="微软雅黑" w:eastAsia="微软雅黑" w:hAnsi="微软雅黑" w:hint="eastAsia"/>
                <w:b/>
                <w:bCs/>
                <w:color w:val="000000" w:themeColor="text1"/>
                <w:sz w:val="22"/>
              </w:rPr>
              <w:t>·</w:t>
            </w:r>
            <w:r w:rsidRPr="00836A6D">
              <w:rPr>
                <w:rFonts w:ascii="Times New Roman" w:eastAsia="楷体" w:hAnsi="Times New Roman" w:hint="eastAsia"/>
                <w:b/>
                <w:bCs/>
                <w:color w:val="000000" w:themeColor="text1"/>
                <w:sz w:val="22"/>
              </w:rPr>
              <w:t>A</w:t>
            </w:r>
          </w:p>
        </w:tc>
        <w:tc>
          <w:tcPr>
            <w:tcW w:w="1660" w:type="dxa"/>
          </w:tcPr>
          <w:p w14:paraId="6830CBEF" w14:textId="37213F85"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(12) </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w:t>
            </w:r>
            <w:r>
              <w:rPr>
                <w:rFonts w:ascii="微软雅黑" w:eastAsia="微软雅黑" w:hAnsi="微软雅黑" w:hint="eastAsia"/>
                <w:b/>
                <w:bCs/>
                <w:color w:val="000000" w:themeColor="text1"/>
                <w:sz w:val="22"/>
              </w:rPr>
              <w:t>·</w:t>
            </w:r>
          </w:p>
        </w:tc>
      </w:tr>
      <w:tr w:rsidR="00DA05F7" w14:paraId="203C3460" w14:textId="77777777" w:rsidTr="00DA05F7">
        <w:tc>
          <w:tcPr>
            <w:tcW w:w="1659" w:type="dxa"/>
          </w:tcPr>
          <w:p w14:paraId="02C1FC72" w14:textId="77777777" w:rsidR="00DA05F7" w:rsidRDefault="00DA05F7" w:rsidP="00836A6D">
            <w:pPr>
              <w:rPr>
                <w:rFonts w:ascii="Times New Roman" w:eastAsia="楷体" w:hAnsi="Times New Roman"/>
                <w:b/>
                <w:bCs/>
                <w:color w:val="000000" w:themeColor="text1"/>
                <w:sz w:val="22"/>
              </w:rPr>
            </w:pPr>
          </w:p>
        </w:tc>
        <w:tc>
          <w:tcPr>
            <w:tcW w:w="1659" w:type="dxa"/>
          </w:tcPr>
          <w:p w14:paraId="66FE4D65" w14:textId="41AEFE44"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(5)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AS</w:t>
            </w:r>
            <w:r>
              <w:rPr>
                <w:rFonts w:ascii="微软雅黑" w:eastAsia="微软雅黑" w:hAnsi="微软雅黑" w:hint="eastAsia"/>
                <w:b/>
                <w:bCs/>
                <w:color w:val="000000" w:themeColor="text1"/>
                <w:sz w:val="22"/>
              </w:rPr>
              <w:t>·</w:t>
            </w:r>
          </w:p>
        </w:tc>
        <w:tc>
          <w:tcPr>
            <w:tcW w:w="1659" w:type="dxa"/>
          </w:tcPr>
          <w:p w14:paraId="44EC0D6F" w14:textId="77777777" w:rsidR="00DA05F7" w:rsidRDefault="00DA05F7" w:rsidP="00836A6D">
            <w:pPr>
              <w:rPr>
                <w:rFonts w:ascii="Times New Roman" w:eastAsia="楷体" w:hAnsi="Times New Roman"/>
                <w:b/>
                <w:bCs/>
                <w:color w:val="000000" w:themeColor="text1"/>
                <w:sz w:val="22"/>
              </w:rPr>
            </w:pPr>
          </w:p>
        </w:tc>
        <w:tc>
          <w:tcPr>
            <w:tcW w:w="1659" w:type="dxa"/>
          </w:tcPr>
          <w:p w14:paraId="2ECC41D4" w14:textId="7588C2E6" w:rsidR="00DA05F7" w:rsidRDefault="00DA05F7" w:rsidP="00836A6D">
            <w:pPr>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(10) </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SA</w:t>
            </w:r>
            <w:r>
              <w:rPr>
                <w:rFonts w:ascii="微软雅黑" w:eastAsia="微软雅黑" w:hAnsi="微软雅黑" w:hint="eastAsia"/>
                <w:b/>
                <w:bCs/>
                <w:color w:val="000000" w:themeColor="text1"/>
                <w:sz w:val="22"/>
              </w:rPr>
              <w:t>·</w:t>
            </w:r>
          </w:p>
        </w:tc>
        <w:tc>
          <w:tcPr>
            <w:tcW w:w="1660" w:type="dxa"/>
          </w:tcPr>
          <w:p w14:paraId="6D062812" w14:textId="77777777" w:rsidR="00DA05F7" w:rsidRDefault="00DA05F7" w:rsidP="00836A6D">
            <w:pPr>
              <w:rPr>
                <w:rFonts w:ascii="Times New Roman" w:eastAsia="楷体" w:hAnsi="Times New Roman"/>
                <w:b/>
                <w:bCs/>
                <w:color w:val="000000" w:themeColor="text1"/>
                <w:sz w:val="22"/>
              </w:rPr>
            </w:pPr>
          </w:p>
        </w:tc>
      </w:tr>
    </w:tbl>
    <w:p w14:paraId="4BBECA1E" w14:textId="77777777" w:rsidR="002B64DF" w:rsidRDefault="002B64DF" w:rsidP="00836A6D">
      <w:pPr>
        <w:ind w:left="139" w:hangingChars="63" w:hanging="139"/>
        <w:rPr>
          <w:rFonts w:ascii="Times New Roman" w:eastAsia="楷体" w:hAnsi="Times New Roman"/>
          <w:b/>
          <w:bCs/>
          <w:color w:val="000000" w:themeColor="text1"/>
          <w:sz w:val="22"/>
        </w:rPr>
      </w:pPr>
    </w:p>
    <w:p w14:paraId="0EB6A7DA" w14:textId="7CB40791" w:rsidR="002B64DF" w:rsidRDefault="00EF308B" w:rsidP="00836A6D">
      <w:pPr>
        <w:ind w:left="139" w:hangingChars="63" w:hanging="13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2</w:t>
      </w:r>
      <w:r>
        <w:rPr>
          <w:rFonts w:ascii="Times New Roman" w:eastAsia="楷体" w:hAnsi="Times New Roman" w:hint="eastAsia"/>
          <w:b/>
          <w:bCs/>
          <w:color w:val="000000" w:themeColor="text1"/>
          <w:sz w:val="22"/>
        </w:rPr>
        <w:t>）</w:t>
      </w:r>
      <w:r w:rsidR="005B02A9" w:rsidRPr="00836A6D">
        <w:rPr>
          <w:rFonts w:ascii="Times New Roman" w:eastAsia="楷体" w:hAnsi="Times New Roman" w:hint="eastAsia"/>
          <w:b/>
          <w:bCs/>
          <w:color w:val="000000" w:themeColor="text1"/>
          <w:sz w:val="22"/>
        </w:rPr>
        <w:t>按</w:t>
      </w:r>
      <w:r w:rsidR="005B02A9" w:rsidRPr="00836A6D">
        <w:rPr>
          <w:rFonts w:ascii="Times New Roman" w:eastAsia="楷体" w:hAnsi="Times New Roman" w:hint="eastAsia"/>
          <w:b/>
          <w:bCs/>
          <w:color w:val="000000" w:themeColor="text1"/>
          <w:sz w:val="22"/>
        </w:rPr>
        <w:t>(1)</w:t>
      </w:r>
      <w:r w:rsidR="005B02A9" w:rsidRPr="00836A6D">
        <w:rPr>
          <w:rFonts w:ascii="Times New Roman" w:eastAsia="楷体" w:hAnsi="Times New Roman" w:hint="eastAsia"/>
          <w:b/>
          <w:bCs/>
          <w:color w:val="000000" w:themeColor="text1"/>
          <w:sz w:val="22"/>
        </w:rPr>
        <w:t>列出的项目构造识别这个文法活前缀的</w:t>
      </w:r>
      <w:r w:rsidR="005B02A9" w:rsidRPr="00836A6D">
        <w:rPr>
          <w:rFonts w:ascii="Times New Roman" w:eastAsia="楷体" w:hAnsi="Times New Roman" w:hint="eastAsia"/>
          <w:b/>
          <w:bCs/>
          <w:color w:val="000000" w:themeColor="text1"/>
          <w:sz w:val="22"/>
        </w:rPr>
        <w:t>NFA</w:t>
      </w:r>
      <w:r>
        <w:rPr>
          <w:rFonts w:ascii="Times New Roman" w:eastAsia="楷体" w:hAnsi="Times New Roman" w:hint="eastAsia"/>
          <w:b/>
          <w:bCs/>
          <w:color w:val="000000" w:themeColor="text1"/>
          <w:sz w:val="22"/>
        </w:rPr>
        <w:t>，并</w:t>
      </w:r>
      <w:r w:rsidRPr="00836A6D">
        <w:rPr>
          <w:rFonts w:ascii="Times New Roman" w:eastAsia="楷体" w:hAnsi="Times New Roman" w:hint="eastAsia"/>
          <w:b/>
          <w:bCs/>
          <w:color w:val="000000" w:themeColor="text1"/>
          <w:sz w:val="22"/>
        </w:rPr>
        <w:t>把这个</w:t>
      </w:r>
      <w:r w:rsidRPr="00836A6D">
        <w:rPr>
          <w:rFonts w:ascii="Times New Roman" w:eastAsia="楷体" w:hAnsi="Times New Roman" w:hint="eastAsia"/>
          <w:b/>
          <w:bCs/>
          <w:color w:val="000000" w:themeColor="text1"/>
          <w:sz w:val="22"/>
        </w:rPr>
        <w:t>NFA</w:t>
      </w:r>
      <w:r w:rsidRPr="00836A6D">
        <w:rPr>
          <w:rFonts w:ascii="Times New Roman" w:eastAsia="楷体" w:hAnsi="Times New Roman" w:hint="eastAsia"/>
          <w:b/>
          <w:bCs/>
          <w:color w:val="000000" w:themeColor="text1"/>
          <w:sz w:val="22"/>
        </w:rPr>
        <w:t>确定化为</w:t>
      </w:r>
      <w:r w:rsidRPr="00836A6D">
        <w:rPr>
          <w:rFonts w:ascii="Times New Roman" w:eastAsia="楷体" w:hAnsi="Times New Roman" w:hint="eastAsia"/>
          <w:b/>
          <w:bCs/>
          <w:color w:val="000000" w:themeColor="text1"/>
          <w:sz w:val="22"/>
        </w:rPr>
        <w:t>DFA</w:t>
      </w:r>
      <w:r>
        <w:rPr>
          <w:rFonts w:ascii="Times New Roman" w:eastAsia="楷体" w:hAnsi="Times New Roman" w:hint="eastAsia"/>
          <w:b/>
          <w:bCs/>
          <w:color w:val="000000" w:themeColor="text1"/>
          <w:sz w:val="22"/>
        </w:rPr>
        <w:t>：</w:t>
      </w:r>
    </w:p>
    <w:p w14:paraId="7BCB78B3" w14:textId="0106F903" w:rsidR="00AC3D8F" w:rsidRDefault="00AC3D8F" w:rsidP="00836A6D">
      <w:pPr>
        <w:ind w:left="132" w:hangingChars="63" w:hanging="132"/>
        <w:rPr>
          <w:rFonts w:ascii="Times New Roman" w:eastAsia="楷体" w:hAnsi="Times New Roman"/>
          <w:b/>
          <w:bCs/>
          <w:color w:val="000000" w:themeColor="text1"/>
          <w:sz w:val="22"/>
        </w:rPr>
      </w:pPr>
      <w:r>
        <w:object w:dxaOrig="8940" w:dyaOrig="4620" w14:anchorId="4A70562F">
          <v:shape id="_x0000_i1045" type="#_x0000_t75" style="width:415.15pt;height:214.9pt" o:ole="">
            <v:imagedata r:id="rId64" o:title=""/>
          </v:shape>
          <o:OLEObject Type="Embed" ProgID="Visio.Drawing.15" ShapeID="_x0000_i1045" DrawAspect="Content" ObjectID="_1745303146" r:id="rId65"/>
        </w:object>
      </w:r>
    </w:p>
    <w:p w14:paraId="523D2F0B" w14:textId="77777777" w:rsidR="00AC3D8F" w:rsidRDefault="00AC3D8F" w:rsidP="00836A6D">
      <w:pPr>
        <w:ind w:left="139" w:hangingChars="63" w:hanging="139"/>
        <w:rPr>
          <w:rFonts w:ascii="Times New Roman" w:eastAsia="楷体" w:hAnsi="Times New Roman"/>
          <w:b/>
          <w:bCs/>
          <w:color w:val="000000" w:themeColor="text1"/>
          <w:sz w:val="22"/>
        </w:rPr>
      </w:pPr>
    </w:p>
    <w:tbl>
      <w:tblPr>
        <w:tblStyle w:val="a7"/>
        <w:tblW w:w="4149" w:type="dxa"/>
        <w:tblInd w:w="151" w:type="dxa"/>
        <w:tblLook w:val="04A0" w:firstRow="1" w:lastRow="0" w:firstColumn="1" w:lastColumn="0" w:noHBand="0" w:noVBand="1"/>
      </w:tblPr>
      <w:tblGrid>
        <w:gridCol w:w="1545"/>
        <w:gridCol w:w="2604"/>
      </w:tblGrid>
      <w:tr w:rsidR="0035669A" w:rsidRPr="0035669A" w14:paraId="6D2DB745" w14:textId="77777777" w:rsidTr="00355E8B">
        <w:tc>
          <w:tcPr>
            <w:tcW w:w="1545" w:type="dxa"/>
            <w:vAlign w:val="center"/>
          </w:tcPr>
          <w:p w14:paraId="1817707F" w14:textId="1A56035F" w:rsidR="00355E8B" w:rsidRPr="0035669A" w:rsidRDefault="00355E8B" w:rsidP="008B0A5C">
            <w:pPr>
              <w:jc w:val="left"/>
              <w:rPr>
                <w:rFonts w:ascii="Times New Roman" w:eastAsia="楷体" w:hAnsi="Times New Roman" w:cs="Times New Roman"/>
                <w:sz w:val="24"/>
                <w:szCs w:val="24"/>
              </w:rPr>
            </w:pPr>
            <w:r w:rsidRPr="0035669A">
              <w:rPr>
                <w:rFonts w:ascii="Times New Roman" w:eastAsia="楷体" w:hAnsi="Times New Roman" w:cs="Times New Roman" w:hint="eastAsia"/>
                <w:sz w:val="24"/>
                <w:szCs w:val="24"/>
              </w:rPr>
              <w:t>状态</w:t>
            </w:r>
            <m:oMath>
              <m:r>
                <w:rPr>
                  <w:rFonts w:ascii="Cambria Math" w:eastAsia="楷体" w:hAnsi="Cambria Math" w:cs="Times New Roman" w:hint="eastAsia"/>
                  <w:sz w:val="24"/>
                  <w:szCs w:val="24"/>
                </w:rPr>
                <m:t>S</m:t>
              </m:r>
            </m:oMath>
          </w:p>
        </w:tc>
        <w:tc>
          <w:tcPr>
            <w:tcW w:w="2604" w:type="dxa"/>
            <w:vAlign w:val="center"/>
          </w:tcPr>
          <w:p w14:paraId="10321A75" w14:textId="65C9B368" w:rsidR="00355E8B" w:rsidRPr="0035669A" w:rsidRDefault="00355E8B" w:rsidP="008B0A5C">
            <w:pPr>
              <w:rPr>
                <w:rFonts w:ascii="楷体" w:eastAsia="楷体" w:hAnsi="楷体" w:cs="宋体"/>
                <w:sz w:val="24"/>
                <w:szCs w:val="24"/>
              </w:rPr>
            </w:pPr>
            <m:oMathPara>
              <m:oMathParaPr>
                <m:jc m:val="center"/>
              </m:oMathParaPr>
              <m:oMath>
                <m:r>
                  <w:rPr>
                    <w:rFonts w:ascii="Cambria Math" w:eastAsia="楷体" w:hAnsi="Cambria Math" w:cs="Times New Roman"/>
                    <w:sz w:val="24"/>
                    <w:szCs w:val="24"/>
                  </w:rPr>
                  <m:t>ε_closure(</m:t>
                </m:r>
                <m:r>
                  <w:rPr>
                    <w:rFonts w:ascii="Cambria Math" w:eastAsia="楷体" w:hAnsi="Cambria Math" w:cs="Times New Roman" w:hint="eastAsia"/>
                    <w:sz w:val="24"/>
                    <w:szCs w:val="24"/>
                  </w:rPr>
                  <m:t>S</m:t>
                </m:r>
                <m:r>
                  <w:rPr>
                    <w:rFonts w:ascii="Cambria Math" w:eastAsia="楷体" w:hAnsi="Cambria Math" w:cs="Times New Roman"/>
                    <w:sz w:val="24"/>
                    <w:szCs w:val="24"/>
                  </w:rPr>
                  <m:t>)</m:t>
                </m:r>
              </m:oMath>
            </m:oMathPara>
          </w:p>
        </w:tc>
      </w:tr>
      <w:tr w:rsidR="0035669A" w:rsidRPr="0035669A" w14:paraId="388F809D" w14:textId="77777777" w:rsidTr="00355E8B">
        <w:tc>
          <w:tcPr>
            <w:tcW w:w="1545" w:type="dxa"/>
            <w:vAlign w:val="center"/>
          </w:tcPr>
          <w:p w14:paraId="0DDCB7D3" w14:textId="10C1E90E" w:rsidR="00355E8B" w:rsidRPr="0035669A" w:rsidRDefault="00355E8B" w:rsidP="008B0A5C">
            <w:pPr>
              <w:jc w:val="cente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1</m:t>
                </m:r>
              </m:oMath>
            </m:oMathPara>
          </w:p>
        </w:tc>
        <w:tc>
          <w:tcPr>
            <w:tcW w:w="2604" w:type="dxa"/>
          </w:tcPr>
          <w:p w14:paraId="728D7A08" w14:textId="244418A2" w:rsidR="00355E8B" w:rsidRPr="0035669A" w:rsidRDefault="00355E8B" w:rsidP="00355E8B">
            <w:pPr>
              <w:rPr>
                <w:rFonts w:ascii="楷体" w:eastAsia="楷体" w:hAnsi="楷体" w:cs="Times New Roman"/>
                <w:sz w:val="24"/>
                <w:szCs w:val="24"/>
              </w:rPr>
            </w:pPr>
            <m:oMathPara>
              <m:oMathParaPr>
                <m:jc m:val="left"/>
              </m:oMathParaPr>
              <m:oMath>
                <m:r>
                  <w:rPr>
                    <w:rFonts w:ascii="Cambria Math" w:eastAsia="楷体" w:hAnsi="Cambria Math" w:cs="Times New Roman"/>
                    <w:sz w:val="24"/>
                    <w:szCs w:val="24"/>
                  </w:rPr>
                  <m:t>{1,3,6,8,11}</m:t>
                </m:r>
              </m:oMath>
            </m:oMathPara>
          </w:p>
        </w:tc>
      </w:tr>
      <w:tr w:rsidR="0035669A" w:rsidRPr="0035669A" w14:paraId="73716CED" w14:textId="77777777" w:rsidTr="00355E8B">
        <w:tc>
          <w:tcPr>
            <w:tcW w:w="1545" w:type="dxa"/>
            <w:vAlign w:val="center"/>
          </w:tcPr>
          <w:p w14:paraId="372FCA4A" w14:textId="592DA52D" w:rsidR="00355E8B" w:rsidRPr="0035669A" w:rsidRDefault="00355E8B" w:rsidP="00355E8B">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2</m:t>
                </m:r>
              </m:oMath>
            </m:oMathPara>
          </w:p>
        </w:tc>
        <w:tc>
          <w:tcPr>
            <w:tcW w:w="2604" w:type="dxa"/>
          </w:tcPr>
          <w:p w14:paraId="696F71E6" w14:textId="440397E5" w:rsidR="00355E8B" w:rsidRPr="0035669A" w:rsidRDefault="00355E8B" w:rsidP="00355E8B">
            <w:pPr>
              <w:rPr>
                <w:rFonts w:ascii="楷体" w:eastAsia="楷体" w:hAnsi="楷体" w:cs="Times New Roman"/>
                <w:sz w:val="24"/>
                <w:szCs w:val="24"/>
              </w:rPr>
            </w:pPr>
            <m:oMathPara>
              <m:oMathParaPr>
                <m:jc m:val="left"/>
              </m:oMathParaPr>
              <m:oMath>
                <m:r>
                  <w:rPr>
                    <w:rFonts w:ascii="Cambria Math" w:eastAsia="楷体" w:hAnsi="Cambria Math" w:cs="Times New Roman"/>
                    <w:sz w:val="24"/>
                    <w:szCs w:val="24"/>
                  </w:rPr>
                  <m:t>{2}</m:t>
                </m:r>
              </m:oMath>
            </m:oMathPara>
          </w:p>
        </w:tc>
      </w:tr>
      <w:tr w:rsidR="0035669A" w:rsidRPr="0035669A" w14:paraId="327F7EB9" w14:textId="77777777" w:rsidTr="00355E8B">
        <w:tc>
          <w:tcPr>
            <w:tcW w:w="1545" w:type="dxa"/>
            <w:vAlign w:val="center"/>
          </w:tcPr>
          <w:p w14:paraId="616CC146" w14:textId="2ED3CC4E" w:rsidR="00355E8B" w:rsidRPr="0035669A" w:rsidRDefault="00355E8B" w:rsidP="008B0A5C">
            <w:pPr>
              <w:jc w:val="cente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3</m:t>
                </m:r>
              </m:oMath>
            </m:oMathPara>
          </w:p>
        </w:tc>
        <w:tc>
          <w:tcPr>
            <w:tcW w:w="2604" w:type="dxa"/>
          </w:tcPr>
          <w:p w14:paraId="0FBF21C7" w14:textId="462843BF" w:rsidR="00355E8B" w:rsidRPr="0035669A" w:rsidRDefault="00355E8B" w:rsidP="00355E8B">
            <w:pPr>
              <w:rPr>
                <w:rFonts w:ascii="楷体" w:eastAsia="楷体" w:hAnsi="楷体" w:cs="Times New Roman"/>
                <w:sz w:val="24"/>
                <w:szCs w:val="24"/>
              </w:rPr>
            </w:pPr>
            <m:oMathPara>
              <m:oMathParaPr>
                <m:jc m:val="left"/>
              </m:oMathParaPr>
              <m:oMath>
                <m:r>
                  <w:rPr>
                    <w:rFonts w:ascii="Cambria Math" w:eastAsia="楷体" w:hAnsi="Cambria Math" w:cs="Times New Roman"/>
                    <w:sz w:val="24"/>
                    <w:szCs w:val="24"/>
                  </w:rPr>
                  <m:t>{3,6,8,11}</m:t>
                </m:r>
              </m:oMath>
            </m:oMathPara>
          </w:p>
        </w:tc>
      </w:tr>
      <w:tr w:rsidR="0035669A" w:rsidRPr="0035669A" w14:paraId="7476C13C" w14:textId="77777777" w:rsidTr="00355E8B">
        <w:tc>
          <w:tcPr>
            <w:tcW w:w="1545" w:type="dxa"/>
            <w:vAlign w:val="center"/>
          </w:tcPr>
          <w:p w14:paraId="602D5838" w14:textId="6CC2C521" w:rsidR="00355E8B" w:rsidRPr="0035669A" w:rsidRDefault="00355E8B" w:rsidP="008B0A5C">
            <w:pPr>
              <w:jc w:val="cente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m:t>
                </m:r>
              </m:oMath>
            </m:oMathPara>
          </w:p>
        </w:tc>
        <w:tc>
          <w:tcPr>
            <w:tcW w:w="2604" w:type="dxa"/>
          </w:tcPr>
          <w:p w14:paraId="71F238B7" w14:textId="3C0CBE2F" w:rsidR="00355E8B" w:rsidRPr="0035669A" w:rsidRDefault="00355E8B" w:rsidP="00355E8B">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{3,4,6,8,11}</m:t>
                </m:r>
              </m:oMath>
            </m:oMathPara>
          </w:p>
        </w:tc>
      </w:tr>
      <w:tr w:rsidR="0035669A" w:rsidRPr="0035669A" w14:paraId="2F552A8D" w14:textId="77777777" w:rsidTr="00355E8B">
        <w:tc>
          <w:tcPr>
            <w:tcW w:w="1545" w:type="dxa"/>
            <w:vAlign w:val="center"/>
          </w:tcPr>
          <w:p w14:paraId="52708EE2" w14:textId="3E53C1F4" w:rsidR="00355E8B" w:rsidRPr="0035669A" w:rsidRDefault="00355E8B" w:rsidP="008B0A5C">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w:lastRenderedPageBreak/>
                  <m:t>5</m:t>
                </m:r>
              </m:oMath>
            </m:oMathPara>
          </w:p>
        </w:tc>
        <w:tc>
          <w:tcPr>
            <w:tcW w:w="2604" w:type="dxa"/>
          </w:tcPr>
          <w:p w14:paraId="43264C98" w14:textId="1F2CD878" w:rsidR="00355E8B" w:rsidRPr="0035669A"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{5}</m:t>
                </m:r>
              </m:oMath>
            </m:oMathPara>
          </w:p>
        </w:tc>
      </w:tr>
      <w:tr w:rsidR="0035669A" w:rsidRPr="0035669A" w14:paraId="1930C5C9" w14:textId="77777777" w:rsidTr="00355E8B">
        <w:tc>
          <w:tcPr>
            <w:tcW w:w="1545" w:type="dxa"/>
            <w:vAlign w:val="center"/>
          </w:tcPr>
          <w:p w14:paraId="3346C2F6" w14:textId="17251ED0" w:rsidR="00355E8B" w:rsidRPr="0035669A" w:rsidRDefault="00355E8B" w:rsidP="008B0A5C">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6</m:t>
                </m:r>
              </m:oMath>
            </m:oMathPara>
          </w:p>
        </w:tc>
        <w:tc>
          <w:tcPr>
            <w:tcW w:w="2604" w:type="dxa"/>
          </w:tcPr>
          <w:p w14:paraId="3CB2248B" w14:textId="78BEBBC9" w:rsidR="00355E8B" w:rsidRPr="0035669A"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{6}</m:t>
                </m:r>
              </m:oMath>
            </m:oMathPara>
          </w:p>
        </w:tc>
      </w:tr>
      <w:tr w:rsidR="0035669A" w:rsidRPr="0035669A" w14:paraId="685C023D" w14:textId="77777777" w:rsidTr="00355E8B">
        <w:tc>
          <w:tcPr>
            <w:tcW w:w="1545" w:type="dxa"/>
            <w:vAlign w:val="center"/>
          </w:tcPr>
          <w:p w14:paraId="309B01E9" w14:textId="4358EEED" w:rsidR="00355E8B" w:rsidRPr="0035669A" w:rsidRDefault="00355E8B" w:rsidP="008B0A5C">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45A50FCD" w14:textId="02EA354E" w:rsidR="00355E8B" w:rsidRPr="0035669A"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r>
      <w:tr w:rsidR="0035669A" w:rsidRPr="0035669A" w14:paraId="6272E8E7" w14:textId="77777777" w:rsidTr="00355E8B">
        <w:tc>
          <w:tcPr>
            <w:tcW w:w="1545" w:type="dxa"/>
            <w:vAlign w:val="center"/>
          </w:tcPr>
          <w:p w14:paraId="5DD6FDD9" w14:textId="43365A14" w:rsidR="00355E8B" w:rsidRPr="0035669A" w:rsidRDefault="00355E8B" w:rsidP="008B0A5C">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8</m:t>
                </m:r>
              </m:oMath>
            </m:oMathPara>
          </w:p>
        </w:tc>
        <w:tc>
          <w:tcPr>
            <w:tcW w:w="2604" w:type="dxa"/>
          </w:tcPr>
          <w:p w14:paraId="1BD556E2" w14:textId="4B7201ED" w:rsidR="00355E8B" w:rsidRPr="0035669A"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{3,6,8,11}</m:t>
                </m:r>
              </m:oMath>
            </m:oMathPara>
          </w:p>
        </w:tc>
      </w:tr>
      <w:tr w:rsidR="0035669A" w:rsidRPr="0035669A" w14:paraId="01F9914B" w14:textId="77777777" w:rsidTr="00355E8B">
        <w:tc>
          <w:tcPr>
            <w:tcW w:w="1545" w:type="dxa"/>
            <w:vAlign w:val="center"/>
          </w:tcPr>
          <w:p w14:paraId="5654CE1A" w14:textId="53221F45" w:rsidR="00355E8B" w:rsidRPr="0035669A" w:rsidRDefault="00355E8B" w:rsidP="008B0A5C">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9</m:t>
                </m:r>
              </m:oMath>
            </m:oMathPara>
          </w:p>
        </w:tc>
        <w:tc>
          <w:tcPr>
            <w:tcW w:w="2604" w:type="dxa"/>
          </w:tcPr>
          <w:p w14:paraId="0E738D1F" w14:textId="148DE30E" w:rsidR="00355E8B" w:rsidRPr="0035669A"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{3,6,8,9,11}</m:t>
                </m:r>
              </m:oMath>
            </m:oMathPara>
          </w:p>
        </w:tc>
      </w:tr>
      <w:tr w:rsidR="0035669A" w:rsidRPr="0035669A" w14:paraId="0E06BE2B" w14:textId="77777777" w:rsidTr="00355E8B">
        <w:tc>
          <w:tcPr>
            <w:tcW w:w="1545" w:type="dxa"/>
            <w:vAlign w:val="center"/>
          </w:tcPr>
          <w:p w14:paraId="4748D719" w14:textId="41CFC726" w:rsidR="00355E8B" w:rsidRPr="0035669A" w:rsidRDefault="00355E8B" w:rsidP="00355E8B">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10</m:t>
                </m:r>
              </m:oMath>
            </m:oMathPara>
          </w:p>
        </w:tc>
        <w:tc>
          <w:tcPr>
            <w:tcW w:w="2604" w:type="dxa"/>
          </w:tcPr>
          <w:p w14:paraId="5070AF6D" w14:textId="4BC18F62" w:rsidR="00355E8B" w:rsidRPr="0035669A" w:rsidRDefault="00355E8B" w:rsidP="00355E8B">
            <w:pP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{10}</m:t>
                </m:r>
              </m:oMath>
            </m:oMathPara>
          </w:p>
        </w:tc>
      </w:tr>
      <w:tr w:rsidR="0035669A" w:rsidRPr="0035669A" w14:paraId="16DA9F17" w14:textId="77777777" w:rsidTr="00355E8B">
        <w:tc>
          <w:tcPr>
            <w:tcW w:w="1545" w:type="dxa"/>
            <w:vAlign w:val="center"/>
          </w:tcPr>
          <w:p w14:paraId="7FC13B64" w14:textId="22C37166" w:rsidR="00355E8B" w:rsidRPr="0035669A" w:rsidRDefault="00355E8B" w:rsidP="00355E8B">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11</m:t>
                </m:r>
              </m:oMath>
            </m:oMathPara>
          </w:p>
        </w:tc>
        <w:tc>
          <w:tcPr>
            <w:tcW w:w="2604" w:type="dxa"/>
          </w:tcPr>
          <w:p w14:paraId="3310640A" w14:textId="034EF8A8" w:rsidR="00355E8B" w:rsidRPr="0035669A" w:rsidRDefault="00355E8B" w:rsidP="00355E8B">
            <w:pP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{11}</m:t>
                </m:r>
              </m:oMath>
            </m:oMathPara>
          </w:p>
        </w:tc>
      </w:tr>
      <w:tr w:rsidR="0035669A" w:rsidRPr="0035669A" w14:paraId="71BF3BFC" w14:textId="77777777" w:rsidTr="00355E8B">
        <w:tc>
          <w:tcPr>
            <w:tcW w:w="1545" w:type="dxa"/>
            <w:vAlign w:val="center"/>
          </w:tcPr>
          <w:p w14:paraId="4D780008" w14:textId="0491CC89" w:rsidR="00355E8B" w:rsidRPr="0035669A" w:rsidRDefault="00355E8B" w:rsidP="00355E8B">
            <w:pPr>
              <w:jc w:val="cente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12</m:t>
                </m:r>
              </m:oMath>
            </m:oMathPara>
          </w:p>
        </w:tc>
        <w:tc>
          <w:tcPr>
            <w:tcW w:w="2604" w:type="dxa"/>
          </w:tcPr>
          <w:p w14:paraId="0FA616A4" w14:textId="5292467D" w:rsidR="00355E8B" w:rsidRPr="0035669A" w:rsidRDefault="00355E8B" w:rsidP="00355E8B">
            <w:pP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{12}</m:t>
                </m:r>
              </m:oMath>
            </m:oMathPara>
          </w:p>
        </w:tc>
      </w:tr>
    </w:tbl>
    <w:p w14:paraId="6A651636" w14:textId="77777777" w:rsidR="00355E8B" w:rsidRPr="0035669A" w:rsidRDefault="00355E8B" w:rsidP="00355E8B">
      <w:pPr>
        <w:pStyle w:val="a4"/>
        <w:shd w:val="clear" w:color="auto" w:fill="FFFFFF"/>
        <w:spacing w:before="0" w:beforeAutospacing="0" w:afterLines="50" w:after="156" w:afterAutospacing="0"/>
        <w:rPr>
          <w:rFonts w:ascii="Times New Roman" w:eastAsia="楷体" w:hAnsi="Times New Roman" w:cs="Times New Roman"/>
          <w:b/>
          <w:bCs/>
        </w:rPr>
      </w:pPr>
    </w:p>
    <w:p w14:paraId="1648F581" w14:textId="3F1BF550" w:rsidR="00355E8B" w:rsidRDefault="00355E8B" w:rsidP="00355E8B">
      <w:pPr>
        <w:pStyle w:val="a4"/>
        <w:shd w:val="clear" w:color="auto" w:fill="FFFFFF"/>
        <w:spacing w:before="0" w:beforeAutospacing="0" w:afterLines="50" w:after="156" w:afterAutospacing="0"/>
        <w:rPr>
          <w:rFonts w:ascii="楷体" w:eastAsia="楷体" w:hAnsi="楷体"/>
          <w:color w:val="333333"/>
        </w:rPr>
      </w:pPr>
      <w:r w:rsidRPr="00062481">
        <w:rPr>
          <w:rFonts w:ascii="Times New Roman" w:eastAsia="楷体" w:hAnsi="Times New Roman" w:cs="Times New Roman" w:hint="eastAsia"/>
          <w:b/>
          <w:bCs/>
          <w:color w:val="000000" w:themeColor="text1"/>
        </w:rPr>
        <w:t>用</w:t>
      </w:r>
      <w:r>
        <w:rPr>
          <w:rFonts w:ascii="Times New Roman" w:eastAsia="楷体" w:hAnsi="Times New Roman" w:cs="Times New Roman" w:hint="eastAsia"/>
          <w:b/>
          <w:bCs/>
          <w:color w:val="000000" w:themeColor="text1"/>
        </w:rPr>
        <w:t>有效</w:t>
      </w:r>
      <w:r w:rsidRPr="00062481">
        <w:rPr>
          <w:rFonts w:ascii="Times New Roman" w:eastAsia="楷体" w:hAnsi="Times New Roman" w:cs="Times New Roman" w:hint="eastAsia"/>
          <w:b/>
          <w:bCs/>
          <w:color w:val="000000" w:themeColor="text1"/>
        </w:rPr>
        <w:t>子集法将此</w:t>
      </w:r>
      <w:r w:rsidRPr="00062481">
        <w:rPr>
          <w:rFonts w:ascii="Times New Roman" w:eastAsia="楷体" w:hAnsi="Times New Roman" w:cs="Times New Roman" w:hint="eastAsia"/>
          <w:b/>
          <w:bCs/>
          <w:color w:val="000000" w:themeColor="text1"/>
        </w:rPr>
        <w:t>NFA</w:t>
      </w:r>
      <w:r w:rsidRPr="00062481">
        <w:rPr>
          <w:rFonts w:ascii="Times New Roman" w:eastAsia="楷体" w:hAnsi="Times New Roman" w:cs="Times New Roman" w:hint="eastAsia"/>
          <w:b/>
          <w:bCs/>
          <w:color w:val="000000" w:themeColor="text1"/>
        </w:rPr>
        <w:t>确定化的状态转换表如下：</w:t>
      </w:r>
    </w:p>
    <w:tbl>
      <w:tblPr>
        <w:tblStyle w:val="a7"/>
        <w:tblW w:w="7835" w:type="dxa"/>
        <w:tblInd w:w="151" w:type="dxa"/>
        <w:tblLook w:val="04A0" w:firstRow="1" w:lastRow="0" w:firstColumn="1" w:lastColumn="0" w:noHBand="0" w:noVBand="1"/>
      </w:tblPr>
      <w:tblGrid>
        <w:gridCol w:w="2396"/>
        <w:gridCol w:w="945"/>
        <w:gridCol w:w="1890"/>
        <w:gridCol w:w="2604"/>
      </w:tblGrid>
      <w:tr w:rsidR="00355E8B" w:rsidRPr="00062481" w14:paraId="3C300D60" w14:textId="77777777" w:rsidTr="008B0A5C">
        <w:tc>
          <w:tcPr>
            <w:tcW w:w="2396" w:type="dxa"/>
            <w:vAlign w:val="center"/>
          </w:tcPr>
          <w:p w14:paraId="07FF206C" w14:textId="77777777" w:rsidR="00355E8B" w:rsidRPr="00A66F81" w:rsidRDefault="00355E8B" w:rsidP="008B0A5C">
            <w:pPr>
              <w:jc w:val="left"/>
              <w:rPr>
                <w:rFonts w:ascii="Times New Roman" w:eastAsia="楷体" w:hAnsi="Times New Roman" w:cs="Times New Roman"/>
                <w:sz w:val="24"/>
                <w:szCs w:val="24"/>
              </w:rPr>
            </w:pPr>
            <w:r w:rsidRPr="00A66F81">
              <w:rPr>
                <w:rFonts w:ascii="Times New Roman" w:eastAsia="楷体" w:hAnsi="Times New Roman" w:cs="Times New Roman" w:hint="eastAsia"/>
                <w:sz w:val="24"/>
                <w:szCs w:val="24"/>
              </w:rPr>
              <w:t>状态集</w:t>
            </w:r>
            <m:oMath>
              <m:r>
                <w:rPr>
                  <w:rFonts w:ascii="Cambria Math" w:eastAsia="楷体" w:hAnsi="Cambria Math" w:cs="Times New Roman"/>
                  <w:sz w:val="24"/>
                  <w:szCs w:val="24"/>
                </w:rPr>
                <m:t>T</m:t>
              </m:r>
            </m:oMath>
          </w:p>
        </w:tc>
        <w:tc>
          <w:tcPr>
            <w:tcW w:w="945" w:type="dxa"/>
          </w:tcPr>
          <w:p w14:paraId="618B7871" w14:textId="77777777" w:rsidR="00355E8B" w:rsidRPr="00A66F81" w:rsidRDefault="00355E8B" w:rsidP="008B0A5C">
            <w:pPr>
              <w:rPr>
                <w:rFonts w:ascii="Times New Roman" w:eastAsia="楷体" w:hAnsi="Times New Roman" w:cs="Times New Roman"/>
                <w:sz w:val="24"/>
                <w:szCs w:val="24"/>
              </w:rPr>
            </w:pPr>
            <w:r w:rsidRPr="00A66F81">
              <w:rPr>
                <w:rFonts w:ascii="Times New Roman" w:eastAsia="楷体" w:hAnsi="Times New Roman" w:cs="Times New Roman" w:hint="eastAsia"/>
                <w:sz w:val="24"/>
                <w:szCs w:val="24"/>
              </w:rPr>
              <w:t>符号</w:t>
            </w:r>
            <m:oMath>
              <m:r>
                <w:rPr>
                  <w:rFonts w:ascii="Cambria Math" w:eastAsia="楷体" w:hAnsi="Cambria Math" w:cs="Times New Roman"/>
                  <w:sz w:val="24"/>
                  <w:szCs w:val="24"/>
                </w:rPr>
                <m:t>a</m:t>
              </m:r>
            </m:oMath>
          </w:p>
        </w:tc>
        <w:tc>
          <w:tcPr>
            <w:tcW w:w="1890" w:type="dxa"/>
          </w:tcPr>
          <w:p w14:paraId="3E988382" w14:textId="77777777" w:rsidR="00355E8B" w:rsidRPr="00A66F81"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Move(T,a)</m:t>
                </m:r>
              </m:oMath>
            </m:oMathPara>
          </w:p>
        </w:tc>
        <w:tc>
          <w:tcPr>
            <w:tcW w:w="2604" w:type="dxa"/>
            <w:vAlign w:val="center"/>
          </w:tcPr>
          <w:p w14:paraId="7BF9E0C0" w14:textId="77777777" w:rsidR="00355E8B" w:rsidRPr="008C1EE8" w:rsidRDefault="00355E8B" w:rsidP="008B0A5C">
            <w:pPr>
              <w:rPr>
                <w:rFonts w:ascii="楷体" w:eastAsia="楷体" w:hAnsi="楷体" w:cs="宋体"/>
                <w:color w:val="FF0000"/>
                <w:sz w:val="24"/>
                <w:szCs w:val="24"/>
              </w:rPr>
            </w:pPr>
            <m:oMathPara>
              <m:oMath>
                <m:r>
                  <w:rPr>
                    <w:rFonts w:ascii="Cambria Math" w:eastAsia="楷体" w:hAnsi="Cambria Math" w:cs="Times New Roman"/>
                    <w:color w:val="FF0000"/>
                    <w:sz w:val="24"/>
                    <w:szCs w:val="24"/>
                  </w:rPr>
                  <m:t>ε_closure(Move</m:t>
                </m:r>
                <m:d>
                  <m:dPr>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T,a</m:t>
                    </m:r>
                  </m:e>
                </m:d>
                <m:r>
                  <w:rPr>
                    <w:rFonts w:ascii="Cambria Math" w:eastAsia="楷体" w:hAnsi="Cambria Math" w:cs="Times New Roman"/>
                    <w:color w:val="FF0000"/>
                    <w:sz w:val="24"/>
                    <w:szCs w:val="24"/>
                  </w:rPr>
                  <m:t>)</m:t>
                </m:r>
              </m:oMath>
            </m:oMathPara>
          </w:p>
        </w:tc>
      </w:tr>
      <w:tr w:rsidR="00355E8B" w:rsidRPr="00062481" w14:paraId="40D9795A" w14:textId="77777777" w:rsidTr="008B0A5C">
        <w:tc>
          <w:tcPr>
            <w:tcW w:w="2396" w:type="dxa"/>
            <w:vAlign w:val="center"/>
          </w:tcPr>
          <w:p w14:paraId="1A7DFDCF" w14:textId="11616F4B" w:rsidR="00355E8B" w:rsidRPr="00A66F81" w:rsidRDefault="00000000" w:rsidP="008B0A5C">
            <w:pPr>
              <w:jc w:val="center"/>
              <w:rPr>
                <w:rFonts w:ascii="Times New Roman" w:eastAsia="楷体" w:hAnsi="Times New Roman"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0</m:t>
                    </m:r>
                  </m:sub>
                </m:sSub>
                <m:r>
                  <w:rPr>
                    <w:rFonts w:ascii="Cambria Math" w:eastAsia="楷体" w:hAnsi="Cambria Math" w:cs="Times New Roman"/>
                    <w:sz w:val="24"/>
                    <w:szCs w:val="24"/>
                  </w:rPr>
                  <m:t>={1,3,6,8,11}</m:t>
                </m:r>
              </m:oMath>
            </m:oMathPara>
          </w:p>
        </w:tc>
        <w:tc>
          <w:tcPr>
            <w:tcW w:w="945" w:type="dxa"/>
            <w:vAlign w:val="center"/>
          </w:tcPr>
          <w:p w14:paraId="6E7EB12F" w14:textId="4F24A5FA" w:rsidR="00355E8B" w:rsidRPr="00A66F81" w:rsidRDefault="0035669A" w:rsidP="008B0A5C">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S</m:t>
                </m:r>
              </m:oMath>
            </m:oMathPara>
          </w:p>
          <w:p w14:paraId="52A8229C" w14:textId="18D8B640" w:rsidR="0035669A" w:rsidRPr="00A66F81" w:rsidRDefault="0035669A" w:rsidP="0035669A">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A</m:t>
                </m:r>
              </m:oMath>
            </m:oMathPara>
          </w:p>
          <w:p w14:paraId="3AA40E97" w14:textId="6688BD19" w:rsidR="0035669A" w:rsidRPr="00A66F81" w:rsidRDefault="0035669A" w:rsidP="008B0A5C">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hint="eastAsia"/>
                    <w:sz w:val="24"/>
                    <w:szCs w:val="24"/>
                  </w:rPr>
                  <m:t>a</m:t>
                </m:r>
              </m:oMath>
            </m:oMathPara>
          </w:p>
          <w:p w14:paraId="0D6040C1" w14:textId="77777777" w:rsidR="00355E8B" w:rsidRPr="00A66F81" w:rsidRDefault="00355E8B" w:rsidP="008B0A5C">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40A0D626" w14:textId="1992DD82" w:rsidR="00355E8B" w:rsidRPr="00A66F81"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{2,9}</m:t>
                </m:r>
              </m:oMath>
            </m:oMathPara>
          </w:p>
          <w:p w14:paraId="76F9B6F1" w14:textId="77777777" w:rsidR="00355E8B" w:rsidRPr="00A66F81" w:rsidRDefault="00355E8B"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m:t>
                </m:r>
              </m:oMath>
            </m:oMathPara>
          </w:p>
          <w:p w14:paraId="3476BD75" w14:textId="45F65BB2" w:rsidR="0035669A" w:rsidRPr="00A66F81" w:rsidRDefault="00000000" w:rsidP="008B0A5C">
            <w:pPr>
              <w:rPr>
                <w:rFonts w:ascii="Times New Roman" w:eastAsia="楷体" w:hAnsi="Times New Roman" w:cs="Times New Roman"/>
                <w:sz w:val="24"/>
                <w:szCs w:val="24"/>
              </w:rPr>
            </w:pPr>
            <m:oMathPara>
              <m:oMathParaPr>
                <m:jc m:val="left"/>
              </m:oMathParaPr>
              <m:oMath>
                <m:d>
                  <m:dPr>
                    <m:begChr m:val="{"/>
                    <m:endChr m:val="}"/>
                    <m:ctrlPr>
                      <w:rPr>
                        <w:rFonts w:ascii="Cambria Math" w:eastAsia="楷体" w:hAnsi="Cambria Math" w:cs="Times New Roman"/>
                        <w:i/>
                        <w:sz w:val="24"/>
                        <w:szCs w:val="24"/>
                      </w:rPr>
                    </m:ctrlPr>
                  </m:dPr>
                  <m:e>
                    <m:r>
                      <w:rPr>
                        <w:rFonts w:ascii="Cambria Math" w:eastAsia="楷体" w:hAnsi="Cambria Math" w:cs="Times New Roman"/>
                        <w:sz w:val="24"/>
                        <w:szCs w:val="24"/>
                      </w:rPr>
                      <m:t>12</m:t>
                    </m:r>
                  </m:e>
                </m:d>
              </m:oMath>
            </m:oMathPara>
          </w:p>
          <w:p w14:paraId="754445D2" w14:textId="09A3570F" w:rsidR="0035669A" w:rsidRPr="00A66F81" w:rsidRDefault="0035669A" w:rsidP="008B0A5C">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57377735" w14:textId="61EB28D8" w:rsidR="00355E8B" w:rsidRPr="008C1EE8" w:rsidRDefault="00355E8B" w:rsidP="008B0A5C">
            <w:pPr>
              <w:rPr>
                <w:rFonts w:ascii="楷体" w:eastAsia="楷体" w:hAnsi="楷体" w:cs="Times New Roman"/>
                <w:color w:val="FF0000"/>
                <w:sz w:val="24"/>
                <w:szCs w:val="24"/>
              </w:rPr>
            </w:pPr>
            <m:oMath>
              <m:r>
                <w:rPr>
                  <w:rFonts w:ascii="Cambria Math" w:eastAsia="楷体" w:hAnsi="Cambria Math" w:cs="Times New Roman"/>
                  <w:color w:val="FF0000"/>
                  <w:sz w:val="24"/>
                  <w:szCs w:val="24"/>
                </w:rPr>
                <m:t>{2,3,6,8,9,11}</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2</m:t>
                  </m:r>
                </m:sub>
              </m:sSub>
            </m:oMath>
          </w:p>
          <w:p w14:paraId="0B36A244" w14:textId="04C1E87F" w:rsidR="00355E8B" w:rsidRPr="0035669A" w:rsidRDefault="00355E8B" w:rsidP="008B0A5C">
            <w:pPr>
              <w:rPr>
                <w:rFonts w:ascii="楷体" w:eastAsia="楷体" w:hAnsi="楷体" w:cs="Times New Roman"/>
                <w:color w:val="FF0000"/>
                <w:sz w:val="24"/>
                <w:szCs w:val="24"/>
              </w:rPr>
            </w:pPr>
            <m:oMath>
              <m:r>
                <w:rPr>
                  <w:rFonts w:ascii="Cambria Math" w:eastAsia="楷体" w:hAnsi="Cambria Math" w:cs="Times New Roman"/>
                  <w:color w:val="FF0000"/>
                  <w:sz w:val="24"/>
                  <w:szCs w:val="24"/>
                </w:rPr>
                <m:t>{3,4,6,8,11}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1</m:t>
                  </m:r>
                </m:sub>
              </m:sSub>
            </m:oMath>
          </w:p>
          <w:p w14:paraId="338B0C26" w14:textId="6637D517" w:rsidR="0035669A" w:rsidRPr="0035669A" w:rsidRDefault="00000000" w:rsidP="008B0A5C">
            <w:pPr>
              <w:rPr>
                <w:rFonts w:ascii="楷体" w:eastAsia="楷体" w:hAnsi="楷体" w:cs="Times New Roman"/>
                <w:color w:val="FF0000"/>
                <w:sz w:val="24"/>
                <w:szCs w:val="24"/>
              </w:rPr>
            </w:p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12</m:t>
                  </m:r>
                </m:e>
              </m:d>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oMath>
          </w:p>
          <w:p w14:paraId="05E51814" w14:textId="5997400C" w:rsidR="0035669A" w:rsidRPr="0035669A" w:rsidRDefault="0035669A" w:rsidP="008B0A5C">
            <w:pPr>
              <w:rPr>
                <w:rFonts w:ascii="楷体" w:eastAsia="楷体" w:hAnsi="楷体" w:cs="Times New Roman"/>
                <w:color w:val="FF0000"/>
                <w:sz w:val="24"/>
                <w:szCs w:val="24"/>
              </w:rPr>
            </w:pPr>
            <m:oMath>
              <m:r>
                <w:rPr>
                  <w:rFonts w:ascii="Cambria Math" w:eastAsia="楷体" w:hAnsi="Cambria Math" w:cs="Times New Roman"/>
                  <w:color w:val="FF0000"/>
                  <w:sz w:val="24"/>
                  <w:szCs w:val="24"/>
                </w:rPr>
                <m:t>{7}</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oMath>
          </w:p>
        </w:tc>
      </w:tr>
      <w:tr w:rsidR="0035669A" w:rsidRPr="00062481" w14:paraId="36317C74" w14:textId="77777777" w:rsidTr="00FD52A8">
        <w:tc>
          <w:tcPr>
            <w:tcW w:w="2396" w:type="dxa"/>
            <w:vAlign w:val="center"/>
          </w:tcPr>
          <w:p w14:paraId="1DBC4ABC" w14:textId="5A5ED0BE" w:rsidR="0035669A" w:rsidRPr="00A66F81" w:rsidRDefault="00000000" w:rsidP="00951499">
            <w:pPr>
              <w:rPr>
                <w:rFonts w:ascii="Times New Roman" w:eastAsia="楷体" w:hAnsi="Times New Roman"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1</m:t>
                    </m:r>
                  </m:sub>
                </m:sSub>
                <m:r>
                  <w:rPr>
                    <w:rFonts w:ascii="Cambria Math" w:eastAsia="楷体" w:hAnsi="Cambria Math" w:cs="Times New Roman"/>
                    <w:sz w:val="24"/>
                    <w:szCs w:val="24"/>
                  </w:rPr>
                  <m:t>={3,4,6,8,11}</m:t>
                </m:r>
              </m:oMath>
            </m:oMathPara>
          </w:p>
        </w:tc>
        <w:tc>
          <w:tcPr>
            <w:tcW w:w="945" w:type="dxa"/>
            <w:vAlign w:val="center"/>
          </w:tcPr>
          <w:p w14:paraId="24977D2C" w14:textId="77777777" w:rsidR="0035669A" w:rsidRPr="00A66F81" w:rsidRDefault="0035669A" w:rsidP="0035669A">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S</m:t>
                </m:r>
              </m:oMath>
            </m:oMathPara>
          </w:p>
          <w:p w14:paraId="62A9CBFC" w14:textId="77777777" w:rsidR="0035669A" w:rsidRPr="00A66F81" w:rsidRDefault="0035669A" w:rsidP="0035669A">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A</m:t>
                </m:r>
              </m:oMath>
            </m:oMathPara>
          </w:p>
          <w:p w14:paraId="27037BEF" w14:textId="77777777" w:rsidR="0035669A" w:rsidRPr="00A66F81" w:rsidRDefault="0035669A" w:rsidP="0035669A">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hint="eastAsia"/>
                    <w:sz w:val="24"/>
                    <w:szCs w:val="24"/>
                  </w:rPr>
                  <m:t>a</m:t>
                </m:r>
              </m:oMath>
            </m:oMathPara>
          </w:p>
          <w:p w14:paraId="1F0AF2C6" w14:textId="4BB63D31" w:rsidR="0035669A" w:rsidRPr="00A66F81" w:rsidRDefault="0035669A" w:rsidP="0035669A">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6F8446E5" w14:textId="7462A8D5" w:rsidR="0035669A" w:rsidRPr="00A66F81" w:rsidRDefault="0035669A" w:rsidP="0035669A">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{5,9}</m:t>
                </m:r>
              </m:oMath>
            </m:oMathPara>
          </w:p>
          <w:p w14:paraId="40A0BEDF" w14:textId="77777777" w:rsidR="0035669A" w:rsidRPr="00A66F81" w:rsidRDefault="0035669A" w:rsidP="0035669A">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m:t>
                </m:r>
              </m:oMath>
            </m:oMathPara>
          </w:p>
          <w:p w14:paraId="71C73844" w14:textId="77777777" w:rsidR="0035669A" w:rsidRPr="00A66F81" w:rsidRDefault="00000000" w:rsidP="0035669A">
            <w:pPr>
              <w:rPr>
                <w:rFonts w:ascii="Times New Roman" w:eastAsia="楷体" w:hAnsi="Times New Roman" w:cs="Times New Roman"/>
                <w:sz w:val="24"/>
                <w:szCs w:val="24"/>
              </w:rPr>
            </w:pPr>
            <m:oMathPara>
              <m:oMathParaPr>
                <m:jc m:val="left"/>
              </m:oMathParaPr>
              <m:oMath>
                <m:d>
                  <m:dPr>
                    <m:begChr m:val="{"/>
                    <m:endChr m:val="}"/>
                    <m:ctrlPr>
                      <w:rPr>
                        <w:rFonts w:ascii="Cambria Math" w:eastAsia="楷体" w:hAnsi="Cambria Math" w:cs="Times New Roman"/>
                        <w:i/>
                        <w:sz w:val="24"/>
                        <w:szCs w:val="24"/>
                      </w:rPr>
                    </m:ctrlPr>
                  </m:dPr>
                  <m:e>
                    <m:r>
                      <w:rPr>
                        <w:rFonts w:ascii="Cambria Math" w:eastAsia="楷体" w:hAnsi="Cambria Math" w:cs="Times New Roman"/>
                        <w:sz w:val="24"/>
                        <w:szCs w:val="24"/>
                      </w:rPr>
                      <m:t>12</m:t>
                    </m:r>
                  </m:e>
                </m:d>
              </m:oMath>
            </m:oMathPara>
          </w:p>
          <w:p w14:paraId="454D32EB" w14:textId="02C67EF2" w:rsidR="0035669A" w:rsidRPr="00A66F81" w:rsidRDefault="0035669A" w:rsidP="0035669A">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695F9243" w14:textId="1FB8C20C" w:rsidR="00951499" w:rsidRPr="008C1EE8" w:rsidRDefault="00951499" w:rsidP="00951499">
            <w:pPr>
              <w:rPr>
                <w:rFonts w:ascii="楷体" w:eastAsia="楷体" w:hAnsi="楷体" w:cs="Times New Roman"/>
                <w:color w:val="FF0000"/>
                <w:sz w:val="24"/>
                <w:szCs w:val="24"/>
              </w:rPr>
            </w:pPr>
            <m:oMathPara>
              <m:oMathParaPr>
                <m:jc m:val="left"/>
              </m:oMathParaPr>
              <m:oMath>
                <m:r>
                  <w:rPr>
                    <w:rFonts w:ascii="Cambria Math" w:eastAsia="楷体" w:hAnsi="Cambria Math" w:cs="Times New Roman"/>
                    <w:color w:val="FF0000"/>
                    <w:sz w:val="24"/>
                    <w:szCs w:val="24"/>
                  </w:rPr>
                  <m:t>{3,5,6,8,9,11}</m:t>
                </m:r>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3</m:t>
                    </m:r>
                  </m:sub>
                </m:sSub>
              </m:oMath>
            </m:oMathPara>
          </w:p>
          <w:p w14:paraId="127AF3CD" w14:textId="71F9EEBE" w:rsidR="00951499" w:rsidRPr="0035669A"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{3,4,6,8,11}</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1</m:t>
                  </m:r>
                </m:sub>
              </m:sSub>
            </m:oMath>
          </w:p>
          <w:p w14:paraId="11E7C2B0" w14:textId="67A52F73" w:rsidR="00951499" w:rsidRPr="0035669A" w:rsidRDefault="00000000" w:rsidP="00951499">
            <w:pPr>
              <w:rPr>
                <w:rFonts w:ascii="楷体" w:eastAsia="楷体" w:hAnsi="楷体" w:cs="Times New Roman"/>
                <w:color w:val="FF0000"/>
                <w:sz w:val="24"/>
                <w:szCs w:val="24"/>
              </w:rPr>
            </w:p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12</m:t>
                  </m:r>
                </m:e>
              </m:d>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oMath>
          </w:p>
          <w:p w14:paraId="55A8577F" w14:textId="7E64C9F9" w:rsidR="0035669A" w:rsidRPr="008C1EE8"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{7}</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oMath>
          </w:p>
        </w:tc>
      </w:tr>
      <w:tr w:rsidR="00951499" w:rsidRPr="00062481" w14:paraId="52FD0524" w14:textId="77777777" w:rsidTr="001774F2">
        <w:tc>
          <w:tcPr>
            <w:tcW w:w="2396" w:type="dxa"/>
            <w:vAlign w:val="center"/>
          </w:tcPr>
          <w:p w14:paraId="23803566" w14:textId="7021180D" w:rsidR="00951499" w:rsidRPr="00A66F81" w:rsidRDefault="00000000" w:rsidP="00951499">
            <w:pPr>
              <w:rPr>
                <w:rFonts w:ascii="Times New Roman" w:eastAsia="楷体" w:hAnsi="Times New Roman"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2</m:t>
                    </m:r>
                  </m:sub>
                </m:sSub>
                <m:r>
                  <w:rPr>
                    <w:rFonts w:ascii="Cambria Math" w:eastAsia="楷体" w:hAnsi="Cambria Math" w:cs="Times New Roman"/>
                    <w:sz w:val="24"/>
                    <w:szCs w:val="24"/>
                  </w:rPr>
                  <m:t>={</m:t>
                </m:r>
                <m:r>
                  <w:rPr>
                    <w:rFonts w:ascii="Cambria Math" w:eastAsia="楷体" w:hAnsi="Cambria Math" w:cs="Times New Roman"/>
                    <w:color w:val="FF0000"/>
                    <w:sz w:val="24"/>
                    <w:szCs w:val="24"/>
                  </w:rPr>
                  <m:t>2</m:t>
                </m:r>
                <m:r>
                  <w:rPr>
                    <w:rFonts w:ascii="Cambria Math" w:eastAsia="楷体" w:hAnsi="Cambria Math" w:cs="Times New Roman"/>
                    <w:sz w:val="24"/>
                    <w:szCs w:val="24"/>
                  </w:rPr>
                  <m:t>,3,6,8,9,11}</m:t>
                </m:r>
              </m:oMath>
            </m:oMathPara>
          </w:p>
        </w:tc>
        <w:tc>
          <w:tcPr>
            <w:tcW w:w="945" w:type="dxa"/>
            <w:vAlign w:val="center"/>
          </w:tcPr>
          <w:p w14:paraId="69BE2AE1" w14:textId="77777777" w:rsidR="00951499" w:rsidRPr="00A66F81" w:rsidRDefault="00951499" w:rsidP="0095149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S</m:t>
                </m:r>
              </m:oMath>
            </m:oMathPara>
          </w:p>
          <w:p w14:paraId="3F7FFB5D" w14:textId="77777777" w:rsidR="00951499" w:rsidRPr="00A66F81" w:rsidRDefault="00951499" w:rsidP="0095149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A</m:t>
                </m:r>
              </m:oMath>
            </m:oMathPara>
          </w:p>
          <w:p w14:paraId="2BDB01C4" w14:textId="77777777" w:rsidR="00951499" w:rsidRPr="00A66F81" w:rsidRDefault="00951499" w:rsidP="0095149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hint="eastAsia"/>
                    <w:sz w:val="24"/>
                    <w:szCs w:val="24"/>
                  </w:rPr>
                  <m:t>a</m:t>
                </m:r>
              </m:oMath>
            </m:oMathPara>
          </w:p>
          <w:p w14:paraId="31BFCB11" w14:textId="0BDF9406"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41EF4F76" w14:textId="19677DBB"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{9}</m:t>
                </m:r>
              </m:oMath>
            </m:oMathPara>
          </w:p>
          <w:p w14:paraId="14C84C58" w14:textId="30E1D8A5"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{4,10}</m:t>
                </m:r>
              </m:oMath>
            </m:oMathPara>
          </w:p>
          <w:p w14:paraId="632583B7" w14:textId="77777777" w:rsidR="00951499" w:rsidRPr="00A66F81" w:rsidRDefault="00000000" w:rsidP="00951499">
            <w:pPr>
              <w:rPr>
                <w:rFonts w:ascii="Times New Roman" w:eastAsia="楷体" w:hAnsi="Times New Roman" w:cs="Times New Roman"/>
                <w:sz w:val="24"/>
                <w:szCs w:val="24"/>
              </w:rPr>
            </w:pPr>
            <m:oMathPara>
              <m:oMathParaPr>
                <m:jc m:val="left"/>
              </m:oMathParaPr>
              <m:oMath>
                <m:d>
                  <m:dPr>
                    <m:begChr m:val="{"/>
                    <m:endChr m:val="}"/>
                    <m:ctrlPr>
                      <w:rPr>
                        <w:rFonts w:ascii="Cambria Math" w:eastAsia="楷体" w:hAnsi="Cambria Math" w:cs="Times New Roman"/>
                        <w:i/>
                        <w:sz w:val="24"/>
                        <w:szCs w:val="24"/>
                      </w:rPr>
                    </m:ctrlPr>
                  </m:dPr>
                  <m:e>
                    <m:r>
                      <w:rPr>
                        <w:rFonts w:ascii="Cambria Math" w:eastAsia="楷体" w:hAnsi="Cambria Math" w:cs="Times New Roman"/>
                        <w:sz w:val="24"/>
                        <w:szCs w:val="24"/>
                      </w:rPr>
                      <m:t>12</m:t>
                    </m:r>
                  </m:e>
                </m:d>
              </m:oMath>
            </m:oMathPara>
          </w:p>
          <w:p w14:paraId="52146C1B" w14:textId="313AE2B7"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306DA463" w14:textId="59CFCB86" w:rsidR="00951499" w:rsidRPr="008C1EE8"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{3,6,8,9,11}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4</m:t>
                  </m:r>
                </m:sub>
              </m:sSub>
            </m:oMath>
          </w:p>
          <w:p w14:paraId="79482CCC" w14:textId="28E0E23C" w:rsidR="00951499" w:rsidRPr="0035669A"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{3,4,6,8,10,11}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5</m:t>
                  </m:r>
                </m:sub>
              </m:sSub>
            </m:oMath>
          </w:p>
          <w:p w14:paraId="60EB8F36" w14:textId="6AFE7441" w:rsidR="00951499" w:rsidRPr="0035669A" w:rsidRDefault="00000000" w:rsidP="00951499">
            <w:pPr>
              <w:rPr>
                <w:rFonts w:ascii="楷体" w:eastAsia="楷体" w:hAnsi="楷体" w:cs="Times New Roman"/>
                <w:color w:val="FF0000"/>
                <w:sz w:val="24"/>
                <w:szCs w:val="24"/>
              </w:rPr>
            </w:p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12</m:t>
                  </m:r>
                </m:e>
              </m:d>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oMath>
          </w:p>
          <w:p w14:paraId="0B22D975" w14:textId="4F7863E0" w:rsidR="00951499" w:rsidRPr="008C1EE8"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{7}</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oMath>
          </w:p>
        </w:tc>
      </w:tr>
      <w:tr w:rsidR="00951499" w:rsidRPr="00062481" w14:paraId="68736638" w14:textId="77777777" w:rsidTr="002222E9">
        <w:tc>
          <w:tcPr>
            <w:tcW w:w="2396" w:type="dxa"/>
            <w:vAlign w:val="center"/>
          </w:tcPr>
          <w:p w14:paraId="4FBB134A" w14:textId="4E8757EF" w:rsidR="00951499" w:rsidRPr="00A66F81" w:rsidRDefault="00000000" w:rsidP="0059794E">
            <w:pPr>
              <w:rPr>
                <w:rFonts w:ascii="Times New Roman" w:eastAsia="楷体" w:hAnsi="Times New Roman"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3</m:t>
                    </m:r>
                  </m:sub>
                </m:sSub>
                <m:r>
                  <w:rPr>
                    <w:rFonts w:ascii="Cambria Math" w:eastAsia="楷体" w:hAnsi="Cambria Math" w:cs="Times New Roman"/>
                    <w:sz w:val="24"/>
                    <w:szCs w:val="24"/>
                  </w:rPr>
                  <m:t>={3,</m:t>
                </m:r>
                <m:r>
                  <w:rPr>
                    <w:rFonts w:ascii="Cambria Math" w:eastAsia="楷体" w:hAnsi="Cambria Math" w:cs="Times New Roman"/>
                    <w:color w:val="FF0000"/>
                    <w:sz w:val="24"/>
                    <w:szCs w:val="24"/>
                  </w:rPr>
                  <m:t>5</m:t>
                </m:r>
                <m:r>
                  <w:rPr>
                    <w:rFonts w:ascii="Cambria Math" w:eastAsia="楷体" w:hAnsi="Cambria Math" w:cs="Times New Roman"/>
                    <w:sz w:val="24"/>
                    <w:szCs w:val="24"/>
                  </w:rPr>
                  <m:t>,6,8,9,11}</m:t>
                </m:r>
              </m:oMath>
            </m:oMathPara>
          </w:p>
        </w:tc>
        <w:tc>
          <w:tcPr>
            <w:tcW w:w="945" w:type="dxa"/>
            <w:vAlign w:val="center"/>
          </w:tcPr>
          <w:p w14:paraId="248ADB75" w14:textId="77777777" w:rsidR="00951499" w:rsidRPr="00A66F81" w:rsidRDefault="00951499" w:rsidP="0095149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S</m:t>
                </m:r>
              </m:oMath>
            </m:oMathPara>
          </w:p>
          <w:p w14:paraId="7E11D1B8" w14:textId="77777777" w:rsidR="00951499" w:rsidRPr="00A66F81" w:rsidRDefault="00951499" w:rsidP="0095149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A</m:t>
                </m:r>
              </m:oMath>
            </m:oMathPara>
          </w:p>
          <w:p w14:paraId="0CA78538" w14:textId="77777777" w:rsidR="00951499" w:rsidRPr="00A66F81" w:rsidRDefault="00951499" w:rsidP="0095149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hint="eastAsia"/>
                    <w:sz w:val="24"/>
                    <w:szCs w:val="24"/>
                  </w:rPr>
                  <m:t>a</m:t>
                </m:r>
              </m:oMath>
            </m:oMathPara>
          </w:p>
          <w:p w14:paraId="642A2877" w14:textId="11AE751C"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6EF1B9D3" w14:textId="77777777"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{9}</m:t>
                </m:r>
              </m:oMath>
            </m:oMathPara>
          </w:p>
          <w:p w14:paraId="4A72B908" w14:textId="77777777"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{4,10}</m:t>
                </m:r>
              </m:oMath>
            </m:oMathPara>
          </w:p>
          <w:p w14:paraId="2E31389B" w14:textId="77777777" w:rsidR="00951499" w:rsidRPr="00A66F81" w:rsidRDefault="00000000" w:rsidP="00951499">
            <w:pPr>
              <w:rPr>
                <w:rFonts w:ascii="Times New Roman" w:eastAsia="楷体" w:hAnsi="Times New Roman" w:cs="Times New Roman"/>
                <w:sz w:val="24"/>
                <w:szCs w:val="24"/>
              </w:rPr>
            </w:pPr>
            <m:oMathPara>
              <m:oMathParaPr>
                <m:jc m:val="left"/>
              </m:oMathParaPr>
              <m:oMath>
                <m:d>
                  <m:dPr>
                    <m:begChr m:val="{"/>
                    <m:endChr m:val="}"/>
                    <m:ctrlPr>
                      <w:rPr>
                        <w:rFonts w:ascii="Cambria Math" w:eastAsia="楷体" w:hAnsi="Cambria Math" w:cs="Times New Roman"/>
                        <w:i/>
                        <w:sz w:val="24"/>
                        <w:szCs w:val="24"/>
                      </w:rPr>
                    </m:ctrlPr>
                  </m:dPr>
                  <m:e>
                    <m:r>
                      <w:rPr>
                        <w:rFonts w:ascii="Cambria Math" w:eastAsia="楷体" w:hAnsi="Cambria Math" w:cs="Times New Roman"/>
                        <w:sz w:val="24"/>
                        <w:szCs w:val="24"/>
                      </w:rPr>
                      <m:t>12</m:t>
                    </m:r>
                  </m:e>
                </m:d>
              </m:oMath>
            </m:oMathPara>
          </w:p>
          <w:p w14:paraId="2099B629" w14:textId="31555DD6" w:rsidR="00951499" w:rsidRPr="00A66F81" w:rsidRDefault="00951499" w:rsidP="0095149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4A8F8398" w14:textId="0E179678" w:rsidR="00951499" w:rsidRPr="008C1EE8"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{3,6,8,9,11}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4</m:t>
                  </m:r>
                </m:sub>
              </m:sSub>
            </m:oMath>
          </w:p>
          <w:p w14:paraId="7EB8319C" w14:textId="59D60C7B" w:rsidR="00951499" w:rsidRPr="0035669A" w:rsidRDefault="00951499" w:rsidP="00951499">
            <w:pPr>
              <w:rPr>
                <w:rFonts w:ascii="楷体" w:eastAsia="楷体" w:hAnsi="楷体" w:cs="Times New Roman"/>
                <w:color w:val="FF0000"/>
                <w:sz w:val="24"/>
                <w:szCs w:val="24"/>
              </w:rPr>
            </w:pPr>
            <m:oMath>
              <m:r>
                <w:rPr>
                  <w:rFonts w:ascii="Cambria Math" w:eastAsia="楷体" w:hAnsi="Cambria Math" w:cs="Times New Roman"/>
                  <w:color w:val="FF0000"/>
                  <w:sz w:val="24"/>
                  <w:szCs w:val="24"/>
                </w:rPr>
                <m:t>{3,4,6,8,10,11}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5</m:t>
                  </m:r>
                </m:sub>
              </m:sSub>
            </m:oMath>
          </w:p>
          <w:p w14:paraId="7B54343D" w14:textId="09826579" w:rsidR="00951499" w:rsidRPr="0035669A" w:rsidRDefault="00000000" w:rsidP="00951499">
            <w:pPr>
              <w:rPr>
                <w:rFonts w:ascii="楷体" w:eastAsia="楷体" w:hAnsi="楷体" w:cs="Times New Roman"/>
                <w:color w:val="FF0000"/>
                <w:sz w:val="24"/>
                <w:szCs w:val="24"/>
              </w:rPr>
            </w:p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12</m:t>
                  </m:r>
                </m:e>
              </m:d>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oMath>
          </w:p>
          <w:p w14:paraId="1DC34D26" w14:textId="7461742E" w:rsidR="00951499" w:rsidRPr="008C1EE8" w:rsidRDefault="00951499" w:rsidP="00951499">
            <w:pPr>
              <w:rPr>
                <w:rFonts w:ascii="Times New Roman" w:eastAsia="楷体" w:hAnsi="Times New Roman" w:cs="Times New Roman"/>
                <w:color w:val="FF0000"/>
                <w:sz w:val="24"/>
                <w:szCs w:val="24"/>
              </w:rPr>
            </w:pPr>
            <m:oMath>
              <m:r>
                <w:rPr>
                  <w:rFonts w:ascii="Cambria Math" w:eastAsia="楷体" w:hAnsi="Cambria Math" w:cs="Times New Roman"/>
                  <w:color w:val="FF0000"/>
                  <w:sz w:val="24"/>
                  <w:szCs w:val="24"/>
                </w:rPr>
                <m:t>{7}</m:t>
              </m:r>
            </m:oMath>
            <w:r w:rsidR="00022CF2">
              <w:rPr>
                <w:rFonts w:ascii="Times New Roman" w:eastAsia="楷体" w:hAnsi="Times New Roman"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oMath>
          </w:p>
        </w:tc>
      </w:tr>
      <w:tr w:rsidR="002A5CC9" w:rsidRPr="00062481" w14:paraId="357FE2A6" w14:textId="77777777" w:rsidTr="002222E9">
        <w:tc>
          <w:tcPr>
            <w:tcW w:w="2396" w:type="dxa"/>
            <w:vAlign w:val="center"/>
          </w:tcPr>
          <w:p w14:paraId="1527B5E2" w14:textId="0B58D81B" w:rsidR="002A5CC9" w:rsidRPr="00A66F81" w:rsidRDefault="00000000" w:rsidP="002A5CC9">
            <w:pPr>
              <w:rPr>
                <w:rFonts w:ascii="等线" w:eastAsia="等线" w:hAnsi="等线"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4</m:t>
                    </m:r>
                  </m:sub>
                </m:sSub>
                <m:r>
                  <w:rPr>
                    <w:rFonts w:ascii="Cambria Math" w:eastAsia="楷体" w:hAnsi="Cambria Math" w:cs="Times New Roman"/>
                    <w:sz w:val="24"/>
                    <w:szCs w:val="24"/>
                  </w:rPr>
                  <m:t>={3,6,8,9,11}</m:t>
                </m:r>
              </m:oMath>
            </m:oMathPara>
          </w:p>
        </w:tc>
        <w:tc>
          <w:tcPr>
            <w:tcW w:w="945" w:type="dxa"/>
            <w:vAlign w:val="center"/>
          </w:tcPr>
          <w:p w14:paraId="419EFB2E" w14:textId="77777777" w:rsidR="002A5CC9" w:rsidRPr="00A66F81" w:rsidRDefault="002A5CC9" w:rsidP="002A5CC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S</m:t>
                </m:r>
              </m:oMath>
            </m:oMathPara>
          </w:p>
          <w:p w14:paraId="0B16E636" w14:textId="77777777" w:rsidR="002A5CC9" w:rsidRPr="00A66F81" w:rsidRDefault="002A5CC9" w:rsidP="002A5CC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A</m:t>
                </m:r>
              </m:oMath>
            </m:oMathPara>
          </w:p>
          <w:p w14:paraId="088A5892" w14:textId="77777777" w:rsidR="002A5CC9" w:rsidRPr="00A66F81" w:rsidRDefault="002A5CC9" w:rsidP="002A5CC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hint="eastAsia"/>
                    <w:sz w:val="24"/>
                    <w:szCs w:val="24"/>
                  </w:rPr>
                  <m:t>a</m:t>
                </m:r>
              </m:oMath>
            </m:oMathPara>
          </w:p>
          <w:p w14:paraId="2F795C3F" w14:textId="3E74A04C" w:rsidR="002A5CC9" w:rsidRPr="00A66F81" w:rsidRDefault="002A5CC9" w:rsidP="002A5CC9">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1B36537C" w14:textId="77777777" w:rsidR="002A5CC9" w:rsidRPr="00A66F81" w:rsidRDefault="002A5CC9" w:rsidP="002A5CC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{9}</m:t>
                </m:r>
              </m:oMath>
            </m:oMathPara>
          </w:p>
          <w:p w14:paraId="0E2D87A7" w14:textId="77777777" w:rsidR="002A5CC9" w:rsidRPr="00A66F81" w:rsidRDefault="002A5CC9" w:rsidP="002A5CC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{4,10}</m:t>
                </m:r>
              </m:oMath>
            </m:oMathPara>
          </w:p>
          <w:p w14:paraId="03B9CFB6" w14:textId="77777777" w:rsidR="002A5CC9" w:rsidRPr="00A66F81" w:rsidRDefault="00000000" w:rsidP="002A5CC9">
            <w:pPr>
              <w:rPr>
                <w:rFonts w:ascii="Times New Roman" w:eastAsia="楷体" w:hAnsi="Times New Roman" w:cs="Times New Roman"/>
                <w:sz w:val="24"/>
                <w:szCs w:val="24"/>
              </w:rPr>
            </w:pPr>
            <m:oMathPara>
              <m:oMathParaPr>
                <m:jc m:val="left"/>
              </m:oMathParaPr>
              <m:oMath>
                <m:d>
                  <m:dPr>
                    <m:begChr m:val="{"/>
                    <m:endChr m:val="}"/>
                    <m:ctrlPr>
                      <w:rPr>
                        <w:rFonts w:ascii="Cambria Math" w:eastAsia="楷体" w:hAnsi="Cambria Math" w:cs="Times New Roman"/>
                        <w:i/>
                        <w:sz w:val="24"/>
                        <w:szCs w:val="24"/>
                      </w:rPr>
                    </m:ctrlPr>
                  </m:dPr>
                  <m:e>
                    <m:r>
                      <w:rPr>
                        <w:rFonts w:ascii="Cambria Math" w:eastAsia="楷体" w:hAnsi="Cambria Math" w:cs="Times New Roman"/>
                        <w:sz w:val="24"/>
                        <w:szCs w:val="24"/>
                      </w:rPr>
                      <m:t>12</m:t>
                    </m:r>
                  </m:e>
                </m:d>
              </m:oMath>
            </m:oMathPara>
          </w:p>
          <w:p w14:paraId="5DD498C1" w14:textId="0A623BE2" w:rsidR="002A5CC9" w:rsidRPr="00A66F81" w:rsidRDefault="002A5CC9" w:rsidP="002A5CC9">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759FFA81" w14:textId="39A3A92A" w:rsidR="002A5CC9" w:rsidRPr="008C1EE8" w:rsidRDefault="002A5CC9" w:rsidP="002A5CC9">
            <w:pPr>
              <w:rPr>
                <w:rFonts w:ascii="楷体" w:eastAsia="楷体" w:hAnsi="楷体" w:cs="Times New Roman"/>
                <w:color w:val="FF0000"/>
                <w:sz w:val="24"/>
                <w:szCs w:val="24"/>
              </w:rPr>
            </w:pPr>
            <m:oMath>
              <m:r>
                <w:rPr>
                  <w:rFonts w:ascii="Cambria Math" w:eastAsia="楷体" w:hAnsi="Cambria Math" w:cs="Times New Roman"/>
                  <w:color w:val="FF0000"/>
                  <w:sz w:val="24"/>
                  <w:szCs w:val="24"/>
                </w:rPr>
                <m:t>{3,6,8,9,11}</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4</m:t>
                  </m:r>
                </m:sub>
              </m:sSub>
            </m:oMath>
          </w:p>
          <w:p w14:paraId="155A29EA" w14:textId="741CD2EA" w:rsidR="002A5CC9" w:rsidRPr="0035669A" w:rsidRDefault="002A5CC9" w:rsidP="002A5CC9">
            <w:pPr>
              <w:rPr>
                <w:rFonts w:ascii="楷体" w:eastAsia="楷体" w:hAnsi="楷体" w:cs="Times New Roman"/>
                <w:color w:val="FF0000"/>
                <w:sz w:val="24"/>
                <w:szCs w:val="24"/>
              </w:rPr>
            </w:pPr>
            <m:oMath>
              <m:r>
                <w:rPr>
                  <w:rFonts w:ascii="Cambria Math" w:eastAsia="楷体" w:hAnsi="Cambria Math" w:cs="Times New Roman"/>
                  <w:color w:val="FF0000"/>
                  <w:sz w:val="24"/>
                  <w:szCs w:val="24"/>
                </w:rPr>
                <m:t>{3,4,6,8,10,11}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5</m:t>
                  </m:r>
                </m:sub>
              </m:sSub>
            </m:oMath>
          </w:p>
          <w:p w14:paraId="3F06C402" w14:textId="43538550" w:rsidR="002A5CC9" w:rsidRPr="0035669A" w:rsidRDefault="00000000" w:rsidP="002A5CC9">
            <w:pPr>
              <w:rPr>
                <w:rFonts w:ascii="楷体" w:eastAsia="楷体" w:hAnsi="楷体" w:cs="Times New Roman"/>
                <w:color w:val="FF0000"/>
                <w:sz w:val="24"/>
                <w:szCs w:val="24"/>
              </w:rPr>
            </w:p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12</m:t>
                  </m:r>
                </m:e>
              </m:d>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oMath>
          </w:p>
          <w:p w14:paraId="3FF502F9" w14:textId="45FEF40E" w:rsidR="002A5CC9" w:rsidRPr="002A5CC9" w:rsidRDefault="002A5CC9" w:rsidP="002A5CC9">
            <w:pPr>
              <w:rPr>
                <w:rFonts w:ascii="Times New Roman" w:eastAsia="楷体" w:hAnsi="Times New Roman" w:cs="Times New Roman"/>
                <w:color w:val="FF0000"/>
                <w:sz w:val="24"/>
                <w:szCs w:val="24"/>
              </w:rPr>
            </w:pPr>
            <m:oMath>
              <m:r>
                <w:rPr>
                  <w:rFonts w:ascii="Cambria Math" w:eastAsia="楷体" w:hAnsi="Cambria Math" w:cs="Times New Roman"/>
                  <w:color w:val="FF0000"/>
                  <w:sz w:val="24"/>
                  <w:szCs w:val="24"/>
                </w:rPr>
                <m:t>{7}</m:t>
              </m:r>
            </m:oMath>
            <w:r w:rsidR="00022CF2">
              <w:rPr>
                <w:rFonts w:ascii="Times New Roman" w:eastAsia="楷体" w:hAnsi="Times New Roman" w:cs="Times New Roman" w:hint="eastAsia"/>
                <w:color w:val="FF0000"/>
                <w:sz w:val="24"/>
                <w:szCs w:val="24"/>
              </w:rPr>
              <w:t xml:space="preserve"> </w:t>
            </w:r>
            <w:r w:rsidR="00022CF2">
              <w:rPr>
                <w:rFonts w:ascii="Times New Roman" w:eastAsia="楷体" w:hAnsi="Times New Roman"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oMath>
          </w:p>
        </w:tc>
      </w:tr>
      <w:tr w:rsidR="00412AB6" w:rsidRPr="00062481" w14:paraId="69636656" w14:textId="77777777" w:rsidTr="002222E9">
        <w:tc>
          <w:tcPr>
            <w:tcW w:w="2396" w:type="dxa"/>
            <w:vAlign w:val="center"/>
          </w:tcPr>
          <w:p w14:paraId="2870C4D3" w14:textId="0CF1BC5F" w:rsidR="00412AB6" w:rsidRPr="00A66F81" w:rsidRDefault="00000000" w:rsidP="00412AB6">
            <w:pPr>
              <w:rPr>
                <w:rFonts w:ascii="等线" w:eastAsia="等线" w:hAnsi="等线"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5</m:t>
                    </m:r>
                  </m:sub>
                </m:sSub>
                <m:r>
                  <w:rPr>
                    <w:rFonts w:ascii="Cambria Math" w:eastAsia="楷体" w:hAnsi="Cambria Math" w:cs="Times New Roman"/>
                    <w:sz w:val="24"/>
                    <w:szCs w:val="24"/>
                  </w:rPr>
                  <m:t>={3,4,6,8,</m:t>
                </m:r>
                <m:r>
                  <w:rPr>
                    <w:rFonts w:ascii="Cambria Math" w:eastAsia="楷体" w:hAnsi="Cambria Math" w:cs="Times New Roman"/>
                    <w:color w:val="FF0000"/>
                    <w:sz w:val="24"/>
                    <w:szCs w:val="24"/>
                  </w:rPr>
                  <m:t>10</m:t>
                </m:r>
                <m:r>
                  <w:rPr>
                    <w:rFonts w:ascii="Cambria Math" w:eastAsia="楷体" w:hAnsi="Cambria Math" w:cs="Times New Roman"/>
                    <w:sz w:val="24"/>
                    <w:szCs w:val="24"/>
                  </w:rPr>
                  <m:t>,11}</m:t>
                </m:r>
              </m:oMath>
            </m:oMathPara>
          </w:p>
        </w:tc>
        <w:tc>
          <w:tcPr>
            <w:tcW w:w="945" w:type="dxa"/>
            <w:vAlign w:val="center"/>
          </w:tcPr>
          <w:p w14:paraId="7962446C" w14:textId="77777777" w:rsidR="00412AB6" w:rsidRPr="00A66F81" w:rsidRDefault="00412AB6" w:rsidP="00412AB6">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S</m:t>
                </m:r>
              </m:oMath>
            </m:oMathPara>
          </w:p>
          <w:p w14:paraId="49E7D07B" w14:textId="77777777" w:rsidR="00412AB6" w:rsidRPr="00A66F81" w:rsidRDefault="00412AB6" w:rsidP="00412AB6">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A</m:t>
                </m:r>
              </m:oMath>
            </m:oMathPara>
          </w:p>
          <w:p w14:paraId="5D35D23A" w14:textId="77777777" w:rsidR="00412AB6" w:rsidRPr="00A66F81" w:rsidRDefault="00412AB6" w:rsidP="00412AB6">
            <w:pPr>
              <w:jc w:val="left"/>
              <w:rPr>
                <w:rFonts w:ascii="Times New Roman" w:eastAsia="楷体" w:hAnsi="Times New Roman" w:cs="Times New Roman"/>
                <w:sz w:val="24"/>
                <w:szCs w:val="24"/>
              </w:rPr>
            </w:pPr>
            <m:oMathPara>
              <m:oMathParaPr>
                <m:jc m:val="left"/>
              </m:oMathParaPr>
              <m:oMath>
                <m:r>
                  <w:rPr>
                    <w:rFonts w:ascii="Cambria Math" w:eastAsia="楷体" w:hAnsi="Cambria Math" w:cs="Times New Roman" w:hint="eastAsia"/>
                    <w:sz w:val="24"/>
                    <w:szCs w:val="24"/>
                  </w:rPr>
                  <m:t>a</m:t>
                </m:r>
              </m:oMath>
            </m:oMathPara>
          </w:p>
          <w:p w14:paraId="093B9378" w14:textId="74CEE936" w:rsidR="00412AB6" w:rsidRPr="00A66F81" w:rsidRDefault="00412AB6" w:rsidP="00412AB6">
            <w:pPr>
              <w:jc w:val="left"/>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40D5BD45" w14:textId="77777777" w:rsidR="00412AB6" w:rsidRPr="00A66F81" w:rsidRDefault="00412AB6" w:rsidP="00412AB6">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{9}</m:t>
                </m:r>
              </m:oMath>
            </m:oMathPara>
          </w:p>
          <w:p w14:paraId="62CAD542" w14:textId="02FAE4C1" w:rsidR="00412AB6" w:rsidRPr="00A66F81" w:rsidRDefault="00412AB6" w:rsidP="00412AB6">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{4}</m:t>
                </m:r>
              </m:oMath>
            </m:oMathPara>
          </w:p>
          <w:p w14:paraId="1A6432F9" w14:textId="77777777" w:rsidR="00412AB6" w:rsidRPr="00A66F81" w:rsidRDefault="00000000" w:rsidP="00412AB6">
            <w:pPr>
              <w:rPr>
                <w:rFonts w:ascii="Times New Roman" w:eastAsia="楷体" w:hAnsi="Times New Roman" w:cs="Times New Roman"/>
                <w:sz w:val="24"/>
                <w:szCs w:val="24"/>
              </w:rPr>
            </w:pPr>
            <m:oMathPara>
              <m:oMathParaPr>
                <m:jc m:val="left"/>
              </m:oMathParaPr>
              <m:oMath>
                <m:d>
                  <m:dPr>
                    <m:begChr m:val="{"/>
                    <m:endChr m:val="}"/>
                    <m:ctrlPr>
                      <w:rPr>
                        <w:rFonts w:ascii="Cambria Math" w:eastAsia="楷体" w:hAnsi="Cambria Math" w:cs="Times New Roman"/>
                        <w:i/>
                        <w:sz w:val="24"/>
                        <w:szCs w:val="24"/>
                      </w:rPr>
                    </m:ctrlPr>
                  </m:dPr>
                  <m:e>
                    <m:r>
                      <w:rPr>
                        <w:rFonts w:ascii="Cambria Math" w:eastAsia="楷体" w:hAnsi="Cambria Math" w:cs="Times New Roman"/>
                        <w:sz w:val="24"/>
                        <w:szCs w:val="24"/>
                      </w:rPr>
                      <m:t>12</m:t>
                    </m:r>
                  </m:e>
                </m:d>
              </m:oMath>
            </m:oMathPara>
          </w:p>
          <w:p w14:paraId="4D951AA4" w14:textId="110446D0" w:rsidR="00412AB6" w:rsidRPr="00A66F81" w:rsidRDefault="00412AB6" w:rsidP="00412AB6">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{7}</m:t>
                </m:r>
              </m:oMath>
            </m:oMathPara>
          </w:p>
        </w:tc>
        <w:tc>
          <w:tcPr>
            <w:tcW w:w="2604" w:type="dxa"/>
          </w:tcPr>
          <w:p w14:paraId="6C1D508F" w14:textId="117166A0" w:rsidR="00412AB6" w:rsidRPr="008C1EE8" w:rsidRDefault="00412AB6" w:rsidP="00412AB6">
            <w:pPr>
              <w:rPr>
                <w:rFonts w:ascii="楷体" w:eastAsia="楷体" w:hAnsi="楷体" w:cs="Times New Roman"/>
                <w:color w:val="FF0000"/>
                <w:sz w:val="24"/>
                <w:szCs w:val="24"/>
              </w:rPr>
            </w:pPr>
            <m:oMath>
              <m:r>
                <w:rPr>
                  <w:rFonts w:ascii="Cambria Math" w:eastAsia="楷体" w:hAnsi="Cambria Math" w:cs="Times New Roman"/>
                  <w:color w:val="FF0000"/>
                  <w:sz w:val="24"/>
                  <w:szCs w:val="24"/>
                </w:rPr>
                <m:t>{3,6,8,9,11}</m:t>
              </m:r>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4</m:t>
                  </m:r>
                </m:sub>
              </m:sSub>
            </m:oMath>
          </w:p>
          <w:p w14:paraId="3BA8643A" w14:textId="0659E10D" w:rsidR="00412AB6" w:rsidRPr="0035669A" w:rsidRDefault="00412AB6" w:rsidP="00412AB6">
            <w:pPr>
              <w:rPr>
                <w:rFonts w:ascii="楷体" w:eastAsia="楷体" w:hAnsi="楷体" w:cs="Times New Roman"/>
                <w:color w:val="FF0000"/>
                <w:sz w:val="24"/>
                <w:szCs w:val="24"/>
              </w:rPr>
            </w:pPr>
            <m:oMath>
              <m:r>
                <w:rPr>
                  <w:rFonts w:ascii="Cambria Math" w:eastAsia="楷体" w:hAnsi="Cambria Math" w:cs="Times New Roman"/>
                  <w:color w:val="FF0000"/>
                  <w:sz w:val="24"/>
                  <w:szCs w:val="24"/>
                </w:rPr>
                <m:t>{3,4,6,8,11}</m:t>
              </m:r>
            </m:oMath>
            <w:r w:rsidR="00022CF2">
              <w:rPr>
                <w:rFonts w:ascii="楷体" w:eastAsia="楷体" w:hAnsi="楷体" w:cs="Times New Roman" w:hint="eastAsia"/>
                <w:color w:val="FF0000"/>
                <w:sz w:val="24"/>
                <w:szCs w:val="24"/>
              </w:rPr>
              <w:t xml:space="preserve"> </w:t>
            </w:r>
            <w:r w:rsidR="00022CF2">
              <w:rPr>
                <w:rFonts w:ascii="楷体" w:eastAsia="楷体" w:hAnsi="楷体" w:cs="Times New Roman"/>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1</m:t>
                  </m:r>
                </m:sub>
              </m:sSub>
            </m:oMath>
          </w:p>
          <w:p w14:paraId="4619DCA9" w14:textId="33F8210D" w:rsidR="00412AB6" w:rsidRPr="0035669A" w:rsidRDefault="00000000" w:rsidP="00412AB6">
            <w:pPr>
              <w:rPr>
                <w:rFonts w:ascii="楷体" w:eastAsia="楷体" w:hAnsi="楷体" w:cs="Times New Roman"/>
                <w:color w:val="FF0000"/>
                <w:sz w:val="24"/>
                <w:szCs w:val="24"/>
              </w:rPr>
            </w:pPr>
            <m:oMath>
              <m:d>
                <m:dPr>
                  <m:begChr m:val="{"/>
                  <m:endChr m:val="}"/>
                  <m:ctrlPr>
                    <w:rPr>
                      <w:rFonts w:ascii="Cambria Math" w:eastAsia="楷体" w:hAnsi="Cambria Math" w:cs="Times New Roman"/>
                      <w:i/>
                      <w:color w:val="FF0000"/>
                      <w:sz w:val="24"/>
                      <w:szCs w:val="24"/>
                    </w:rPr>
                  </m:ctrlPr>
                </m:dPr>
                <m:e>
                  <m:r>
                    <w:rPr>
                      <w:rFonts w:ascii="Cambria Math" w:eastAsia="楷体" w:hAnsi="Cambria Math" w:cs="Times New Roman"/>
                      <w:color w:val="FF0000"/>
                      <w:sz w:val="24"/>
                      <w:szCs w:val="24"/>
                    </w:rPr>
                    <m:t>12</m:t>
                  </m:r>
                </m:e>
              </m:d>
            </m:oMath>
            <w:r w:rsidR="00022CF2">
              <w:rPr>
                <w:rFonts w:ascii="楷体" w:eastAsia="楷体" w:hAnsi="楷体"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oMath>
          </w:p>
          <w:p w14:paraId="6C2BDA52" w14:textId="425AC4CF" w:rsidR="00412AB6" w:rsidRPr="00412AB6" w:rsidRDefault="00412AB6" w:rsidP="00412AB6">
            <w:pPr>
              <w:rPr>
                <w:rFonts w:ascii="Times New Roman" w:eastAsia="楷体" w:hAnsi="Times New Roman" w:cs="Times New Roman"/>
                <w:color w:val="FF0000"/>
                <w:sz w:val="24"/>
                <w:szCs w:val="24"/>
              </w:rPr>
            </w:pPr>
            <m:oMath>
              <m:r>
                <w:rPr>
                  <w:rFonts w:ascii="Cambria Math" w:eastAsia="楷体" w:hAnsi="Cambria Math" w:cs="Times New Roman"/>
                  <w:color w:val="FF0000"/>
                  <w:sz w:val="24"/>
                  <w:szCs w:val="24"/>
                </w:rPr>
                <m:t>{7}</m:t>
              </m:r>
            </m:oMath>
            <w:r w:rsidR="00022CF2">
              <w:rPr>
                <w:rFonts w:ascii="Times New Roman" w:eastAsia="楷体" w:hAnsi="Times New Roman" w:cs="Times New Roman" w:hint="eastAsia"/>
                <w:color w:val="FF0000"/>
                <w:sz w:val="24"/>
                <w:szCs w:val="24"/>
              </w:rPr>
              <w:t xml:space="preserve"> </w:t>
            </w: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oMath>
          </w:p>
        </w:tc>
      </w:tr>
      <w:tr w:rsidR="009A267D" w:rsidRPr="00062481" w14:paraId="4F1BE834" w14:textId="77777777" w:rsidTr="002222E9">
        <w:tc>
          <w:tcPr>
            <w:tcW w:w="2396" w:type="dxa"/>
            <w:vAlign w:val="center"/>
          </w:tcPr>
          <w:p w14:paraId="50213F60" w14:textId="5EA47DBA" w:rsidR="009A267D" w:rsidRPr="00A66F81" w:rsidRDefault="00000000" w:rsidP="009A267D">
            <w:pPr>
              <w:rPr>
                <w:rFonts w:ascii="等线" w:eastAsia="等线" w:hAnsi="等线" w:cs="Times New Roman"/>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6</m:t>
                    </m:r>
                  </m:sub>
                </m:sSub>
                <m:r>
                  <w:rPr>
                    <w:rFonts w:ascii="Cambria Math" w:eastAsia="楷体" w:hAnsi="Cambria Math" w:cs="Times New Roman"/>
                    <w:sz w:val="24"/>
                    <w:szCs w:val="24"/>
                  </w:rPr>
                  <m:t>={</m:t>
                </m:r>
                <m:r>
                  <w:rPr>
                    <w:rFonts w:ascii="Cambria Math" w:eastAsia="楷体" w:hAnsi="Cambria Math" w:cs="Times New Roman"/>
                    <w:color w:val="FF0000"/>
                    <w:sz w:val="24"/>
                    <w:szCs w:val="24"/>
                  </w:rPr>
                  <m:t>7</m:t>
                </m:r>
                <m:r>
                  <w:rPr>
                    <w:rFonts w:ascii="Cambria Math" w:eastAsia="楷体" w:hAnsi="Cambria Math" w:cs="Times New Roman"/>
                    <w:sz w:val="24"/>
                    <w:szCs w:val="24"/>
                  </w:rPr>
                  <m:t>}</m:t>
                </m:r>
              </m:oMath>
            </m:oMathPara>
          </w:p>
        </w:tc>
        <w:tc>
          <w:tcPr>
            <w:tcW w:w="945" w:type="dxa"/>
            <w:vAlign w:val="center"/>
          </w:tcPr>
          <w:p w14:paraId="296C4F96" w14:textId="77777777" w:rsidR="009A267D" w:rsidRPr="00A66F81" w:rsidRDefault="009A267D" w:rsidP="009A267D">
            <w:pPr>
              <w:jc w:val="left"/>
              <w:rPr>
                <w:rFonts w:ascii="Cambria Math" w:eastAsia="楷体" w:hAnsi="Cambria Math" w:cs="Times New Roman"/>
                <w:i/>
                <w:sz w:val="24"/>
                <w:szCs w:val="24"/>
              </w:rPr>
            </w:pPr>
            <m:oMathPara>
              <m:oMathParaPr>
                <m:jc m:val="left"/>
              </m:oMathParaPr>
              <m:oMath>
                <m:r>
                  <w:rPr>
                    <w:rFonts w:ascii="Cambria Math" w:eastAsia="楷体" w:hAnsi="Cambria Math" w:cs="Times New Roman"/>
                    <w:sz w:val="24"/>
                    <w:szCs w:val="24"/>
                  </w:rPr>
                  <m:t>S</m:t>
                </m:r>
              </m:oMath>
            </m:oMathPara>
          </w:p>
          <w:p w14:paraId="3B35FB58" w14:textId="77777777" w:rsidR="009A267D" w:rsidRPr="00A66F81" w:rsidRDefault="009A267D" w:rsidP="009A267D">
            <w:pPr>
              <w:jc w:val="left"/>
              <w:rPr>
                <w:rFonts w:ascii="Cambria Math" w:eastAsia="楷体" w:hAnsi="Cambria Math" w:cs="Times New Roman"/>
                <w:i/>
                <w:sz w:val="24"/>
                <w:szCs w:val="24"/>
              </w:rPr>
            </w:pPr>
            <m:oMathPara>
              <m:oMathParaPr>
                <m:jc m:val="left"/>
              </m:oMathParaPr>
              <m:oMath>
                <m:r>
                  <w:rPr>
                    <w:rFonts w:ascii="Cambria Math" w:eastAsia="楷体" w:hAnsi="Cambria Math" w:cs="Times New Roman"/>
                    <w:sz w:val="24"/>
                    <w:szCs w:val="24"/>
                  </w:rPr>
                  <m:t>A</m:t>
                </m:r>
              </m:oMath>
            </m:oMathPara>
          </w:p>
          <w:p w14:paraId="20F82E3F" w14:textId="77777777" w:rsidR="009A267D" w:rsidRPr="00A66F81" w:rsidRDefault="009A267D" w:rsidP="009A267D">
            <w:pPr>
              <w:jc w:val="left"/>
              <w:rPr>
                <w:rFonts w:ascii="Cambria Math" w:eastAsia="楷体" w:hAnsi="Cambria Math" w:cs="Times New Roman"/>
                <w:i/>
                <w:sz w:val="24"/>
                <w:szCs w:val="24"/>
              </w:rPr>
            </w:pPr>
            <m:oMathPara>
              <m:oMathParaPr>
                <m:jc m:val="left"/>
              </m:oMathParaPr>
              <m:oMath>
                <m:r>
                  <w:rPr>
                    <w:rFonts w:ascii="Cambria Math" w:eastAsia="楷体" w:hAnsi="Cambria Math" w:cs="Times New Roman" w:hint="eastAsia"/>
                    <w:sz w:val="24"/>
                    <w:szCs w:val="24"/>
                  </w:rPr>
                  <m:t>a</m:t>
                </m:r>
              </m:oMath>
            </m:oMathPara>
          </w:p>
          <w:p w14:paraId="268921E4" w14:textId="6C12E11B" w:rsidR="009A267D" w:rsidRPr="00A66F81" w:rsidRDefault="009A267D" w:rsidP="009A267D">
            <w:pPr>
              <w:jc w:val="left"/>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b</m:t>
                </m:r>
              </m:oMath>
            </m:oMathPara>
          </w:p>
        </w:tc>
        <w:tc>
          <w:tcPr>
            <w:tcW w:w="1890" w:type="dxa"/>
          </w:tcPr>
          <w:p w14:paraId="2B52A7D2" w14:textId="6A4949CB" w:rsidR="009A267D" w:rsidRPr="00A66F81" w:rsidRDefault="009A267D" w:rsidP="009A267D">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m:t>
                </m:r>
              </m:oMath>
            </m:oMathPara>
          </w:p>
          <w:p w14:paraId="1CFCE30E" w14:textId="144BE5D2" w:rsidR="009A267D" w:rsidRPr="00A66F81" w:rsidRDefault="009A267D" w:rsidP="009A267D">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m:t>
                </m:r>
              </m:oMath>
            </m:oMathPara>
          </w:p>
          <w:p w14:paraId="414D3B03" w14:textId="2BBCABE8" w:rsidR="009A267D" w:rsidRPr="00A66F81" w:rsidRDefault="009A267D" w:rsidP="009A267D">
            <w:pPr>
              <w:rPr>
                <w:rFonts w:ascii="Times New Roman" w:eastAsia="楷体" w:hAnsi="Times New Roman" w:cs="Times New Roman"/>
                <w:sz w:val="24"/>
                <w:szCs w:val="24"/>
              </w:rPr>
            </w:pPr>
            <m:oMathPara>
              <m:oMathParaPr>
                <m:jc m:val="left"/>
              </m:oMathParaPr>
              <m:oMath>
                <m:r>
                  <w:rPr>
                    <w:rFonts w:ascii="Cambria Math" w:eastAsia="楷体" w:hAnsi="Cambria Math" w:cs="Times New Roman"/>
                    <w:sz w:val="24"/>
                    <w:szCs w:val="24"/>
                  </w:rPr>
                  <m:t>∅</m:t>
                </m:r>
              </m:oMath>
            </m:oMathPara>
          </w:p>
          <w:p w14:paraId="75E5DD66" w14:textId="7E7923B7" w:rsidR="009A267D" w:rsidRPr="00A66F81" w:rsidRDefault="009A267D" w:rsidP="009A267D">
            <w:pPr>
              <w:rPr>
                <w:rFonts w:ascii="等线" w:eastAsia="等线" w:hAnsi="等线" w:cs="Times New Roman"/>
                <w:sz w:val="24"/>
                <w:szCs w:val="24"/>
              </w:rPr>
            </w:pPr>
            <m:oMathPara>
              <m:oMathParaPr>
                <m:jc m:val="left"/>
              </m:oMathParaPr>
              <m:oMath>
                <m:r>
                  <w:rPr>
                    <w:rFonts w:ascii="Cambria Math" w:eastAsia="楷体" w:hAnsi="Cambria Math" w:cs="Times New Roman"/>
                    <w:sz w:val="24"/>
                    <w:szCs w:val="24"/>
                  </w:rPr>
                  <m:t>∅</m:t>
                </m:r>
              </m:oMath>
            </m:oMathPara>
          </w:p>
        </w:tc>
        <w:tc>
          <w:tcPr>
            <w:tcW w:w="2604" w:type="dxa"/>
          </w:tcPr>
          <w:p w14:paraId="76B04DFD" w14:textId="77777777" w:rsidR="009A267D" w:rsidRPr="00062481"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64ACE908" w14:textId="77777777" w:rsidR="009A267D" w:rsidRPr="0035669A"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5874B724" w14:textId="77777777" w:rsidR="009A267D" w:rsidRPr="0035669A"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0E6B8D64" w14:textId="10A2B4C0" w:rsidR="009A267D" w:rsidRPr="009A267D" w:rsidRDefault="009A267D" w:rsidP="009A267D">
            <w:pPr>
              <w:rPr>
                <w:rFonts w:ascii="Times New Roman" w:eastAsia="楷体" w:hAnsi="Times New Roman" w:cs="Times New Roman"/>
                <w:color w:val="FF0000"/>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r w:rsidR="009A267D" w:rsidRPr="00062481" w14:paraId="3689AD9D" w14:textId="77777777" w:rsidTr="002222E9">
        <w:tc>
          <w:tcPr>
            <w:tcW w:w="2396" w:type="dxa"/>
            <w:vAlign w:val="center"/>
          </w:tcPr>
          <w:p w14:paraId="4E42165B" w14:textId="2FE915B1" w:rsidR="009A267D" w:rsidRPr="009A267D" w:rsidRDefault="00000000" w:rsidP="009A267D">
            <w:pPr>
              <w:rPr>
                <w:rFonts w:ascii="等线" w:eastAsia="等线" w:hAnsi="等线" w:cs="Times New Roman"/>
                <w:color w:val="000000" w:themeColor="text1"/>
                <w:sz w:val="24"/>
                <w:szCs w:val="24"/>
              </w:rPr>
            </w:pPr>
            <m:oMathPara>
              <m:oMathParaPr>
                <m:jc m:val="left"/>
              </m:oMathParaPr>
              <m:oMath>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T</m:t>
                    </m:r>
                  </m:e>
                  <m:sub>
                    <m:r>
                      <w:rPr>
                        <w:rFonts w:ascii="Cambria Math" w:eastAsia="楷体" w:hAnsi="Cambria Math" w:cs="Times New Roman"/>
                        <w:sz w:val="24"/>
                        <w:szCs w:val="24"/>
                      </w:rPr>
                      <m:t>7</m:t>
                    </m:r>
                  </m:sub>
                </m:sSub>
                <m:r>
                  <w:rPr>
                    <w:rFonts w:ascii="Cambria Math" w:eastAsia="楷体" w:hAnsi="Cambria Math" w:cs="Times New Roman"/>
                    <w:sz w:val="24"/>
                    <w:szCs w:val="24"/>
                  </w:rPr>
                  <m:t>={</m:t>
                </m:r>
                <m:r>
                  <w:rPr>
                    <w:rFonts w:ascii="Cambria Math" w:eastAsia="楷体" w:hAnsi="Cambria Math" w:cs="Times New Roman"/>
                    <w:color w:val="FF0000"/>
                    <w:sz w:val="24"/>
                    <w:szCs w:val="24"/>
                  </w:rPr>
                  <m:t>12</m:t>
                </m:r>
                <m:r>
                  <w:rPr>
                    <w:rFonts w:ascii="Cambria Math" w:eastAsia="楷体" w:hAnsi="Cambria Math" w:cs="Times New Roman"/>
                    <w:sz w:val="24"/>
                    <w:szCs w:val="24"/>
                  </w:rPr>
                  <m:t>}</m:t>
                </m:r>
              </m:oMath>
            </m:oMathPara>
          </w:p>
        </w:tc>
        <w:tc>
          <w:tcPr>
            <w:tcW w:w="945" w:type="dxa"/>
            <w:vAlign w:val="center"/>
          </w:tcPr>
          <w:p w14:paraId="1199ECD1" w14:textId="77777777" w:rsidR="009A267D" w:rsidRPr="009A267D" w:rsidRDefault="009A267D" w:rsidP="009A267D">
            <w:pPr>
              <w:jc w:val="left"/>
              <w:rPr>
                <w:rFonts w:ascii="Cambria Math" w:eastAsia="楷体" w:hAnsi="Cambria Math" w:cs="Times New Roman"/>
                <w:i/>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S</m:t>
                </m:r>
              </m:oMath>
            </m:oMathPara>
          </w:p>
          <w:p w14:paraId="591ED2EF" w14:textId="77777777" w:rsidR="009A267D" w:rsidRPr="009A267D" w:rsidRDefault="009A267D" w:rsidP="009A267D">
            <w:pPr>
              <w:jc w:val="left"/>
              <w:rPr>
                <w:rFonts w:ascii="Cambria Math" w:eastAsia="楷体" w:hAnsi="Cambria Math" w:cs="Times New Roman"/>
                <w:i/>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A</m:t>
                </m:r>
              </m:oMath>
            </m:oMathPara>
          </w:p>
          <w:p w14:paraId="0E8EFFD5" w14:textId="77777777" w:rsidR="009A267D" w:rsidRPr="009A267D" w:rsidRDefault="009A267D" w:rsidP="009A267D">
            <w:pPr>
              <w:jc w:val="left"/>
              <w:rPr>
                <w:rFonts w:ascii="Cambria Math" w:eastAsia="楷体" w:hAnsi="Cambria Math" w:cs="Times New Roman"/>
                <w:i/>
                <w:color w:val="000000" w:themeColor="text1"/>
                <w:sz w:val="24"/>
                <w:szCs w:val="24"/>
              </w:rPr>
            </w:pPr>
            <m:oMathPara>
              <m:oMathParaPr>
                <m:jc m:val="left"/>
              </m:oMathParaPr>
              <m:oMath>
                <m:r>
                  <w:rPr>
                    <w:rFonts w:ascii="Cambria Math" w:eastAsia="楷体" w:hAnsi="Cambria Math" w:cs="Times New Roman" w:hint="eastAsia"/>
                    <w:color w:val="000000" w:themeColor="text1"/>
                    <w:sz w:val="24"/>
                    <w:szCs w:val="24"/>
                  </w:rPr>
                  <m:t>a</m:t>
                </m:r>
              </m:oMath>
            </m:oMathPara>
          </w:p>
          <w:p w14:paraId="58607354" w14:textId="1EF93C2A" w:rsidR="009A267D" w:rsidRPr="009A267D" w:rsidRDefault="009A267D" w:rsidP="009A267D">
            <w:pPr>
              <w:jc w:val="left"/>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b</m:t>
                </m:r>
              </m:oMath>
            </m:oMathPara>
          </w:p>
        </w:tc>
        <w:tc>
          <w:tcPr>
            <w:tcW w:w="1890" w:type="dxa"/>
          </w:tcPr>
          <w:p w14:paraId="5A85CA0F" w14:textId="77777777" w:rsidR="009A267D" w:rsidRPr="00062481"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59A58122" w14:textId="77777777" w:rsidR="009A267D" w:rsidRPr="0035669A"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3D57CD78" w14:textId="77777777" w:rsidR="009A267D" w:rsidRPr="0035669A"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0735484B" w14:textId="6C723F72" w:rsidR="009A267D" w:rsidRPr="009A267D" w:rsidRDefault="009A267D" w:rsidP="009A267D">
            <w:pPr>
              <w:rPr>
                <w:rFonts w:ascii="等线" w:eastAsia="等线" w:hAnsi="等线"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c>
          <w:tcPr>
            <w:tcW w:w="2604" w:type="dxa"/>
          </w:tcPr>
          <w:p w14:paraId="75F8E3DC" w14:textId="77777777" w:rsidR="009A267D" w:rsidRPr="00062481"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684A5B0B" w14:textId="77777777" w:rsidR="009A267D" w:rsidRPr="0035669A"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07939309" w14:textId="77777777" w:rsidR="009A267D" w:rsidRPr="0035669A" w:rsidRDefault="009A267D" w:rsidP="009A267D">
            <w:pPr>
              <w:rPr>
                <w:rFonts w:ascii="Times New Roman" w:eastAsia="楷体" w:hAnsi="Times New Roman" w:cs="Times New Roman"/>
                <w:color w:val="000000" w:themeColor="text1"/>
                <w:sz w:val="24"/>
                <w:szCs w:val="24"/>
              </w:rPr>
            </w:pPr>
            <m:oMathPara>
              <m:oMathParaPr>
                <m:jc m:val="left"/>
              </m:oMathParaPr>
              <m:oMath>
                <m:r>
                  <w:rPr>
                    <w:rFonts w:ascii="Cambria Math" w:eastAsia="楷体" w:hAnsi="Cambria Math" w:cs="Times New Roman"/>
                    <w:color w:val="000000" w:themeColor="text1"/>
                    <w:sz w:val="24"/>
                    <w:szCs w:val="24"/>
                  </w:rPr>
                  <m:t>∅</m:t>
                </m:r>
              </m:oMath>
            </m:oMathPara>
          </w:p>
          <w:p w14:paraId="22231281" w14:textId="437C722C" w:rsidR="009A267D" w:rsidRPr="009A267D" w:rsidRDefault="009A267D" w:rsidP="009A267D">
            <w:pPr>
              <w:rPr>
                <w:rFonts w:ascii="Times New Roman" w:eastAsia="楷体" w:hAnsi="Times New Roman" w:cs="Times New Roman"/>
                <w:color w:val="FF0000"/>
                <w:sz w:val="24"/>
                <w:szCs w:val="24"/>
              </w:rPr>
            </w:pPr>
            <m:oMathPara>
              <m:oMathParaPr>
                <m:jc m:val="left"/>
              </m:oMathParaPr>
              <m:oMath>
                <m:r>
                  <w:rPr>
                    <w:rFonts w:ascii="Cambria Math" w:eastAsia="楷体" w:hAnsi="Cambria Math" w:cs="Times New Roman"/>
                    <w:color w:val="000000" w:themeColor="text1"/>
                    <w:sz w:val="24"/>
                    <w:szCs w:val="24"/>
                  </w:rPr>
                  <m:t>∅</m:t>
                </m:r>
              </m:oMath>
            </m:oMathPara>
          </w:p>
        </w:tc>
      </w:tr>
    </w:tbl>
    <w:p w14:paraId="0A77D621" w14:textId="270D7C40" w:rsidR="00B0496C" w:rsidRDefault="00EC299D" w:rsidP="00836A6D">
      <w:pPr>
        <w:ind w:left="139" w:hangingChars="63" w:hanging="13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lastRenderedPageBreak/>
        <w:t>把每个子集写出来，得到如下图所示的</w:t>
      </w:r>
      <w:r>
        <w:rPr>
          <w:rFonts w:ascii="Times New Roman" w:eastAsia="楷体" w:hAnsi="Times New Roman" w:hint="eastAsia"/>
          <w:b/>
          <w:bCs/>
          <w:color w:val="000000" w:themeColor="text1"/>
          <w:sz w:val="22"/>
        </w:rPr>
        <w:t>DFA</w:t>
      </w:r>
    </w:p>
    <w:p w14:paraId="5CF3652A" w14:textId="5CC24BDE" w:rsidR="00771262" w:rsidRDefault="00702888" w:rsidP="00771262">
      <w:pPr>
        <w:ind w:left="132" w:hangingChars="63" w:hanging="132"/>
        <w:rPr>
          <w:rFonts w:ascii="Times New Roman" w:eastAsia="楷体" w:hAnsi="Times New Roman"/>
          <w:b/>
          <w:bCs/>
          <w:color w:val="000000" w:themeColor="text1"/>
          <w:sz w:val="22"/>
        </w:rPr>
      </w:pPr>
      <w:r>
        <w:object w:dxaOrig="7701" w:dyaOrig="8600" w14:anchorId="09C43396">
          <v:shape id="_x0000_i1053" type="#_x0000_t75" style="width:352.9pt;height:393.75pt" o:ole="">
            <v:imagedata r:id="rId66" o:title=""/>
          </v:shape>
          <o:OLEObject Type="Embed" ProgID="Visio.Drawing.15" ShapeID="_x0000_i1053" DrawAspect="Content" ObjectID="_1745303147" r:id="rId67"/>
        </w:object>
      </w:r>
    </w:p>
    <w:p w14:paraId="450692B8" w14:textId="67EF288C" w:rsidR="00EC299D" w:rsidRPr="00836A6D" w:rsidRDefault="00EC299D" w:rsidP="00EC299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(3) </w:t>
      </w:r>
      <w:r w:rsidRPr="00836A6D">
        <w:rPr>
          <w:rFonts w:ascii="Times New Roman" w:eastAsia="楷体" w:hAnsi="Times New Roman" w:hint="eastAsia"/>
          <w:b/>
          <w:bCs/>
          <w:color w:val="000000" w:themeColor="text1"/>
          <w:sz w:val="22"/>
        </w:rPr>
        <w:t>这个文法</w:t>
      </w:r>
      <w:r>
        <w:rPr>
          <w:rFonts w:ascii="Times New Roman" w:eastAsia="楷体" w:hAnsi="Times New Roman" w:hint="eastAsia"/>
          <w:b/>
          <w:bCs/>
          <w:color w:val="000000" w:themeColor="text1"/>
          <w:sz w:val="22"/>
        </w:rPr>
        <w:t>不是</w:t>
      </w:r>
      <w:r w:rsidRPr="00836A6D">
        <w:rPr>
          <w:rFonts w:ascii="Times New Roman" w:eastAsia="楷体" w:hAnsi="Times New Roman" w:hint="eastAsia"/>
          <w:b/>
          <w:bCs/>
          <w:color w:val="000000" w:themeColor="text1"/>
          <w:sz w:val="22"/>
        </w:rPr>
        <w:t>SLR(l)</w:t>
      </w:r>
      <w:r w:rsidRPr="00836A6D">
        <w:rPr>
          <w:rFonts w:ascii="Times New Roman" w:eastAsia="楷体" w:hAnsi="Times New Roman" w:hint="eastAsia"/>
          <w:b/>
          <w:bCs/>
          <w:color w:val="000000" w:themeColor="text1"/>
          <w:sz w:val="22"/>
        </w:rPr>
        <w:t>的，</w:t>
      </w:r>
      <w:r>
        <w:rPr>
          <w:rFonts w:ascii="Times New Roman" w:eastAsia="楷体" w:hAnsi="Times New Roman" w:hint="eastAsia"/>
          <w:b/>
          <w:bCs/>
          <w:color w:val="000000" w:themeColor="text1"/>
          <w:sz w:val="22"/>
        </w:rPr>
        <w:t>分析表中有冲突。</w:t>
      </w:r>
    </w:p>
    <w:p w14:paraId="6E3A5C76" w14:textId="5705F6B9" w:rsidR="00A74AD4" w:rsidRDefault="00A74AD4" w:rsidP="00A74AD4">
      <w:pPr>
        <w:ind w:firstLineChars="128" w:firstLine="283"/>
        <w:rPr>
          <w:rFonts w:ascii="Times New Roman" w:eastAsia="楷体" w:hAnsi="Times New Roman" w:cs="Times New Roman"/>
          <w:b/>
          <w:bCs/>
          <w:color w:val="000000" w:themeColor="text1"/>
          <w:sz w:val="22"/>
        </w:rPr>
      </w:pPr>
      <w:r>
        <w:rPr>
          <w:rFonts w:ascii="Times New Roman" w:eastAsia="楷体" w:hAnsi="Times New Roman" w:cs="Times New Roman" w:hint="eastAsia"/>
          <w:b/>
          <w:bCs/>
          <w:color w:val="000000" w:themeColor="text1"/>
          <w:sz w:val="22"/>
        </w:rPr>
        <w:t>由产生式知：</w:t>
      </w:r>
    </w:p>
    <w:p w14:paraId="4FFA1107" w14:textId="64800032" w:rsidR="00A74AD4" w:rsidRPr="00DE775A" w:rsidRDefault="00A74AD4" w:rsidP="00A74AD4">
      <w:pPr>
        <w:ind w:leftChars="135" w:left="283" w:firstLineChars="128" w:firstLine="283"/>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#,a</m:t>
              </m:r>
            </m:e>
          </m:d>
        </m:oMath>
      </m:oMathPara>
    </w:p>
    <w:p w14:paraId="476C249E" w14:textId="0E5B9598" w:rsidR="00A74AD4" w:rsidRPr="00DE775A" w:rsidRDefault="00A74AD4" w:rsidP="00A74AD4">
      <w:pPr>
        <w:ind w:leftChars="135" w:left="283" w:firstLineChars="278" w:firstLine="614"/>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={b}</m:t>
          </m:r>
        </m:oMath>
      </m:oMathPara>
    </w:p>
    <w:p w14:paraId="07B89AE2" w14:textId="77777777" w:rsidR="00A74AD4" w:rsidRPr="00BC626F" w:rsidRDefault="00A74AD4" w:rsidP="00A74AD4">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color w:val="000000" w:themeColor="text1"/>
            <w:sz w:val="22"/>
          </w:rPr>
          <m:t>SLR(1)</m:t>
        </m:r>
      </m:oMath>
      <w:r>
        <w:rPr>
          <w:rFonts w:ascii="Times New Roman" w:eastAsia="楷体" w:hAnsi="Times New Roman" w:cs="Times New Roman" w:hint="eastAsia"/>
          <w:b/>
          <w:bCs/>
          <w:iCs/>
          <w:color w:val="000000" w:themeColor="text1"/>
          <w:sz w:val="22"/>
        </w:rPr>
        <w:t>分析表如下：</w:t>
      </w:r>
    </w:p>
    <w:tbl>
      <w:tblPr>
        <w:tblStyle w:val="a7"/>
        <w:tblW w:w="0" w:type="auto"/>
        <w:tblLook w:val="04A0" w:firstRow="1" w:lastRow="0" w:firstColumn="1" w:lastColumn="0" w:noHBand="0" w:noVBand="1"/>
      </w:tblPr>
      <w:tblGrid>
        <w:gridCol w:w="828"/>
        <w:gridCol w:w="850"/>
        <w:gridCol w:w="850"/>
        <w:gridCol w:w="733"/>
        <w:gridCol w:w="852"/>
        <w:gridCol w:w="777"/>
        <w:gridCol w:w="239"/>
      </w:tblGrid>
      <w:tr w:rsidR="00A74AD4" w14:paraId="6E1B34C0" w14:textId="77777777" w:rsidTr="0074552C">
        <w:tc>
          <w:tcPr>
            <w:tcW w:w="828" w:type="dxa"/>
            <w:vMerge w:val="restart"/>
            <w:tcBorders>
              <w:top w:val="single" w:sz="12" w:space="0" w:color="auto"/>
              <w:left w:val="nil"/>
            </w:tcBorders>
            <w:vAlign w:val="center"/>
          </w:tcPr>
          <w:p w14:paraId="501A7A6F" w14:textId="77777777" w:rsidR="00A74AD4" w:rsidRDefault="00A74AD4" w:rsidP="008B0A5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2433" w:type="dxa"/>
            <w:gridSpan w:val="3"/>
            <w:tcBorders>
              <w:top w:val="single" w:sz="12" w:space="0" w:color="auto"/>
            </w:tcBorders>
          </w:tcPr>
          <w:p w14:paraId="22D7E638" w14:textId="77777777" w:rsidR="00A74AD4" w:rsidRDefault="00A74AD4" w:rsidP="008B0A5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1868" w:type="dxa"/>
            <w:gridSpan w:val="3"/>
            <w:tcBorders>
              <w:top w:val="single" w:sz="12" w:space="0" w:color="auto"/>
              <w:right w:val="nil"/>
            </w:tcBorders>
            <w:vAlign w:val="center"/>
          </w:tcPr>
          <w:p w14:paraId="4FA7A96A" w14:textId="77777777" w:rsidR="00A74AD4" w:rsidRDefault="00A74AD4" w:rsidP="008B0A5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F4540E" w14:paraId="48429F84" w14:textId="77777777" w:rsidTr="0074552C">
        <w:tc>
          <w:tcPr>
            <w:tcW w:w="828" w:type="dxa"/>
            <w:vMerge/>
            <w:tcBorders>
              <w:left w:val="nil"/>
              <w:bottom w:val="single" w:sz="4" w:space="0" w:color="auto"/>
            </w:tcBorders>
            <w:vAlign w:val="center"/>
          </w:tcPr>
          <w:p w14:paraId="24C3A383" w14:textId="77777777" w:rsidR="00F4540E" w:rsidRDefault="00F4540E" w:rsidP="008B0A5C">
            <w:pPr>
              <w:jc w:val="center"/>
              <w:rPr>
                <w:rFonts w:ascii="Times New Roman" w:eastAsia="楷体" w:hAnsi="Times New Roman" w:cs="Times New Roman"/>
                <w:b/>
                <w:bCs/>
                <w:iCs/>
                <w:color w:val="000000" w:themeColor="text1"/>
                <w:sz w:val="22"/>
              </w:rPr>
            </w:pPr>
          </w:p>
        </w:tc>
        <w:tc>
          <w:tcPr>
            <w:tcW w:w="850" w:type="dxa"/>
            <w:tcBorders>
              <w:bottom w:val="single" w:sz="4" w:space="0" w:color="auto"/>
            </w:tcBorders>
            <w:vAlign w:val="center"/>
          </w:tcPr>
          <w:p w14:paraId="00649283" w14:textId="77777777" w:rsidR="00F4540E" w:rsidRDefault="00F4540E" w:rsidP="008B0A5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m:t>
                </m:r>
              </m:oMath>
            </m:oMathPara>
          </w:p>
        </w:tc>
        <w:tc>
          <w:tcPr>
            <w:tcW w:w="850" w:type="dxa"/>
            <w:tcBorders>
              <w:bottom w:val="single" w:sz="4" w:space="0" w:color="auto"/>
            </w:tcBorders>
            <w:vAlign w:val="center"/>
          </w:tcPr>
          <w:p w14:paraId="2D556EBA" w14:textId="77777777" w:rsidR="00F4540E" w:rsidRDefault="00F4540E" w:rsidP="008B0A5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b</m:t>
                </m:r>
              </m:oMath>
            </m:oMathPara>
          </w:p>
        </w:tc>
        <w:tc>
          <w:tcPr>
            <w:tcW w:w="733" w:type="dxa"/>
            <w:tcBorders>
              <w:bottom w:val="single" w:sz="4" w:space="0" w:color="auto"/>
            </w:tcBorders>
            <w:vAlign w:val="center"/>
          </w:tcPr>
          <w:p w14:paraId="1D0601B5" w14:textId="77777777" w:rsidR="00F4540E" w:rsidRDefault="00F4540E" w:rsidP="008B0A5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852" w:type="dxa"/>
            <w:tcBorders>
              <w:bottom w:val="single" w:sz="4" w:space="0" w:color="auto"/>
              <w:right w:val="nil"/>
            </w:tcBorders>
            <w:vAlign w:val="center"/>
          </w:tcPr>
          <w:p w14:paraId="0A7C3A20" w14:textId="77777777" w:rsidR="00F4540E" w:rsidRDefault="00F4540E" w:rsidP="008B0A5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S</m:t>
                </m:r>
              </m:oMath>
            </m:oMathPara>
          </w:p>
        </w:tc>
        <w:tc>
          <w:tcPr>
            <w:tcW w:w="777" w:type="dxa"/>
            <w:tcBorders>
              <w:bottom w:val="single" w:sz="4" w:space="0" w:color="auto"/>
              <w:right w:val="nil"/>
            </w:tcBorders>
          </w:tcPr>
          <w:p w14:paraId="5ACE8808" w14:textId="76C1726D" w:rsidR="00F4540E" w:rsidRDefault="00F4540E" w:rsidP="008B0A5C">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A</m:t>
                </m:r>
              </m:oMath>
            </m:oMathPara>
          </w:p>
        </w:tc>
        <w:tc>
          <w:tcPr>
            <w:tcW w:w="239" w:type="dxa"/>
            <w:tcBorders>
              <w:bottom w:val="single" w:sz="4" w:space="0" w:color="auto"/>
              <w:right w:val="nil"/>
            </w:tcBorders>
          </w:tcPr>
          <w:p w14:paraId="404593C4" w14:textId="3CEC272B" w:rsidR="00F4540E" w:rsidRDefault="00F4540E" w:rsidP="008B0A5C">
            <w:pPr>
              <w:jc w:val="center"/>
              <w:rPr>
                <w:rFonts w:ascii="楷体" w:eastAsia="楷体" w:hAnsi="楷体" w:cs="宋体"/>
                <w:b/>
                <w:color w:val="000000" w:themeColor="text1"/>
                <w:sz w:val="22"/>
              </w:rPr>
            </w:pPr>
          </w:p>
        </w:tc>
      </w:tr>
      <w:tr w:rsidR="00F4540E" w14:paraId="58931CB8" w14:textId="77777777" w:rsidTr="0074552C">
        <w:tc>
          <w:tcPr>
            <w:tcW w:w="828" w:type="dxa"/>
            <w:tcBorders>
              <w:top w:val="single" w:sz="4" w:space="0" w:color="auto"/>
              <w:left w:val="nil"/>
              <w:bottom w:val="nil"/>
              <w:right w:val="single" w:sz="4" w:space="0" w:color="auto"/>
            </w:tcBorders>
            <w:vAlign w:val="center"/>
          </w:tcPr>
          <w:p w14:paraId="3EEE7893" w14:textId="77777777" w:rsidR="00F4540E" w:rsidRDefault="00F4540E" w:rsidP="00F4540E">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850" w:type="dxa"/>
            <w:tcBorders>
              <w:top w:val="single" w:sz="4" w:space="0" w:color="auto"/>
              <w:left w:val="single" w:sz="4" w:space="0" w:color="auto"/>
              <w:bottom w:val="nil"/>
              <w:right w:val="single" w:sz="4" w:space="0" w:color="auto"/>
            </w:tcBorders>
          </w:tcPr>
          <w:p w14:paraId="5D946F46" w14:textId="65AE8C7A" w:rsidR="00F4540E" w:rsidRDefault="00F4540E" w:rsidP="00F4540E">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50" w:type="dxa"/>
            <w:tcBorders>
              <w:top w:val="single" w:sz="4" w:space="0" w:color="auto"/>
              <w:left w:val="single" w:sz="4" w:space="0" w:color="auto"/>
              <w:bottom w:val="nil"/>
              <w:right w:val="single" w:sz="4" w:space="0" w:color="auto"/>
            </w:tcBorders>
          </w:tcPr>
          <w:p w14:paraId="227DC266" w14:textId="3BFB9AE3" w:rsidR="00F4540E" w:rsidRDefault="00F4540E" w:rsidP="00F4540E">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733" w:type="dxa"/>
            <w:tcBorders>
              <w:top w:val="single" w:sz="4" w:space="0" w:color="auto"/>
              <w:left w:val="single" w:sz="4" w:space="0" w:color="auto"/>
              <w:bottom w:val="nil"/>
              <w:right w:val="single" w:sz="4" w:space="0" w:color="auto"/>
            </w:tcBorders>
            <w:vAlign w:val="center"/>
          </w:tcPr>
          <w:p w14:paraId="11DCF8D9" w14:textId="77777777" w:rsidR="00F4540E" w:rsidRDefault="00F4540E" w:rsidP="00F4540E">
            <w:pPr>
              <w:jc w:val="center"/>
              <w:rPr>
                <w:rFonts w:ascii="Times New Roman" w:eastAsia="楷体" w:hAnsi="Times New Roman" w:cs="Times New Roman"/>
                <w:b/>
                <w:bCs/>
                <w:iCs/>
                <w:color w:val="000000" w:themeColor="text1"/>
                <w:sz w:val="22"/>
              </w:rPr>
            </w:pPr>
          </w:p>
        </w:tc>
        <w:tc>
          <w:tcPr>
            <w:tcW w:w="852" w:type="dxa"/>
            <w:tcBorders>
              <w:top w:val="single" w:sz="4" w:space="0" w:color="auto"/>
              <w:left w:val="single" w:sz="4" w:space="0" w:color="auto"/>
              <w:bottom w:val="nil"/>
              <w:right w:val="nil"/>
            </w:tcBorders>
            <w:vAlign w:val="center"/>
          </w:tcPr>
          <w:p w14:paraId="65436AC1" w14:textId="19C4403E" w:rsidR="00F4540E" w:rsidRDefault="00F4540E" w:rsidP="00F4540E">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2</w:t>
            </w:r>
          </w:p>
        </w:tc>
        <w:tc>
          <w:tcPr>
            <w:tcW w:w="777" w:type="dxa"/>
            <w:tcBorders>
              <w:top w:val="single" w:sz="4" w:space="0" w:color="auto"/>
              <w:left w:val="single" w:sz="4" w:space="0" w:color="auto"/>
              <w:bottom w:val="nil"/>
              <w:right w:val="nil"/>
            </w:tcBorders>
          </w:tcPr>
          <w:p w14:paraId="66636AB8" w14:textId="1502ECF1" w:rsidR="00F4540E" w:rsidRDefault="00F4540E" w:rsidP="00F4540E">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1</w:t>
            </w:r>
          </w:p>
        </w:tc>
        <w:tc>
          <w:tcPr>
            <w:tcW w:w="239" w:type="dxa"/>
            <w:tcBorders>
              <w:top w:val="single" w:sz="4" w:space="0" w:color="auto"/>
              <w:left w:val="single" w:sz="4" w:space="0" w:color="auto"/>
              <w:bottom w:val="nil"/>
              <w:right w:val="nil"/>
            </w:tcBorders>
          </w:tcPr>
          <w:p w14:paraId="0F01F14F" w14:textId="4AA7782F" w:rsidR="00F4540E" w:rsidRDefault="00F4540E" w:rsidP="00F4540E">
            <w:pPr>
              <w:jc w:val="center"/>
              <w:rPr>
                <w:rFonts w:ascii="Times New Roman" w:eastAsia="楷体" w:hAnsi="Times New Roman" w:cs="Times New Roman"/>
                <w:b/>
                <w:bCs/>
                <w:iCs/>
                <w:color w:val="000000" w:themeColor="text1"/>
                <w:sz w:val="22"/>
              </w:rPr>
            </w:pPr>
          </w:p>
        </w:tc>
      </w:tr>
      <w:tr w:rsidR="00D43077" w14:paraId="722173DE" w14:textId="77777777" w:rsidTr="0074552C">
        <w:tc>
          <w:tcPr>
            <w:tcW w:w="828" w:type="dxa"/>
            <w:tcBorders>
              <w:top w:val="nil"/>
              <w:left w:val="nil"/>
              <w:bottom w:val="nil"/>
              <w:right w:val="single" w:sz="4" w:space="0" w:color="auto"/>
            </w:tcBorders>
            <w:vAlign w:val="center"/>
          </w:tcPr>
          <w:p w14:paraId="1EC1A174" w14:textId="77777777" w:rsidR="00D43077" w:rsidRDefault="00D43077" w:rsidP="00D4307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850" w:type="dxa"/>
            <w:tcBorders>
              <w:top w:val="nil"/>
              <w:left w:val="single" w:sz="4" w:space="0" w:color="auto"/>
              <w:bottom w:val="nil"/>
              <w:right w:val="single" w:sz="4" w:space="0" w:color="auto"/>
            </w:tcBorders>
          </w:tcPr>
          <w:p w14:paraId="055B941E" w14:textId="5FF2C6C6" w:rsidR="00D43077" w:rsidRDefault="00D43077" w:rsidP="00D4307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50" w:type="dxa"/>
            <w:tcBorders>
              <w:top w:val="nil"/>
              <w:left w:val="single" w:sz="4" w:space="0" w:color="auto"/>
              <w:bottom w:val="nil"/>
              <w:right w:val="single" w:sz="4" w:space="0" w:color="auto"/>
            </w:tcBorders>
          </w:tcPr>
          <w:p w14:paraId="254E067C" w14:textId="18FD3203" w:rsidR="00D43077" w:rsidRDefault="00D43077" w:rsidP="00D43077">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733" w:type="dxa"/>
            <w:tcBorders>
              <w:top w:val="nil"/>
              <w:left w:val="single" w:sz="4" w:space="0" w:color="auto"/>
              <w:bottom w:val="nil"/>
              <w:right w:val="single" w:sz="4" w:space="0" w:color="auto"/>
            </w:tcBorders>
            <w:vAlign w:val="center"/>
          </w:tcPr>
          <w:p w14:paraId="002FF37C" w14:textId="1F81459B" w:rsidR="00D43077" w:rsidRDefault="00D43077" w:rsidP="00D43077">
            <w:pPr>
              <w:jc w:val="center"/>
              <w:rPr>
                <w:rFonts w:ascii="Times New Roman" w:eastAsia="楷体" w:hAnsi="Times New Roman" w:cs="Times New Roman"/>
                <w:b/>
                <w:bCs/>
                <w:iCs/>
                <w:color w:val="000000" w:themeColor="text1"/>
                <w:sz w:val="22"/>
              </w:rPr>
            </w:pPr>
          </w:p>
        </w:tc>
        <w:tc>
          <w:tcPr>
            <w:tcW w:w="852" w:type="dxa"/>
            <w:tcBorders>
              <w:top w:val="nil"/>
              <w:left w:val="single" w:sz="4" w:space="0" w:color="auto"/>
              <w:bottom w:val="nil"/>
              <w:right w:val="nil"/>
            </w:tcBorders>
            <w:vAlign w:val="center"/>
          </w:tcPr>
          <w:p w14:paraId="4A9C9CA2" w14:textId="086B3B95" w:rsidR="00D43077" w:rsidRDefault="00D43077" w:rsidP="00D4307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777" w:type="dxa"/>
            <w:tcBorders>
              <w:top w:val="nil"/>
              <w:left w:val="single" w:sz="4" w:space="0" w:color="auto"/>
              <w:bottom w:val="nil"/>
              <w:right w:val="nil"/>
            </w:tcBorders>
          </w:tcPr>
          <w:p w14:paraId="7531E2B8" w14:textId="14D97C01" w:rsidR="00D43077" w:rsidRDefault="00D43077" w:rsidP="00D4307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239" w:type="dxa"/>
            <w:tcBorders>
              <w:top w:val="nil"/>
              <w:left w:val="single" w:sz="4" w:space="0" w:color="auto"/>
              <w:bottom w:val="nil"/>
              <w:right w:val="nil"/>
            </w:tcBorders>
          </w:tcPr>
          <w:p w14:paraId="15D39C57" w14:textId="77777777" w:rsidR="00D43077" w:rsidRDefault="00D43077" w:rsidP="00D43077">
            <w:pPr>
              <w:jc w:val="center"/>
              <w:rPr>
                <w:rFonts w:ascii="Times New Roman" w:eastAsia="楷体" w:hAnsi="Times New Roman" w:cs="Times New Roman"/>
                <w:b/>
                <w:bCs/>
                <w:iCs/>
                <w:color w:val="000000" w:themeColor="text1"/>
                <w:sz w:val="22"/>
              </w:rPr>
            </w:pPr>
          </w:p>
        </w:tc>
      </w:tr>
      <w:tr w:rsidR="0074552C" w14:paraId="03021918" w14:textId="77777777" w:rsidTr="002767A4">
        <w:tc>
          <w:tcPr>
            <w:tcW w:w="828" w:type="dxa"/>
            <w:tcBorders>
              <w:top w:val="nil"/>
              <w:left w:val="nil"/>
              <w:bottom w:val="nil"/>
              <w:right w:val="single" w:sz="4" w:space="0" w:color="auto"/>
            </w:tcBorders>
            <w:vAlign w:val="center"/>
          </w:tcPr>
          <w:p w14:paraId="086709AE" w14:textId="7777777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850" w:type="dxa"/>
            <w:tcBorders>
              <w:top w:val="nil"/>
              <w:left w:val="single" w:sz="4" w:space="0" w:color="auto"/>
              <w:bottom w:val="nil"/>
              <w:right w:val="single" w:sz="4" w:space="0" w:color="auto"/>
            </w:tcBorders>
          </w:tcPr>
          <w:p w14:paraId="73EB1FC4" w14:textId="4BE15123"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50" w:type="dxa"/>
            <w:tcBorders>
              <w:top w:val="nil"/>
              <w:left w:val="single" w:sz="4" w:space="0" w:color="auto"/>
              <w:bottom w:val="nil"/>
              <w:right w:val="single" w:sz="4" w:space="0" w:color="auto"/>
            </w:tcBorders>
          </w:tcPr>
          <w:p w14:paraId="1E2E8DF4" w14:textId="1DF27CB7"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733" w:type="dxa"/>
            <w:tcBorders>
              <w:top w:val="nil"/>
              <w:left w:val="single" w:sz="4" w:space="0" w:color="auto"/>
              <w:bottom w:val="nil"/>
              <w:right w:val="single" w:sz="4" w:space="0" w:color="auto"/>
            </w:tcBorders>
            <w:vAlign w:val="center"/>
          </w:tcPr>
          <w:p w14:paraId="3DD77204" w14:textId="3D580082"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852" w:type="dxa"/>
            <w:tcBorders>
              <w:top w:val="nil"/>
              <w:left w:val="single" w:sz="4" w:space="0" w:color="auto"/>
              <w:bottom w:val="nil"/>
              <w:right w:val="nil"/>
            </w:tcBorders>
            <w:vAlign w:val="center"/>
          </w:tcPr>
          <w:p w14:paraId="0D3DD880" w14:textId="63339E54"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777" w:type="dxa"/>
            <w:tcBorders>
              <w:top w:val="nil"/>
              <w:left w:val="single" w:sz="4" w:space="0" w:color="auto"/>
              <w:bottom w:val="nil"/>
              <w:right w:val="nil"/>
            </w:tcBorders>
          </w:tcPr>
          <w:p w14:paraId="18A76033" w14:textId="4E4DF646"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239" w:type="dxa"/>
            <w:tcBorders>
              <w:top w:val="nil"/>
              <w:left w:val="single" w:sz="4" w:space="0" w:color="auto"/>
              <w:bottom w:val="nil"/>
              <w:right w:val="nil"/>
            </w:tcBorders>
          </w:tcPr>
          <w:p w14:paraId="682232C2" w14:textId="15BA7B91" w:rsidR="0074552C" w:rsidRDefault="0074552C" w:rsidP="0074552C">
            <w:pPr>
              <w:jc w:val="center"/>
              <w:rPr>
                <w:rFonts w:ascii="Times New Roman" w:eastAsia="楷体" w:hAnsi="Times New Roman" w:cs="Times New Roman"/>
                <w:b/>
                <w:bCs/>
                <w:iCs/>
                <w:color w:val="000000" w:themeColor="text1"/>
                <w:sz w:val="22"/>
              </w:rPr>
            </w:pPr>
          </w:p>
        </w:tc>
      </w:tr>
      <w:tr w:rsidR="0074552C" w14:paraId="5B31D5F1" w14:textId="77777777" w:rsidTr="00BF18D3">
        <w:tc>
          <w:tcPr>
            <w:tcW w:w="828" w:type="dxa"/>
            <w:tcBorders>
              <w:top w:val="nil"/>
              <w:left w:val="nil"/>
              <w:bottom w:val="nil"/>
              <w:right w:val="single" w:sz="4" w:space="0" w:color="auto"/>
            </w:tcBorders>
            <w:vAlign w:val="center"/>
          </w:tcPr>
          <w:p w14:paraId="02894E51" w14:textId="7777777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850" w:type="dxa"/>
            <w:tcBorders>
              <w:top w:val="nil"/>
              <w:left w:val="single" w:sz="4" w:space="0" w:color="auto"/>
              <w:bottom w:val="nil"/>
              <w:right w:val="single" w:sz="4" w:space="0" w:color="auto"/>
            </w:tcBorders>
          </w:tcPr>
          <w:p w14:paraId="688E2D6D" w14:textId="3D78E4EE"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 r</m:t>
                </m:r>
                <m:r>
                  <m:rPr>
                    <m:sty m:val="bi"/>
                  </m:rPr>
                  <w:rPr>
                    <w:rFonts w:ascii="Cambria Math" w:eastAsia="楷体" w:hAnsi="Cambria Math" w:cs="Times New Roman"/>
                    <w:color w:val="000000" w:themeColor="text1"/>
                    <w:sz w:val="22"/>
                  </w:rPr>
                  <m:t>1</m:t>
                </m:r>
              </m:oMath>
            </m:oMathPara>
          </w:p>
        </w:tc>
        <w:tc>
          <w:tcPr>
            <w:tcW w:w="850" w:type="dxa"/>
            <w:tcBorders>
              <w:top w:val="nil"/>
              <w:left w:val="single" w:sz="4" w:space="0" w:color="auto"/>
              <w:bottom w:val="nil"/>
              <w:right w:val="single" w:sz="4" w:space="0" w:color="auto"/>
            </w:tcBorders>
          </w:tcPr>
          <w:p w14:paraId="3171A1AF" w14:textId="5CAB426E"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733" w:type="dxa"/>
            <w:tcBorders>
              <w:top w:val="nil"/>
              <w:left w:val="single" w:sz="4" w:space="0" w:color="auto"/>
              <w:bottom w:val="nil"/>
              <w:right w:val="single" w:sz="4" w:space="0" w:color="auto"/>
            </w:tcBorders>
            <w:vAlign w:val="center"/>
          </w:tcPr>
          <w:p w14:paraId="429CE8FD" w14:textId="552E491B"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852" w:type="dxa"/>
            <w:tcBorders>
              <w:top w:val="nil"/>
              <w:left w:val="single" w:sz="4" w:space="0" w:color="auto"/>
              <w:bottom w:val="nil"/>
              <w:right w:val="nil"/>
            </w:tcBorders>
            <w:vAlign w:val="center"/>
          </w:tcPr>
          <w:p w14:paraId="18A30B9A" w14:textId="7C567044"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4</w:t>
            </w:r>
          </w:p>
        </w:tc>
        <w:tc>
          <w:tcPr>
            <w:tcW w:w="777" w:type="dxa"/>
            <w:tcBorders>
              <w:top w:val="nil"/>
              <w:left w:val="single" w:sz="4" w:space="0" w:color="auto"/>
              <w:bottom w:val="nil"/>
              <w:right w:val="nil"/>
            </w:tcBorders>
          </w:tcPr>
          <w:p w14:paraId="4200D6AE" w14:textId="61AF1408"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5</w:t>
            </w:r>
          </w:p>
        </w:tc>
        <w:tc>
          <w:tcPr>
            <w:tcW w:w="239" w:type="dxa"/>
            <w:tcBorders>
              <w:top w:val="nil"/>
              <w:left w:val="single" w:sz="4" w:space="0" w:color="auto"/>
              <w:bottom w:val="nil"/>
              <w:right w:val="nil"/>
            </w:tcBorders>
          </w:tcPr>
          <w:p w14:paraId="3538B2D8" w14:textId="2E233102" w:rsidR="0074552C" w:rsidRDefault="0074552C" w:rsidP="0074552C">
            <w:pPr>
              <w:jc w:val="center"/>
              <w:rPr>
                <w:rFonts w:ascii="Times New Roman" w:eastAsia="楷体" w:hAnsi="Times New Roman" w:cs="Times New Roman"/>
                <w:b/>
                <w:bCs/>
                <w:iCs/>
                <w:color w:val="000000" w:themeColor="text1"/>
                <w:sz w:val="22"/>
              </w:rPr>
            </w:pPr>
          </w:p>
        </w:tc>
      </w:tr>
      <w:tr w:rsidR="0074552C" w14:paraId="3D76CC6B" w14:textId="77777777" w:rsidTr="00376C4B">
        <w:tc>
          <w:tcPr>
            <w:tcW w:w="828" w:type="dxa"/>
            <w:tcBorders>
              <w:top w:val="nil"/>
              <w:left w:val="nil"/>
              <w:bottom w:val="nil"/>
              <w:right w:val="single" w:sz="4" w:space="0" w:color="auto"/>
            </w:tcBorders>
            <w:vAlign w:val="center"/>
          </w:tcPr>
          <w:p w14:paraId="21E977B6" w14:textId="7777777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850" w:type="dxa"/>
            <w:tcBorders>
              <w:top w:val="nil"/>
              <w:left w:val="single" w:sz="4" w:space="0" w:color="auto"/>
              <w:bottom w:val="nil"/>
              <w:right w:val="single" w:sz="4" w:space="0" w:color="auto"/>
            </w:tcBorders>
          </w:tcPr>
          <w:p w14:paraId="14A24FF2" w14:textId="56514E18"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50" w:type="dxa"/>
            <w:tcBorders>
              <w:top w:val="nil"/>
              <w:left w:val="single" w:sz="4" w:space="0" w:color="auto"/>
              <w:bottom w:val="nil"/>
              <w:right w:val="single" w:sz="4" w:space="0" w:color="auto"/>
            </w:tcBorders>
          </w:tcPr>
          <w:p w14:paraId="31E1ADB0" w14:textId="082DCA36"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733" w:type="dxa"/>
            <w:tcBorders>
              <w:top w:val="nil"/>
              <w:left w:val="single" w:sz="4" w:space="0" w:color="auto"/>
              <w:bottom w:val="nil"/>
              <w:right w:val="single" w:sz="4" w:space="0" w:color="auto"/>
            </w:tcBorders>
            <w:vAlign w:val="center"/>
          </w:tcPr>
          <w:p w14:paraId="2743AA93" w14:textId="60B1AB46" w:rsidR="0074552C" w:rsidRDefault="0074552C" w:rsidP="0074552C">
            <w:pPr>
              <w:jc w:val="center"/>
              <w:rPr>
                <w:rFonts w:ascii="Times New Roman" w:eastAsia="楷体" w:hAnsi="Times New Roman" w:cs="Times New Roman"/>
                <w:b/>
                <w:bCs/>
                <w:iCs/>
                <w:color w:val="000000" w:themeColor="text1"/>
                <w:sz w:val="22"/>
              </w:rPr>
            </w:pPr>
          </w:p>
        </w:tc>
        <w:tc>
          <w:tcPr>
            <w:tcW w:w="852" w:type="dxa"/>
            <w:tcBorders>
              <w:top w:val="nil"/>
              <w:left w:val="single" w:sz="4" w:space="0" w:color="auto"/>
              <w:bottom w:val="nil"/>
              <w:right w:val="nil"/>
            </w:tcBorders>
            <w:vAlign w:val="center"/>
          </w:tcPr>
          <w:p w14:paraId="69F3A377" w14:textId="61F34318"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777" w:type="dxa"/>
            <w:tcBorders>
              <w:top w:val="nil"/>
              <w:left w:val="single" w:sz="4" w:space="0" w:color="auto"/>
              <w:bottom w:val="nil"/>
              <w:right w:val="nil"/>
            </w:tcBorders>
          </w:tcPr>
          <w:p w14:paraId="42D2F2CF" w14:textId="4C61D83E"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239" w:type="dxa"/>
            <w:tcBorders>
              <w:top w:val="nil"/>
              <w:left w:val="single" w:sz="4" w:space="0" w:color="auto"/>
              <w:bottom w:val="nil"/>
              <w:right w:val="nil"/>
            </w:tcBorders>
          </w:tcPr>
          <w:p w14:paraId="31B9BC3A" w14:textId="77777777" w:rsidR="0074552C" w:rsidRDefault="0074552C" w:rsidP="0074552C">
            <w:pPr>
              <w:jc w:val="center"/>
              <w:rPr>
                <w:rFonts w:ascii="Times New Roman" w:eastAsia="楷体" w:hAnsi="Times New Roman" w:cs="Times New Roman"/>
                <w:b/>
                <w:bCs/>
                <w:iCs/>
                <w:color w:val="000000" w:themeColor="text1"/>
                <w:sz w:val="22"/>
              </w:rPr>
            </w:pPr>
          </w:p>
        </w:tc>
      </w:tr>
      <w:tr w:rsidR="0074552C" w14:paraId="4108E56D" w14:textId="77777777" w:rsidTr="0009453E">
        <w:tc>
          <w:tcPr>
            <w:tcW w:w="828" w:type="dxa"/>
            <w:tcBorders>
              <w:top w:val="nil"/>
              <w:left w:val="nil"/>
              <w:bottom w:val="nil"/>
              <w:right w:val="single" w:sz="4" w:space="0" w:color="auto"/>
            </w:tcBorders>
            <w:vAlign w:val="center"/>
          </w:tcPr>
          <w:p w14:paraId="118D0C6D" w14:textId="7777777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850" w:type="dxa"/>
            <w:tcBorders>
              <w:top w:val="nil"/>
              <w:left w:val="single" w:sz="4" w:space="0" w:color="auto"/>
              <w:bottom w:val="nil"/>
              <w:right w:val="single" w:sz="4" w:space="0" w:color="auto"/>
            </w:tcBorders>
          </w:tcPr>
          <w:p w14:paraId="6B22661F" w14:textId="01334E79"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50" w:type="dxa"/>
            <w:tcBorders>
              <w:top w:val="nil"/>
              <w:left w:val="single" w:sz="4" w:space="0" w:color="auto"/>
              <w:bottom w:val="nil"/>
              <w:right w:val="single" w:sz="4" w:space="0" w:color="auto"/>
            </w:tcBorders>
          </w:tcPr>
          <w:p w14:paraId="21B499C4" w14:textId="0CB8F3E8"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733" w:type="dxa"/>
            <w:tcBorders>
              <w:top w:val="nil"/>
              <w:left w:val="single" w:sz="4" w:space="0" w:color="auto"/>
              <w:bottom w:val="nil"/>
              <w:right w:val="single" w:sz="4" w:space="0" w:color="auto"/>
            </w:tcBorders>
            <w:vAlign w:val="center"/>
          </w:tcPr>
          <w:p w14:paraId="49EF2449" w14:textId="5CEAD77F"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852" w:type="dxa"/>
            <w:tcBorders>
              <w:top w:val="nil"/>
              <w:left w:val="single" w:sz="4" w:space="0" w:color="auto"/>
              <w:bottom w:val="nil"/>
              <w:right w:val="nil"/>
            </w:tcBorders>
            <w:vAlign w:val="center"/>
          </w:tcPr>
          <w:p w14:paraId="764FD943" w14:textId="5FB324C6"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777" w:type="dxa"/>
            <w:tcBorders>
              <w:top w:val="nil"/>
              <w:left w:val="single" w:sz="4" w:space="0" w:color="auto"/>
              <w:bottom w:val="nil"/>
              <w:right w:val="nil"/>
            </w:tcBorders>
          </w:tcPr>
          <w:p w14:paraId="704EC9E3" w14:textId="0C9916B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1</w:t>
            </w:r>
          </w:p>
        </w:tc>
        <w:tc>
          <w:tcPr>
            <w:tcW w:w="239" w:type="dxa"/>
            <w:tcBorders>
              <w:top w:val="nil"/>
              <w:left w:val="single" w:sz="4" w:space="0" w:color="auto"/>
              <w:bottom w:val="nil"/>
              <w:right w:val="nil"/>
            </w:tcBorders>
          </w:tcPr>
          <w:p w14:paraId="19A3EEB2" w14:textId="77777777" w:rsidR="0074552C" w:rsidRDefault="0074552C" w:rsidP="0074552C">
            <w:pPr>
              <w:jc w:val="center"/>
              <w:rPr>
                <w:rFonts w:ascii="Times New Roman" w:eastAsia="楷体" w:hAnsi="Times New Roman" w:cs="Times New Roman"/>
                <w:b/>
                <w:bCs/>
                <w:iCs/>
                <w:color w:val="000000" w:themeColor="text1"/>
                <w:sz w:val="22"/>
              </w:rPr>
            </w:pPr>
          </w:p>
        </w:tc>
      </w:tr>
      <w:tr w:rsidR="0074552C" w14:paraId="447CEDA5" w14:textId="77777777" w:rsidTr="0074552C">
        <w:tc>
          <w:tcPr>
            <w:tcW w:w="828" w:type="dxa"/>
            <w:tcBorders>
              <w:top w:val="nil"/>
              <w:left w:val="nil"/>
              <w:bottom w:val="nil"/>
              <w:right w:val="single" w:sz="4" w:space="0" w:color="auto"/>
            </w:tcBorders>
            <w:vAlign w:val="center"/>
          </w:tcPr>
          <w:p w14:paraId="0D565A5F" w14:textId="7777777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850" w:type="dxa"/>
            <w:tcBorders>
              <w:top w:val="nil"/>
              <w:left w:val="single" w:sz="4" w:space="0" w:color="auto"/>
              <w:bottom w:val="nil"/>
              <w:right w:val="single" w:sz="4" w:space="0" w:color="auto"/>
            </w:tcBorders>
            <w:vAlign w:val="center"/>
          </w:tcPr>
          <w:p w14:paraId="44D5A4D6" w14:textId="1BFC6BDB" w:rsidR="0074552C" w:rsidRDefault="0074552C" w:rsidP="0074552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850" w:type="dxa"/>
            <w:tcBorders>
              <w:top w:val="nil"/>
              <w:left w:val="single" w:sz="4" w:space="0" w:color="auto"/>
              <w:bottom w:val="nil"/>
              <w:right w:val="single" w:sz="4" w:space="0" w:color="auto"/>
            </w:tcBorders>
            <w:vAlign w:val="center"/>
          </w:tcPr>
          <w:p w14:paraId="532173AB" w14:textId="481D70A9" w:rsidR="0074552C" w:rsidRDefault="0074552C" w:rsidP="0074552C">
            <w:pPr>
              <w:jc w:val="center"/>
              <w:rPr>
                <w:rFonts w:ascii="Times New Roman" w:eastAsia="楷体" w:hAnsi="Times New Roman" w:cs="Times New Roman"/>
                <w:b/>
                <w:color w:val="000000" w:themeColor="text1"/>
                <w:sz w:val="22"/>
              </w:rPr>
            </w:pPr>
          </w:p>
        </w:tc>
        <w:tc>
          <w:tcPr>
            <w:tcW w:w="733" w:type="dxa"/>
            <w:tcBorders>
              <w:top w:val="nil"/>
              <w:left w:val="single" w:sz="4" w:space="0" w:color="auto"/>
              <w:bottom w:val="nil"/>
              <w:right w:val="single" w:sz="4" w:space="0" w:color="auto"/>
            </w:tcBorders>
            <w:vAlign w:val="center"/>
          </w:tcPr>
          <w:p w14:paraId="103CA6C0" w14:textId="38A135F2" w:rsidR="0074552C" w:rsidRDefault="0074552C" w:rsidP="0074552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852" w:type="dxa"/>
            <w:tcBorders>
              <w:top w:val="nil"/>
              <w:left w:val="single" w:sz="4" w:space="0" w:color="auto"/>
              <w:bottom w:val="nil"/>
              <w:right w:val="nil"/>
            </w:tcBorders>
            <w:vAlign w:val="center"/>
          </w:tcPr>
          <w:p w14:paraId="01D5CFB2" w14:textId="77777777" w:rsidR="0074552C" w:rsidRDefault="0074552C" w:rsidP="0074552C">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028D9F22" w14:textId="77777777" w:rsidR="0074552C" w:rsidRDefault="0074552C" w:rsidP="0074552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239" w:type="dxa"/>
            <w:tcBorders>
              <w:top w:val="nil"/>
              <w:left w:val="single" w:sz="4" w:space="0" w:color="auto"/>
              <w:bottom w:val="nil"/>
              <w:right w:val="nil"/>
            </w:tcBorders>
          </w:tcPr>
          <w:p w14:paraId="0E1E8910" w14:textId="171BF092" w:rsidR="0074552C" w:rsidRDefault="0074552C" w:rsidP="0074552C">
            <w:pPr>
              <w:jc w:val="center"/>
              <w:rPr>
                <w:rFonts w:ascii="Times New Roman" w:eastAsia="楷体" w:hAnsi="Times New Roman" w:cs="Times New Roman"/>
                <w:b/>
                <w:bCs/>
                <w:iCs/>
                <w:color w:val="000000" w:themeColor="text1"/>
                <w:sz w:val="22"/>
              </w:rPr>
            </w:pPr>
          </w:p>
        </w:tc>
      </w:tr>
      <w:tr w:rsidR="00F4540E" w14:paraId="20B19973" w14:textId="77777777" w:rsidTr="0074552C">
        <w:tc>
          <w:tcPr>
            <w:tcW w:w="828" w:type="dxa"/>
            <w:tcBorders>
              <w:top w:val="nil"/>
              <w:left w:val="nil"/>
              <w:bottom w:val="nil"/>
              <w:right w:val="single" w:sz="4" w:space="0" w:color="auto"/>
            </w:tcBorders>
            <w:vAlign w:val="center"/>
          </w:tcPr>
          <w:p w14:paraId="07B5A60F" w14:textId="77777777" w:rsidR="00F4540E" w:rsidRDefault="00F4540E" w:rsidP="008B0A5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850" w:type="dxa"/>
            <w:tcBorders>
              <w:top w:val="nil"/>
              <w:left w:val="single" w:sz="4" w:space="0" w:color="auto"/>
              <w:bottom w:val="nil"/>
              <w:right w:val="single" w:sz="4" w:space="0" w:color="auto"/>
            </w:tcBorders>
            <w:vAlign w:val="center"/>
          </w:tcPr>
          <w:p w14:paraId="5EB049EA" w14:textId="0F65B7F6" w:rsidR="00F4540E" w:rsidRDefault="00F4540E" w:rsidP="008B0A5C">
            <w:pPr>
              <w:jc w:val="center"/>
              <w:rPr>
                <w:rFonts w:ascii="Times New Roman" w:eastAsia="楷体" w:hAnsi="Times New Roman" w:cs="Times New Roman"/>
                <w:b/>
                <w:bCs/>
                <w:iCs/>
                <w:color w:val="000000" w:themeColor="text1"/>
                <w:sz w:val="22"/>
              </w:rPr>
            </w:pPr>
          </w:p>
        </w:tc>
        <w:tc>
          <w:tcPr>
            <w:tcW w:w="850" w:type="dxa"/>
            <w:tcBorders>
              <w:top w:val="nil"/>
              <w:left w:val="single" w:sz="4" w:space="0" w:color="auto"/>
              <w:bottom w:val="nil"/>
              <w:right w:val="single" w:sz="4" w:space="0" w:color="auto"/>
            </w:tcBorders>
            <w:vAlign w:val="center"/>
          </w:tcPr>
          <w:p w14:paraId="2C108640" w14:textId="0EF32703" w:rsidR="00F4540E" w:rsidRDefault="00F4540E" w:rsidP="008B0A5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733" w:type="dxa"/>
            <w:tcBorders>
              <w:top w:val="nil"/>
              <w:left w:val="single" w:sz="4" w:space="0" w:color="auto"/>
              <w:bottom w:val="nil"/>
              <w:right w:val="single" w:sz="4" w:space="0" w:color="auto"/>
            </w:tcBorders>
            <w:vAlign w:val="center"/>
          </w:tcPr>
          <w:p w14:paraId="343B7930" w14:textId="4C4F07F2" w:rsidR="00F4540E" w:rsidRDefault="00F4540E" w:rsidP="008B0A5C">
            <w:pPr>
              <w:jc w:val="center"/>
              <w:rPr>
                <w:rFonts w:ascii="Times New Roman" w:eastAsia="楷体" w:hAnsi="Times New Roman" w:cs="Times New Roman"/>
                <w:b/>
                <w:color w:val="000000" w:themeColor="text1"/>
                <w:sz w:val="22"/>
              </w:rPr>
            </w:pPr>
          </w:p>
        </w:tc>
        <w:tc>
          <w:tcPr>
            <w:tcW w:w="852" w:type="dxa"/>
            <w:tcBorders>
              <w:top w:val="nil"/>
              <w:left w:val="single" w:sz="4" w:space="0" w:color="auto"/>
              <w:bottom w:val="nil"/>
              <w:right w:val="nil"/>
            </w:tcBorders>
            <w:vAlign w:val="center"/>
          </w:tcPr>
          <w:p w14:paraId="68A501EC" w14:textId="77777777" w:rsidR="00F4540E" w:rsidRDefault="00F4540E" w:rsidP="008B0A5C">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1D47B29F" w14:textId="77777777" w:rsidR="00F4540E" w:rsidRDefault="00F4540E" w:rsidP="008B0A5C">
            <w:pPr>
              <w:jc w:val="center"/>
              <w:rPr>
                <w:rFonts w:ascii="Times New Roman" w:eastAsia="楷体" w:hAnsi="Times New Roman" w:cs="Times New Roman"/>
                <w:b/>
                <w:bCs/>
                <w:iCs/>
                <w:color w:val="000000" w:themeColor="text1"/>
                <w:sz w:val="22"/>
              </w:rPr>
            </w:pPr>
          </w:p>
        </w:tc>
        <w:tc>
          <w:tcPr>
            <w:tcW w:w="239" w:type="dxa"/>
            <w:tcBorders>
              <w:top w:val="nil"/>
              <w:left w:val="single" w:sz="4" w:space="0" w:color="auto"/>
              <w:bottom w:val="nil"/>
              <w:right w:val="nil"/>
            </w:tcBorders>
          </w:tcPr>
          <w:p w14:paraId="629C4936" w14:textId="77777777" w:rsidR="00F4540E" w:rsidRDefault="00F4540E" w:rsidP="008B0A5C">
            <w:pPr>
              <w:jc w:val="center"/>
              <w:rPr>
                <w:rFonts w:ascii="Times New Roman" w:eastAsia="楷体" w:hAnsi="Times New Roman" w:cs="Times New Roman"/>
                <w:b/>
                <w:bCs/>
                <w:iCs/>
                <w:color w:val="000000" w:themeColor="text1"/>
                <w:sz w:val="22"/>
              </w:rPr>
            </w:pPr>
          </w:p>
        </w:tc>
      </w:tr>
      <w:tr w:rsidR="00F4540E" w14:paraId="21BCC70D" w14:textId="77777777" w:rsidTr="0074552C">
        <w:tc>
          <w:tcPr>
            <w:tcW w:w="828" w:type="dxa"/>
            <w:tcBorders>
              <w:top w:val="nil"/>
              <w:left w:val="nil"/>
              <w:bottom w:val="single" w:sz="12" w:space="0" w:color="auto"/>
              <w:right w:val="single" w:sz="4" w:space="0" w:color="auto"/>
            </w:tcBorders>
            <w:vAlign w:val="center"/>
          </w:tcPr>
          <w:p w14:paraId="1483FBCA" w14:textId="1B24306A" w:rsidR="00F4540E" w:rsidRDefault="00F4540E" w:rsidP="008B0A5C">
            <w:pPr>
              <w:jc w:val="center"/>
              <w:rPr>
                <w:rFonts w:ascii="Times New Roman" w:eastAsia="楷体" w:hAnsi="Times New Roman" w:cs="Times New Roman"/>
                <w:b/>
                <w:bCs/>
                <w:iCs/>
                <w:color w:val="000000" w:themeColor="text1"/>
                <w:sz w:val="22"/>
              </w:rPr>
            </w:pPr>
          </w:p>
        </w:tc>
        <w:tc>
          <w:tcPr>
            <w:tcW w:w="850" w:type="dxa"/>
            <w:tcBorders>
              <w:top w:val="nil"/>
              <w:left w:val="single" w:sz="4" w:space="0" w:color="auto"/>
              <w:bottom w:val="single" w:sz="12" w:space="0" w:color="auto"/>
              <w:right w:val="single" w:sz="4" w:space="0" w:color="auto"/>
            </w:tcBorders>
            <w:vAlign w:val="center"/>
          </w:tcPr>
          <w:p w14:paraId="265F239F" w14:textId="4E151DC7" w:rsidR="00F4540E" w:rsidRDefault="00F4540E" w:rsidP="008B0A5C">
            <w:pPr>
              <w:jc w:val="center"/>
              <w:rPr>
                <w:rFonts w:ascii="Times New Roman" w:eastAsia="楷体" w:hAnsi="Times New Roman" w:cs="Times New Roman"/>
                <w:b/>
                <w:color w:val="000000" w:themeColor="text1"/>
                <w:sz w:val="22"/>
              </w:rPr>
            </w:pPr>
          </w:p>
        </w:tc>
        <w:tc>
          <w:tcPr>
            <w:tcW w:w="850" w:type="dxa"/>
            <w:tcBorders>
              <w:top w:val="nil"/>
              <w:left w:val="single" w:sz="4" w:space="0" w:color="auto"/>
              <w:bottom w:val="single" w:sz="12" w:space="0" w:color="auto"/>
              <w:right w:val="single" w:sz="4" w:space="0" w:color="auto"/>
            </w:tcBorders>
            <w:vAlign w:val="center"/>
          </w:tcPr>
          <w:p w14:paraId="2AE65DEA" w14:textId="51087FA1" w:rsidR="00F4540E" w:rsidRDefault="00F4540E" w:rsidP="008B0A5C">
            <w:pPr>
              <w:jc w:val="center"/>
              <w:rPr>
                <w:rFonts w:ascii="Times New Roman" w:eastAsia="楷体" w:hAnsi="Times New Roman" w:cs="Times New Roman"/>
                <w:b/>
                <w:color w:val="000000" w:themeColor="text1"/>
                <w:sz w:val="22"/>
              </w:rPr>
            </w:pPr>
          </w:p>
        </w:tc>
        <w:tc>
          <w:tcPr>
            <w:tcW w:w="733" w:type="dxa"/>
            <w:tcBorders>
              <w:top w:val="nil"/>
              <w:left w:val="single" w:sz="4" w:space="0" w:color="auto"/>
              <w:bottom w:val="single" w:sz="12" w:space="0" w:color="auto"/>
              <w:right w:val="single" w:sz="4" w:space="0" w:color="auto"/>
            </w:tcBorders>
            <w:vAlign w:val="center"/>
          </w:tcPr>
          <w:p w14:paraId="3A6664CB" w14:textId="77777777" w:rsidR="00F4540E" w:rsidRDefault="00F4540E" w:rsidP="008B0A5C">
            <w:pPr>
              <w:jc w:val="center"/>
              <w:rPr>
                <w:rFonts w:ascii="Times New Roman" w:eastAsia="楷体" w:hAnsi="Times New Roman" w:cs="Times New Roman"/>
                <w:b/>
                <w:color w:val="000000" w:themeColor="text1"/>
                <w:sz w:val="22"/>
              </w:rPr>
            </w:pPr>
          </w:p>
        </w:tc>
        <w:tc>
          <w:tcPr>
            <w:tcW w:w="852" w:type="dxa"/>
            <w:tcBorders>
              <w:top w:val="nil"/>
              <w:left w:val="single" w:sz="4" w:space="0" w:color="auto"/>
              <w:bottom w:val="single" w:sz="12" w:space="0" w:color="auto"/>
              <w:right w:val="nil"/>
            </w:tcBorders>
            <w:vAlign w:val="center"/>
          </w:tcPr>
          <w:p w14:paraId="05359205" w14:textId="77777777" w:rsidR="00F4540E" w:rsidRDefault="00F4540E" w:rsidP="008B0A5C">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single" w:sz="12" w:space="0" w:color="auto"/>
              <w:right w:val="nil"/>
            </w:tcBorders>
          </w:tcPr>
          <w:p w14:paraId="732F8E39" w14:textId="77777777" w:rsidR="00F4540E" w:rsidRDefault="00F4540E" w:rsidP="008B0A5C">
            <w:pPr>
              <w:jc w:val="center"/>
              <w:rPr>
                <w:rFonts w:ascii="Times New Roman" w:eastAsia="楷体" w:hAnsi="Times New Roman" w:cs="Times New Roman"/>
                <w:b/>
                <w:bCs/>
                <w:iCs/>
                <w:color w:val="000000" w:themeColor="text1"/>
                <w:sz w:val="22"/>
              </w:rPr>
            </w:pPr>
          </w:p>
        </w:tc>
        <w:tc>
          <w:tcPr>
            <w:tcW w:w="239" w:type="dxa"/>
            <w:tcBorders>
              <w:top w:val="nil"/>
              <w:left w:val="single" w:sz="4" w:space="0" w:color="auto"/>
              <w:bottom w:val="single" w:sz="12" w:space="0" w:color="auto"/>
              <w:right w:val="nil"/>
            </w:tcBorders>
          </w:tcPr>
          <w:p w14:paraId="02701AB2" w14:textId="77777777" w:rsidR="00F4540E" w:rsidRDefault="00F4540E" w:rsidP="008B0A5C">
            <w:pPr>
              <w:jc w:val="center"/>
              <w:rPr>
                <w:rFonts w:ascii="Times New Roman" w:eastAsia="楷体" w:hAnsi="Times New Roman" w:cs="Times New Roman"/>
                <w:b/>
                <w:bCs/>
                <w:iCs/>
                <w:color w:val="000000" w:themeColor="text1"/>
                <w:sz w:val="22"/>
              </w:rPr>
            </w:pPr>
          </w:p>
        </w:tc>
      </w:tr>
    </w:tbl>
    <w:p w14:paraId="7A6104F7" w14:textId="28376EBE" w:rsidR="00456A44" w:rsidRPr="00836A6D" w:rsidRDefault="00EC299D"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这个文法</w:t>
      </w:r>
      <w:r>
        <w:rPr>
          <w:rFonts w:ascii="Times New Roman" w:eastAsia="楷体" w:hAnsi="Times New Roman" w:hint="eastAsia"/>
          <w:b/>
          <w:bCs/>
          <w:color w:val="000000" w:themeColor="text1"/>
          <w:sz w:val="22"/>
        </w:rPr>
        <w:t>不是</w:t>
      </w:r>
      <w:r w:rsidRPr="00836A6D">
        <w:rPr>
          <w:rFonts w:ascii="Times New Roman" w:eastAsia="楷体" w:hAnsi="Times New Roman" w:hint="eastAsia"/>
          <w:b/>
          <w:bCs/>
          <w:color w:val="000000" w:themeColor="text1"/>
          <w:sz w:val="22"/>
        </w:rPr>
        <w:t>SLR(l)</w:t>
      </w:r>
      <w:r w:rsidRPr="00836A6D">
        <w:rPr>
          <w:rFonts w:ascii="Times New Roman" w:eastAsia="楷体" w:hAnsi="Times New Roman" w:hint="eastAsia"/>
          <w:b/>
          <w:bCs/>
          <w:color w:val="000000" w:themeColor="text1"/>
          <w:sz w:val="22"/>
        </w:rPr>
        <w:t>的，</w:t>
      </w:r>
      <w:r>
        <w:rPr>
          <w:rFonts w:ascii="Times New Roman" w:eastAsia="楷体" w:hAnsi="Times New Roman" w:hint="eastAsia"/>
          <w:b/>
          <w:bCs/>
          <w:color w:val="000000" w:themeColor="text1"/>
          <w:sz w:val="22"/>
        </w:rPr>
        <w:t>分析表中有冲突。</w:t>
      </w:r>
    </w:p>
    <w:p w14:paraId="2A6916DE" w14:textId="6487F004" w:rsidR="00EC299D" w:rsidRPr="000C0B9E" w:rsidRDefault="000C0B9E"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lastRenderedPageBreak/>
        <w:t xml:space="preserve">(4) </w:t>
      </w:r>
      <w:r>
        <w:rPr>
          <w:rFonts w:ascii="Times New Roman" w:eastAsia="楷体" w:hAnsi="Times New Roman" w:hint="eastAsia"/>
          <w:b/>
          <w:bCs/>
          <w:color w:val="000000" w:themeColor="text1"/>
          <w:sz w:val="22"/>
        </w:rPr>
        <w:t>在构造</w:t>
      </w:r>
      <w:r w:rsidRPr="00836A6D">
        <w:rPr>
          <w:rFonts w:ascii="Times New Roman" w:eastAsia="楷体" w:hAnsi="Times New Roman" w:hint="eastAsia"/>
          <w:b/>
          <w:bCs/>
          <w:color w:val="000000" w:themeColor="text1"/>
          <w:sz w:val="22"/>
        </w:rPr>
        <w:t>LR(1)</w:t>
      </w:r>
      <w:r w:rsidRPr="00836A6D">
        <w:rPr>
          <w:rFonts w:ascii="Times New Roman" w:eastAsia="楷体" w:hAnsi="Times New Roman" w:hint="eastAsia"/>
          <w:b/>
          <w:bCs/>
          <w:color w:val="000000" w:themeColor="text1"/>
          <w:sz w:val="22"/>
        </w:rPr>
        <w:t>的</w:t>
      </w:r>
      <w:r>
        <w:rPr>
          <w:rFonts w:ascii="Times New Roman" w:eastAsia="楷体" w:hAnsi="Times New Roman" w:hint="eastAsia"/>
          <w:b/>
          <w:bCs/>
          <w:color w:val="000000" w:themeColor="text1"/>
          <w:sz w:val="22"/>
        </w:rPr>
        <w:t>项目</w:t>
      </w:r>
      <w:proofErr w:type="gramStart"/>
      <w:r>
        <w:rPr>
          <w:rFonts w:ascii="Times New Roman" w:eastAsia="楷体" w:hAnsi="Times New Roman" w:hint="eastAsia"/>
          <w:b/>
          <w:bCs/>
          <w:color w:val="000000" w:themeColor="text1"/>
          <w:sz w:val="22"/>
        </w:rPr>
        <w:t>集规范族</w:t>
      </w:r>
      <w:proofErr w:type="gramEnd"/>
      <w:r>
        <w:rPr>
          <w:rFonts w:ascii="Times New Roman" w:eastAsia="楷体" w:hAnsi="Times New Roman" w:hint="eastAsia"/>
          <w:b/>
          <w:bCs/>
          <w:color w:val="000000" w:themeColor="text1"/>
          <w:sz w:val="22"/>
        </w:rPr>
        <w:t>时，在项目集</w:t>
      </w:r>
      <w:r>
        <w:rPr>
          <w:rFonts w:ascii="Times New Roman" w:eastAsia="楷体" w:hAnsi="Times New Roman" w:hint="eastAsia"/>
          <w:b/>
          <w:bCs/>
          <w:color w:val="000000" w:themeColor="text1"/>
          <w:sz w:val="22"/>
        </w:rPr>
        <w:t>T</w:t>
      </w:r>
      <w:r>
        <w:rPr>
          <w:rFonts w:ascii="Times New Roman" w:eastAsia="楷体" w:hAnsi="Times New Roman"/>
          <w:b/>
          <w:bCs/>
          <w:color w:val="000000" w:themeColor="text1"/>
          <w:sz w:val="22"/>
        </w:rPr>
        <w:t>5</w:t>
      </w:r>
      <w:r>
        <w:rPr>
          <w:rFonts w:ascii="Times New Roman" w:eastAsia="楷体" w:hAnsi="Times New Roman" w:hint="eastAsia"/>
          <w:b/>
          <w:bCs/>
          <w:color w:val="000000" w:themeColor="text1"/>
          <w:sz w:val="22"/>
        </w:rPr>
        <w:t>中存在移进</w:t>
      </w:r>
      <w:r>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归约冲突，归约符号为</w:t>
      </w:r>
      <w:r>
        <w:rPr>
          <w:rFonts w:ascii="Times New Roman" w:eastAsia="楷体" w:hAnsi="Times New Roman" w:hint="eastAsia"/>
          <w:b/>
          <w:bCs/>
          <w:color w:val="000000" w:themeColor="text1"/>
          <w:sz w:val="22"/>
        </w:rPr>
        <w:t>{</w:t>
      </w:r>
      <w:proofErr w:type="spellStart"/>
      <w:r>
        <w:rPr>
          <w:rFonts w:ascii="Times New Roman" w:eastAsia="楷体" w:hAnsi="Times New Roman"/>
          <w:b/>
          <w:bCs/>
          <w:color w:val="000000" w:themeColor="text1"/>
          <w:sz w:val="22"/>
        </w:rPr>
        <w:t>a,b</w:t>
      </w:r>
      <w:proofErr w:type="spellEnd"/>
      <w:r>
        <w:rPr>
          <w:rFonts w:ascii="Times New Roman" w:eastAsia="楷体" w:hAnsi="Times New Roman"/>
          <w:b/>
          <w:bCs/>
          <w:color w:val="000000" w:themeColor="text1"/>
          <w:sz w:val="22"/>
        </w:rPr>
        <w:t>},</w:t>
      </w:r>
      <w:r>
        <w:rPr>
          <w:rFonts w:ascii="Times New Roman" w:eastAsia="楷体" w:hAnsi="Times New Roman" w:hint="eastAsia"/>
          <w:b/>
          <w:bCs/>
          <w:color w:val="000000" w:themeColor="text1"/>
          <w:sz w:val="22"/>
        </w:rPr>
        <w:t>移进的符号也有</w:t>
      </w:r>
      <w:r>
        <w:rPr>
          <w:rFonts w:ascii="Times New Roman" w:eastAsia="楷体" w:hAnsi="Times New Roman" w:hint="eastAsia"/>
          <w:b/>
          <w:bCs/>
          <w:color w:val="000000" w:themeColor="text1"/>
          <w:sz w:val="22"/>
        </w:rPr>
        <w:t>a</w:t>
      </w:r>
      <w:r>
        <w:rPr>
          <w:rFonts w:ascii="Times New Roman" w:eastAsia="楷体" w:hAnsi="Times New Roman" w:hint="eastAsia"/>
          <w:b/>
          <w:bCs/>
          <w:color w:val="000000" w:themeColor="text1"/>
          <w:sz w:val="22"/>
        </w:rPr>
        <w:t>和</w:t>
      </w:r>
      <w:r>
        <w:rPr>
          <w:rFonts w:ascii="Times New Roman" w:eastAsia="楷体" w:hAnsi="Times New Roman" w:hint="eastAsia"/>
          <w:b/>
          <w:bCs/>
          <w:color w:val="000000" w:themeColor="text1"/>
          <w:sz w:val="22"/>
        </w:rPr>
        <w:t>b</w:t>
      </w:r>
      <w:r>
        <w:rPr>
          <w:rFonts w:ascii="Times New Roman" w:eastAsia="楷体" w:hAnsi="Times New Roman" w:hint="eastAsia"/>
          <w:b/>
          <w:bCs/>
          <w:color w:val="000000" w:themeColor="text1"/>
          <w:sz w:val="22"/>
        </w:rPr>
        <w:t>，因此冲突无法解决。故文法不是</w:t>
      </w:r>
      <w:r>
        <w:rPr>
          <w:rFonts w:ascii="Times New Roman" w:eastAsia="楷体" w:hAnsi="Times New Roman" w:hint="eastAsia"/>
          <w:b/>
          <w:bCs/>
          <w:color w:val="000000" w:themeColor="text1"/>
          <w:sz w:val="22"/>
        </w:rPr>
        <w:t>LR</w:t>
      </w:r>
      <w:r>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1</w:t>
      </w:r>
      <w:r>
        <w:rPr>
          <w:rFonts w:ascii="Times New Roman" w:eastAsia="楷体" w:hAnsi="Times New Roman" w:hint="eastAsia"/>
          <w:b/>
          <w:bCs/>
          <w:color w:val="000000" w:themeColor="text1"/>
          <w:sz w:val="22"/>
        </w:rPr>
        <w:t>）的，也不是</w:t>
      </w:r>
      <w:r>
        <w:rPr>
          <w:rFonts w:ascii="Times New Roman" w:eastAsia="楷体" w:hAnsi="Times New Roman" w:hint="eastAsia"/>
          <w:b/>
          <w:bCs/>
          <w:color w:val="000000" w:themeColor="text1"/>
          <w:sz w:val="22"/>
        </w:rPr>
        <w:t>LALR</w:t>
      </w:r>
      <w:r>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1</w:t>
      </w:r>
      <w:r>
        <w:rPr>
          <w:rFonts w:ascii="Times New Roman" w:eastAsia="楷体" w:hAnsi="Times New Roman" w:hint="eastAsia"/>
          <w:b/>
          <w:bCs/>
          <w:color w:val="000000" w:themeColor="text1"/>
          <w:sz w:val="22"/>
        </w:rPr>
        <w:t>）的。</w:t>
      </w:r>
    </w:p>
    <w:p w14:paraId="2547D296" w14:textId="0A6AE282" w:rsidR="000C0B9E" w:rsidRDefault="000C0B9E" w:rsidP="00836A6D">
      <w:pPr>
        <w:ind w:left="132" w:hangingChars="63" w:hanging="132"/>
        <w:rPr>
          <w:rFonts w:ascii="Times New Roman" w:eastAsia="楷体" w:hAnsi="Times New Roman"/>
          <w:b/>
          <w:bCs/>
          <w:color w:val="000000" w:themeColor="text1"/>
          <w:sz w:val="22"/>
        </w:rPr>
      </w:pPr>
      <w:r>
        <w:object w:dxaOrig="6850" w:dyaOrig="6190" w14:anchorId="2320FA30">
          <v:shape id="_x0000_i1047" type="#_x0000_t75" style="width:312.4pt;height:282pt" o:ole="">
            <v:imagedata r:id="rId68" o:title=""/>
          </v:shape>
          <o:OLEObject Type="Embed" ProgID="Visio.Drawing.15" ShapeID="_x0000_i1047" DrawAspect="Content" ObjectID="_1745303148" r:id="rId69"/>
        </w:object>
      </w:r>
    </w:p>
    <w:p w14:paraId="3A68612A" w14:textId="09339E9F" w:rsidR="00CD7744" w:rsidRDefault="00BB49CE"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t>4</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下面是一个描述∑</w:t>
      </w:r>
      <w:r w:rsidR="00AE31E0" w:rsidRPr="00836A6D">
        <w:rPr>
          <w:rFonts w:ascii="Times New Roman" w:eastAsia="楷体" w:hAnsi="Times New Roman" w:hint="eastAsia"/>
          <w:b/>
          <w:bCs/>
          <w:color w:val="000000" w:themeColor="text1"/>
          <w:sz w:val="22"/>
        </w:rPr>
        <w:t>={</w:t>
      </w:r>
      <w:proofErr w:type="spellStart"/>
      <w:r w:rsidR="00AE31E0" w:rsidRPr="00836A6D">
        <w:rPr>
          <w:rFonts w:ascii="Times New Roman" w:eastAsia="楷体" w:hAnsi="Times New Roman" w:hint="eastAsia"/>
          <w:b/>
          <w:bCs/>
          <w:color w:val="000000" w:themeColor="text1"/>
          <w:sz w:val="22"/>
        </w:rPr>
        <w:t>a.b</w:t>
      </w:r>
      <w:proofErr w:type="spellEnd"/>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上的正规式的</w:t>
      </w:r>
      <w:r w:rsidR="00AE31E0" w:rsidRPr="00836A6D">
        <w:rPr>
          <w:rFonts w:ascii="Times New Roman" w:eastAsia="楷体" w:hAnsi="Times New Roman" w:hint="eastAsia"/>
          <w:b/>
          <w:bCs/>
          <w:color w:val="000000" w:themeColor="text1"/>
          <w:sz w:val="22"/>
        </w:rPr>
        <w:t>LALR(l)</w:t>
      </w:r>
      <w:r w:rsidR="00AE31E0" w:rsidRPr="00836A6D">
        <w:rPr>
          <w:rFonts w:ascii="Times New Roman" w:eastAsia="楷体" w:hAnsi="Times New Roman" w:hint="eastAsia"/>
          <w:b/>
          <w:bCs/>
          <w:color w:val="000000" w:themeColor="text1"/>
          <w:sz w:val="22"/>
        </w:rPr>
        <w:t>文法</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实际上也是</w:t>
      </w:r>
      <w:r w:rsidR="00AE31E0" w:rsidRPr="00836A6D">
        <w:rPr>
          <w:rFonts w:ascii="Times New Roman" w:eastAsia="楷体" w:hAnsi="Times New Roman" w:hint="eastAsia"/>
          <w:b/>
          <w:bCs/>
          <w:color w:val="000000" w:themeColor="text1"/>
          <w:sz w:val="22"/>
        </w:rPr>
        <w:t>SLR(l)</w:t>
      </w:r>
      <w:r w:rsidR="00AE31E0" w:rsidRPr="00836A6D">
        <w:rPr>
          <w:rFonts w:ascii="Times New Roman" w:eastAsia="楷体" w:hAnsi="Times New Roman" w:hint="eastAsia"/>
          <w:b/>
          <w:bCs/>
          <w:color w:val="000000" w:themeColor="text1"/>
          <w:sz w:val="22"/>
        </w:rPr>
        <w:t>文法</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，只不过用</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代替</w:t>
      </w:r>
      <w:proofErr w:type="gramStart"/>
      <w:r w:rsidR="00AE31E0" w:rsidRPr="00836A6D">
        <w:rPr>
          <w:rFonts w:ascii="Times New Roman" w:eastAsia="楷体" w:hAnsi="Times New Roman" w:hint="eastAsia"/>
          <w:b/>
          <w:bCs/>
          <w:color w:val="000000" w:themeColor="text1"/>
          <w:sz w:val="22"/>
        </w:rPr>
        <w:t>丨</w:t>
      </w:r>
      <w:proofErr w:type="gramEnd"/>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 xml:space="preserve"> </w:t>
      </w:r>
    </w:p>
    <w:p w14:paraId="0F4B7657" w14:textId="77777777" w:rsidR="00CD7744" w:rsidRDefault="00AE31E0" w:rsidP="002D5D4F">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E</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E+T | T </w:t>
      </w:r>
    </w:p>
    <w:p w14:paraId="08EC19C3" w14:textId="77777777" w:rsidR="00CD7744" w:rsidRDefault="00AE31E0" w:rsidP="002D5D4F">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TF | F </w:t>
      </w:r>
    </w:p>
    <w:p w14:paraId="1BF82DEE" w14:textId="7AFFC27F" w:rsidR="00AE31E0" w:rsidRDefault="00AE31E0" w:rsidP="002D5D4F">
      <w:pPr>
        <w:ind w:leftChars="66" w:left="139" w:firstLineChars="129" w:firstLine="285"/>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F</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 F* |(E) | a |</w:t>
      </w:r>
      <w:r w:rsidR="00CD7744">
        <w:rPr>
          <w:rFonts w:ascii="Times New Roman" w:eastAsia="楷体" w:hAnsi="Times New Roman"/>
          <w:b/>
          <w:bCs/>
          <w:color w:val="000000" w:themeColor="text1"/>
          <w:sz w:val="22"/>
        </w:rPr>
        <w:t>b</w:t>
      </w:r>
      <w:r w:rsidRPr="00836A6D">
        <w:rPr>
          <w:rFonts w:ascii="Times New Roman" w:eastAsia="楷体" w:hAnsi="Times New Roman" w:hint="eastAsia"/>
          <w:b/>
          <w:bCs/>
          <w:color w:val="000000" w:themeColor="text1"/>
          <w:sz w:val="22"/>
        </w:rPr>
        <w:t xml:space="preserve"> </w:t>
      </w:r>
      <w:r w:rsidRPr="00836A6D">
        <w:rPr>
          <w:rFonts w:ascii="Times New Roman" w:eastAsia="楷体" w:hAnsi="Times New Roman" w:hint="eastAsia"/>
          <w:b/>
          <w:bCs/>
          <w:color w:val="000000" w:themeColor="text1"/>
          <w:sz w:val="22"/>
        </w:rPr>
        <w:t>构造这个文法的</w:t>
      </w:r>
      <w:r w:rsidRPr="00836A6D">
        <w:rPr>
          <w:rFonts w:ascii="Times New Roman" w:eastAsia="楷体" w:hAnsi="Times New Roman" w:hint="eastAsia"/>
          <w:b/>
          <w:bCs/>
          <w:color w:val="000000" w:themeColor="text1"/>
          <w:sz w:val="22"/>
        </w:rPr>
        <w:t>LALR(l)</w:t>
      </w:r>
      <w:r w:rsidRPr="00836A6D">
        <w:rPr>
          <w:rFonts w:ascii="Times New Roman" w:eastAsia="楷体" w:hAnsi="Times New Roman" w:hint="eastAsia"/>
          <w:b/>
          <w:bCs/>
          <w:color w:val="000000" w:themeColor="text1"/>
          <w:sz w:val="22"/>
        </w:rPr>
        <w:t>项目集和分析表。</w:t>
      </w:r>
    </w:p>
    <w:p w14:paraId="1B3ABA75" w14:textId="77777777" w:rsidR="00A80D5E" w:rsidRDefault="00A80D5E" w:rsidP="00A80D5E">
      <w:pPr>
        <w:ind w:left="139" w:hangingChars="63" w:hanging="139"/>
        <w:rPr>
          <w:rFonts w:ascii="Times New Roman" w:eastAsia="楷体" w:hAnsi="Times New Roman"/>
          <w:b/>
          <w:bCs/>
          <w:color w:val="FF0000"/>
          <w:sz w:val="22"/>
        </w:rPr>
      </w:pPr>
    </w:p>
    <w:p w14:paraId="563C1558" w14:textId="04FDE4AF" w:rsidR="00A80D5E" w:rsidRDefault="00A80D5E" w:rsidP="00A80D5E">
      <w:pPr>
        <w:ind w:left="139" w:hangingChars="63" w:hanging="139"/>
        <w:rPr>
          <w:rFonts w:ascii="Times New Roman" w:eastAsia="楷体" w:hAnsi="Times New Roman"/>
          <w:b/>
          <w:bCs/>
          <w:color w:val="000000" w:themeColor="text1"/>
          <w:sz w:val="22"/>
        </w:rPr>
      </w:pPr>
      <w:r w:rsidRPr="00A80D5E">
        <w:rPr>
          <w:rFonts w:ascii="Times New Roman" w:eastAsia="楷体" w:hAnsi="Times New Roman" w:hint="eastAsia"/>
          <w:b/>
          <w:bCs/>
          <w:color w:val="FF0000"/>
          <w:sz w:val="22"/>
        </w:rPr>
        <w:t>答：</w:t>
      </w:r>
      <w:r>
        <w:rPr>
          <w:rFonts w:ascii="Times New Roman" w:eastAsia="楷体" w:hAnsi="Times New Roman" w:hint="eastAsia"/>
          <w:b/>
          <w:bCs/>
          <w:color w:val="000000" w:themeColor="text1"/>
          <w:sz w:val="22"/>
        </w:rPr>
        <w:t>文法并对产生式进行编号：</w:t>
      </w:r>
    </w:p>
    <w:p w14:paraId="614B092A" w14:textId="69EFC8BE" w:rsidR="003C3182" w:rsidRPr="00CD7744" w:rsidRDefault="003C3182"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E</w:t>
      </w:r>
      <w:proofErr w:type="gramStart"/>
      <w:r>
        <w:rPr>
          <w:rFonts w:ascii="Times New Roman" w:eastAsia="楷体" w:hAnsi="Times New Roman"/>
          <w:b/>
          <w:bCs/>
          <w:color w:val="000000" w:themeColor="text1"/>
          <w:sz w:val="22"/>
        </w:rPr>
        <w:t>’</w:t>
      </w:r>
      <w:proofErr w:type="gramEnd"/>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E</w:t>
      </w:r>
    </w:p>
    <w:p w14:paraId="0B2D1706" w14:textId="1E3876B8"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E</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E+T</w:t>
      </w:r>
    </w:p>
    <w:p w14:paraId="5BD9000B" w14:textId="7A658447"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E</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 xml:space="preserve">T </w:t>
      </w:r>
    </w:p>
    <w:p w14:paraId="7A07A747" w14:textId="05A969AD"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T</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 xml:space="preserve">TF </w:t>
      </w:r>
    </w:p>
    <w:p w14:paraId="12A9531F" w14:textId="3FFD1849"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T</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 xml:space="preserve">F </w:t>
      </w:r>
    </w:p>
    <w:p w14:paraId="306F2EC5" w14:textId="3CDA0754"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F*</w:t>
      </w:r>
    </w:p>
    <w:p w14:paraId="2AA7A05C" w14:textId="1357F85C"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(E)</w:t>
      </w:r>
    </w:p>
    <w:p w14:paraId="1267D7B4" w14:textId="30DFA8E8"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a</w:t>
      </w:r>
    </w:p>
    <w:p w14:paraId="031F5D10" w14:textId="0F5F8AB3" w:rsidR="00CD7744" w:rsidRPr="00CD7744" w:rsidRDefault="00CD7744" w:rsidP="00A80D5E">
      <w:pPr>
        <w:pStyle w:val="a6"/>
        <w:numPr>
          <w:ilvl w:val="0"/>
          <w:numId w:val="32"/>
        </w:numPr>
        <w:ind w:firstLineChars="0" w:hanging="14"/>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b/>
          <w:bCs/>
          <w:color w:val="000000" w:themeColor="text1"/>
          <w:sz w:val="22"/>
        </w:rPr>
        <w:t>b</w:t>
      </w:r>
    </w:p>
    <w:p w14:paraId="482F1F84" w14:textId="77777777" w:rsidR="00CD7744" w:rsidRDefault="00CD7744" w:rsidP="00836A6D">
      <w:pPr>
        <w:ind w:left="139" w:hangingChars="63" w:hanging="139"/>
        <w:rPr>
          <w:rFonts w:ascii="Times New Roman" w:eastAsia="楷体" w:hAnsi="Times New Roman"/>
          <w:b/>
          <w:bCs/>
          <w:color w:val="000000" w:themeColor="text1"/>
          <w:sz w:val="22"/>
        </w:rPr>
      </w:pPr>
    </w:p>
    <w:p w14:paraId="672CC1A3" w14:textId="7DDBFA02" w:rsidR="00CD7744" w:rsidRDefault="005039B4" w:rsidP="00836A6D">
      <w:pPr>
        <w:ind w:left="139" w:hangingChars="63" w:hanging="13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为便于计算，先计算项目集</w:t>
      </w:r>
      <w:r>
        <w:rPr>
          <w:rFonts w:ascii="Times New Roman" w:eastAsia="楷体" w:hAnsi="Times New Roman" w:hint="eastAsia"/>
          <w:b/>
          <w:bCs/>
          <w:color w:val="000000" w:themeColor="text1"/>
          <w:sz w:val="22"/>
        </w:rPr>
        <w:t>I0</w:t>
      </w:r>
      <w:r>
        <w:rPr>
          <w:rFonts w:ascii="Times New Roman" w:eastAsia="楷体" w:hAnsi="Times New Roman" w:hint="eastAsia"/>
          <w:b/>
          <w:bCs/>
          <w:color w:val="000000" w:themeColor="text1"/>
          <w:sz w:val="22"/>
        </w:rPr>
        <w:t>如下：</w:t>
      </w:r>
    </w:p>
    <w:p w14:paraId="41A4A7CF"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 xml:space="preserve">I0: </w:t>
      </w:r>
    </w:p>
    <w:p w14:paraId="64C67A9A"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sz w:val="18"/>
          <w:szCs w:val="18"/>
        </w:rPr>
        <w:t>·</w:t>
      </w:r>
      <w:proofErr w:type="gramStart"/>
      <w:r w:rsidRPr="000570B4">
        <w:rPr>
          <w:rFonts w:ascii="Times New Roman" w:eastAsia="楷体" w:hAnsi="Times New Roman" w:cs="Times New Roman"/>
          <w:b/>
          <w:bCs/>
          <w:color w:val="000000" w:themeColor="text1"/>
          <w:sz w:val="18"/>
          <w:szCs w:val="18"/>
        </w:rPr>
        <w:t>E,  #</w:t>
      </w:r>
      <w:proofErr w:type="gramEnd"/>
    </w:p>
    <w:p w14:paraId="2D5A4DF2"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E+T, #/+</w:t>
      </w:r>
    </w:p>
    <w:p w14:paraId="7C6D1B3F" w14:textId="7D140524"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 #/+</w:t>
      </w:r>
    </w:p>
    <w:p w14:paraId="00BB3408"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lastRenderedPageBreak/>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8C7B900"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1110148"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46AE2B0"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3874C9F"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8934748" w14:textId="77777777" w:rsidR="003D1AF8" w:rsidRPr="000570B4" w:rsidRDefault="003D1AF8" w:rsidP="009B5768">
      <w:pPr>
        <w:ind w:firstLineChars="235" w:firstLine="425"/>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0D7844E" w14:textId="77777777" w:rsidR="00CD7744" w:rsidRDefault="00CD7744" w:rsidP="00836A6D">
      <w:pPr>
        <w:ind w:left="139" w:hangingChars="63" w:hanging="139"/>
        <w:rPr>
          <w:rFonts w:ascii="Times New Roman" w:eastAsia="楷体" w:hAnsi="Times New Roman"/>
          <w:b/>
          <w:bCs/>
          <w:color w:val="000000" w:themeColor="text1"/>
          <w:sz w:val="22"/>
        </w:rPr>
      </w:pPr>
    </w:p>
    <w:p w14:paraId="65E2BB86" w14:textId="77777777" w:rsidR="00CD7744" w:rsidRDefault="00CD7744" w:rsidP="00836A6D">
      <w:pPr>
        <w:ind w:left="139" w:hangingChars="63" w:hanging="139"/>
        <w:rPr>
          <w:rFonts w:ascii="Times New Roman" w:eastAsia="楷体" w:hAnsi="Times New Roman"/>
          <w:b/>
          <w:bCs/>
          <w:color w:val="000000" w:themeColor="text1"/>
          <w:sz w:val="22"/>
        </w:rPr>
      </w:pPr>
    </w:p>
    <w:p w14:paraId="424DFFAD" w14:textId="77777777" w:rsidR="00CD7744" w:rsidRDefault="00CD7744" w:rsidP="00836A6D">
      <w:pPr>
        <w:ind w:left="139" w:hangingChars="63" w:hanging="139"/>
        <w:rPr>
          <w:rFonts w:ascii="Times New Roman" w:eastAsia="楷体" w:hAnsi="Times New Roman"/>
          <w:b/>
          <w:bCs/>
          <w:color w:val="000000" w:themeColor="text1"/>
          <w:sz w:val="22"/>
        </w:rPr>
      </w:pPr>
    </w:p>
    <w:p w14:paraId="209705CD" w14:textId="77777777" w:rsidR="00CD7744" w:rsidRDefault="00CD7744" w:rsidP="00836A6D">
      <w:pPr>
        <w:ind w:left="139" w:hangingChars="63" w:hanging="139"/>
        <w:rPr>
          <w:rFonts w:ascii="Times New Roman" w:eastAsia="楷体" w:hAnsi="Times New Roman"/>
          <w:b/>
          <w:bCs/>
          <w:color w:val="000000" w:themeColor="text1"/>
          <w:sz w:val="22"/>
        </w:rPr>
      </w:pPr>
    </w:p>
    <w:p w14:paraId="3C3F8666" w14:textId="77777777" w:rsidR="00CD7744" w:rsidRDefault="00CD7744" w:rsidP="00836A6D">
      <w:pPr>
        <w:ind w:left="139" w:hangingChars="63" w:hanging="139"/>
        <w:rPr>
          <w:rFonts w:ascii="Times New Roman" w:eastAsia="楷体" w:hAnsi="Times New Roman"/>
          <w:b/>
          <w:bCs/>
          <w:color w:val="000000" w:themeColor="text1"/>
          <w:sz w:val="22"/>
        </w:rPr>
      </w:pPr>
    </w:p>
    <w:p w14:paraId="0EB2934F" w14:textId="77777777" w:rsidR="003C3182" w:rsidRDefault="003C3182" w:rsidP="00836A6D">
      <w:pPr>
        <w:ind w:left="139" w:hangingChars="63" w:hanging="139"/>
        <w:rPr>
          <w:rFonts w:ascii="Times New Roman" w:eastAsia="楷体" w:hAnsi="Times New Roman"/>
          <w:b/>
          <w:bCs/>
          <w:color w:val="000000" w:themeColor="text1"/>
          <w:sz w:val="22"/>
        </w:rPr>
        <w:sectPr w:rsidR="003C3182">
          <w:pgSz w:w="11906" w:h="16838"/>
          <w:pgMar w:top="1440" w:right="1800" w:bottom="1440" w:left="1800" w:header="851" w:footer="992" w:gutter="0"/>
          <w:cols w:space="425"/>
          <w:docGrid w:type="lines" w:linePitch="312"/>
        </w:sectPr>
      </w:pPr>
    </w:p>
    <w:p w14:paraId="4D8706C7" w14:textId="77777777" w:rsidR="00CD7744" w:rsidRDefault="00CD7744" w:rsidP="00836A6D">
      <w:pPr>
        <w:ind w:left="139" w:hangingChars="63" w:hanging="139"/>
        <w:rPr>
          <w:rFonts w:ascii="Times New Roman" w:eastAsia="楷体" w:hAnsi="Times New Roman"/>
          <w:b/>
          <w:bCs/>
          <w:color w:val="000000" w:themeColor="text1"/>
          <w:sz w:val="22"/>
        </w:rPr>
      </w:pPr>
    </w:p>
    <w:p w14:paraId="5A99F8D8" w14:textId="71195D78" w:rsidR="00CD7744" w:rsidRDefault="004B4052" w:rsidP="00836A6D">
      <w:pPr>
        <w:ind w:left="139" w:hangingChars="63" w:hanging="13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构造的</w:t>
      </w:r>
      <w:r>
        <w:rPr>
          <w:rFonts w:ascii="Times New Roman" w:eastAsia="楷体" w:hAnsi="Times New Roman" w:hint="eastAsia"/>
          <w:b/>
          <w:bCs/>
          <w:color w:val="000000" w:themeColor="text1"/>
          <w:sz w:val="22"/>
        </w:rPr>
        <w:t>LR</w:t>
      </w:r>
      <w:r>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1</w:t>
      </w:r>
      <w:r>
        <w:rPr>
          <w:rFonts w:ascii="Times New Roman" w:eastAsia="楷体" w:hAnsi="Times New Roman" w:hint="eastAsia"/>
          <w:b/>
          <w:bCs/>
          <w:color w:val="000000" w:themeColor="text1"/>
          <w:sz w:val="22"/>
        </w:rPr>
        <w:t>）</w:t>
      </w:r>
      <w:r w:rsidR="00722601">
        <w:rPr>
          <w:rFonts w:ascii="Times New Roman" w:eastAsia="楷体" w:hAnsi="Times New Roman" w:hint="eastAsia"/>
          <w:b/>
          <w:bCs/>
          <w:color w:val="000000" w:themeColor="text1"/>
          <w:sz w:val="22"/>
        </w:rPr>
        <w:t>项目</w:t>
      </w:r>
      <w:proofErr w:type="gramStart"/>
      <w:r w:rsidR="00722601">
        <w:rPr>
          <w:rFonts w:ascii="Times New Roman" w:eastAsia="楷体" w:hAnsi="Times New Roman" w:hint="eastAsia"/>
          <w:b/>
          <w:bCs/>
          <w:color w:val="000000" w:themeColor="text1"/>
          <w:sz w:val="22"/>
        </w:rPr>
        <w:t>集规范族</w:t>
      </w:r>
      <w:proofErr w:type="gramEnd"/>
      <w:r>
        <w:rPr>
          <w:rFonts w:ascii="Times New Roman" w:eastAsia="楷体" w:hAnsi="Times New Roman" w:hint="eastAsia"/>
          <w:b/>
          <w:bCs/>
          <w:color w:val="000000" w:themeColor="text1"/>
          <w:sz w:val="22"/>
        </w:rPr>
        <w:t>如下：</w:t>
      </w:r>
    </w:p>
    <w:tbl>
      <w:tblPr>
        <w:tblStyle w:val="a7"/>
        <w:tblW w:w="15330" w:type="dxa"/>
        <w:tblInd w:w="139" w:type="dxa"/>
        <w:tblLook w:val="04A0" w:firstRow="1" w:lastRow="0" w:firstColumn="1" w:lastColumn="0" w:noHBand="0" w:noVBand="1"/>
      </w:tblPr>
      <w:tblGrid>
        <w:gridCol w:w="478"/>
        <w:gridCol w:w="1649"/>
        <w:gridCol w:w="1704"/>
        <w:gridCol w:w="1627"/>
        <w:gridCol w:w="1756"/>
        <w:gridCol w:w="1627"/>
        <w:gridCol w:w="1689"/>
        <w:gridCol w:w="1713"/>
        <w:gridCol w:w="1538"/>
        <w:gridCol w:w="1549"/>
      </w:tblGrid>
      <w:tr w:rsidR="00413F53" w:rsidRPr="000570B4" w14:paraId="467C1BA2" w14:textId="77777777" w:rsidTr="00AF4CCD">
        <w:tc>
          <w:tcPr>
            <w:tcW w:w="478" w:type="dxa"/>
          </w:tcPr>
          <w:p w14:paraId="3D4EB7B4"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49" w:type="dxa"/>
          </w:tcPr>
          <w:p w14:paraId="0FEA5580" w14:textId="6CF7B5D7"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p>
        </w:tc>
        <w:tc>
          <w:tcPr>
            <w:tcW w:w="1704" w:type="dxa"/>
          </w:tcPr>
          <w:p w14:paraId="2BDED290" w14:textId="7607E30E"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p>
        </w:tc>
        <w:tc>
          <w:tcPr>
            <w:tcW w:w="1627" w:type="dxa"/>
          </w:tcPr>
          <w:p w14:paraId="1E40A798" w14:textId="279E7ADC"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p>
        </w:tc>
        <w:tc>
          <w:tcPr>
            <w:tcW w:w="1756" w:type="dxa"/>
          </w:tcPr>
          <w:p w14:paraId="316A3E6C" w14:textId="05DC1D9F"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627" w:type="dxa"/>
          </w:tcPr>
          <w:p w14:paraId="53E984A8" w14:textId="68690C1D"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689" w:type="dxa"/>
          </w:tcPr>
          <w:p w14:paraId="40930F8D" w14:textId="2102ACF2"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713" w:type="dxa"/>
          </w:tcPr>
          <w:p w14:paraId="64C86AFD" w14:textId="7EB195C7"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538" w:type="dxa"/>
          </w:tcPr>
          <w:p w14:paraId="77BD52C9" w14:textId="7DCBF9A3"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a</w:t>
            </w:r>
          </w:p>
        </w:tc>
        <w:tc>
          <w:tcPr>
            <w:tcW w:w="1549" w:type="dxa"/>
          </w:tcPr>
          <w:p w14:paraId="351DD1EC" w14:textId="1534D648"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b</w:t>
            </w:r>
          </w:p>
        </w:tc>
      </w:tr>
      <w:tr w:rsidR="00413F53" w:rsidRPr="000570B4" w14:paraId="437EED4D" w14:textId="77777777" w:rsidTr="00AF4CCD">
        <w:tc>
          <w:tcPr>
            <w:tcW w:w="478" w:type="dxa"/>
          </w:tcPr>
          <w:p w14:paraId="05155AE6" w14:textId="696A060D"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 xml:space="preserve">I0: </w:t>
            </w:r>
          </w:p>
          <w:p w14:paraId="223CE2A8" w14:textId="60F8329C" w:rsidR="0067750C" w:rsidRPr="000570B4" w:rsidRDefault="0067750C" w:rsidP="003D1AF8">
            <w:pPr>
              <w:rPr>
                <w:rFonts w:ascii="Times New Roman" w:eastAsia="楷体" w:hAnsi="Times New Roman" w:cs="Times New Roman"/>
                <w:b/>
                <w:bCs/>
                <w:color w:val="000000" w:themeColor="text1"/>
                <w:sz w:val="18"/>
                <w:szCs w:val="18"/>
              </w:rPr>
            </w:pPr>
          </w:p>
        </w:tc>
        <w:tc>
          <w:tcPr>
            <w:tcW w:w="1649" w:type="dxa"/>
          </w:tcPr>
          <w:p w14:paraId="1B9506C7" w14:textId="285BEB99"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I1:</w:t>
            </w:r>
          </w:p>
          <w:p w14:paraId="5987B176" w14:textId="503FEAAA"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 E</w:t>
            </w:r>
            <w:proofErr w:type="gramStart"/>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roofErr w:type="gramEnd"/>
          </w:p>
          <w:p w14:paraId="45AFEF7B" w14:textId="071ADB92"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 #/+</w:t>
            </w:r>
          </w:p>
          <w:p w14:paraId="14D0017A" w14:textId="38C44AC8" w:rsidR="0067750C" w:rsidRPr="000570B4" w:rsidRDefault="0067750C" w:rsidP="00F66979">
            <w:pPr>
              <w:rPr>
                <w:rFonts w:ascii="Times New Roman" w:eastAsia="楷体" w:hAnsi="Times New Roman" w:cs="Times New Roman"/>
                <w:b/>
                <w:bCs/>
                <w:color w:val="000000" w:themeColor="text1"/>
                <w:sz w:val="18"/>
                <w:szCs w:val="18"/>
              </w:rPr>
            </w:pPr>
          </w:p>
        </w:tc>
        <w:tc>
          <w:tcPr>
            <w:tcW w:w="1704" w:type="dxa"/>
          </w:tcPr>
          <w:p w14:paraId="46AED0D2" w14:textId="332F68B4"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I2:</w:t>
            </w:r>
          </w:p>
          <w:p w14:paraId="3B8DE187" w14:textId="4E11C0CF"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
          <w:p w14:paraId="4D11DEB2" w14:textId="57514E55"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B6CECA0" w14:textId="77777777"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CBE77B1" w14:textId="77777777"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202724F" w14:textId="77777777"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2E7EC3C" w14:textId="77777777"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AD572E0"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2EE80C0C" w14:textId="2CB96261"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hint="eastAsia"/>
                <w:b/>
                <w:bCs/>
                <w:color w:val="000000" w:themeColor="text1"/>
                <w:sz w:val="18"/>
                <w:szCs w:val="18"/>
              </w:rPr>
              <w:t>I</w:t>
            </w:r>
            <w:r w:rsidRPr="000570B4">
              <w:rPr>
                <w:rFonts w:ascii="Times New Roman" w:eastAsia="楷体" w:hAnsi="Times New Roman" w:cs="Times New Roman"/>
                <w:b/>
                <w:bCs/>
                <w:color w:val="000000" w:themeColor="text1"/>
                <w:sz w:val="18"/>
                <w:szCs w:val="18"/>
              </w:rPr>
              <w:t>3:</w:t>
            </w:r>
          </w:p>
          <w:p w14:paraId="17230473" w14:textId="20AB6862"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56E6C52" w14:textId="6C072EA9" w:rsidR="0067750C" w:rsidRPr="000570B4" w:rsidRDefault="0067750C" w:rsidP="00F6697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9A4AEC7"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7DD1D2FE"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75985E25"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1D4F75AF" w14:textId="56FA878A" w:rsidR="00722601" w:rsidRDefault="00722601" w:rsidP="00722601">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p w14:paraId="0C627EEA"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9AB7D4C"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02F29F7C" w14:textId="1E5CFD2E"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
          <w:p w14:paraId="30DD077A"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A74AC57"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90447FE"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44AB291"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0B12F9B"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160A5A7" w14:textId="70699F74" w:rsidR="0067750C"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713" w:type="dxa"/>
          </w:tcPr>
          <w:p w14:paraId="23BFED62"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3A86BD7A" w14:textId="79927DF2" w:rsidR="0067750C" w:rsidRPr="0067750C" w:rsidRDefault="0067750C" w:rsidP="003C3182">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5E1FC816" w14:textId="594E52A1" w:rsidR="0067750C" w:rsidRPr="000570B4" w:rsidRDefault="0067750C" w:rsidP="00F66979">
            <w:pPr>
              <w:rPr>
                <w:rFonts w:ascii="Times New Roman" w:eastAsia="楷体" w:hAnsi="Times New Roman" w:cs="Times New Roman"/>
                <w:b/>
                <w:bCs/>
                <w:color w:val="000000" w:themeColor="text1"/>
                <w:sz w:val="18"/>
                <w:szCs w:val="18"/>
              </w:rPr>
            </w:pPr>
            <w:proofErr w:type="spellStart"/>
            <w:r w:rsidRPr="0067750C">
              <w:rPr>
                <w:rFonts w:ascii="Times New Roman" w:eastAsia="楷体" w:hAnsi="Times New Roman" w:cs="Times New Roman"/>
                <w:b/>
                <w:bCs/>
                <w:color w:val="000000" w:themeColor="text1"/>
                <w:sz w:val="18"/>
                <w:szCs w:val="18"/>
                <w:highlight w:val="yellow"/>
              </w:rPr>
              <w:t>F→a</w:t>
            </w:r>
            <w:proofErr w:type="spellEnd"/>
            <w:r w:rsidRPr="0067750C">
              <w:rPr>
                <w:rFonts w:ascii="Times New Roman" w:eastAsia="微软雅黑"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 #/+</w:t>
            </w:r>
            <w:proofErr w:type="gramStart"/>
            <w:r w:rsidRPr="0067750C">
              <w:rPr>
                <w:rFonts w:ascii="Times New Roman" w:eastAsia="楷体" w:hAnsi="Times New Roman" w:cs="Times New Roman"/>
                <w:b/>
                <w:bCs/>
                <w:color w:val="000000" w:themeColor="text1"/>
                <w:sz w:val="18"/>
                <w:szCs w:val="18"/>
                <w:highlight w:val="yellow"/>
              </w:rPr>
              <w:t>/(</w:t>
            </w:r>
            <w:proofErr w:type="gramEnd"/>
            <w:r w:rsidRPr="0067750C">
              <w:rPr>
                <w:rFonts w:ascii="Times New Roman" w:eastAsia="楷体" w:hAnsi="Times New Roman" w:cs="Times New Roman"/>
                <w:b/>
                <w:bCs/>
                <w:color w:val="000000" w:themeColor="text1"/>
                <w:sz w:val="18"/>
                <w:szCs w:val="18"/>
                <w:highlight w:val="yellow"/>
              </w:rPr>
              <w:t>/a/b/*</w:t>
            </w:r>
          </w:p>
          <w:p w14:paraId="150289DE"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4BF2E555" w14:textId="16DB11F4" w:rsidR="0067750C" w:rsidRPr="0067750C" w:rsidRDefault="0067750C" w:rsidP="003C3182">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4054D1AF" w14:textId="48853BCA" w:rsidR="0067750C" w:rsidRPr="000570B4" w:rsidRDefault="0067750C" w:rsidP="00F66979">
            <w:pPr>
              <w:rPr>
                <w:rFonts w:ascii="Times New Roman" w:eastAsia="楷体" w:hAnsi="Times New Roman" w:cs="Times New Roman"/>
                <w:b/>
                <w:bCs/>
                <w:color w:val="000000" w:themeColor="text1"/>
                <w:sz w:val="18"/>
                <w:szCs w:val="18"/>
              </w:rPr>
            </w:pPr>
            <w:proofErr w:type="spellStart"/>
            <w:r w:rsidRPr="0067750C">
              <w:rPr>
                <w:rFonts w:ascii="Times New Roman" w:eastAsia="楷体" w:hAnsi="Times New Roman" w:cs="Times New Roman"/>
                <w:b/>
                <w:bCs/>
                <w:color w:val="000000" w:themeColor="text1"/>
                <w:sz w:val="18"/>
                <w:szCs w:val="18"/>
                <w:highlight w:val="yellow"/>
              </w:rPr>
              <w:t>F→b</w:t>
            </w:r>
            <w:proofErr w:type="spellEnd"/>
            <w:r w:rsidRPr="0067750C">
              <w:rPr>
                <w:rFonts w:ascii="Times New Roman" w:eastAsia="微软雅黑"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 #/+</w:t>
            </w:r>
            <w:proofErr w:type="gramStart"/>
            <w:r w:rsidRPr="0067750C">
              <w:rPr>
                <w:rFonts w:ascii="Times New Roman" w:eastAsia="楷体" w:hAnsi="Times New Roman" w:cs="Times New Roman"/>
                <w:b/>
                <w:bCs/>
                <w:color w:val="000000" w:themeColor="text1"/>
                <w:sz w:val="18"/>
                <w:szCs w:val="18"/>
                <w:highlight w:val="yellow"/>
              </w:rPr>
              <w:t>/(</w:t>
            </w:r>
            <w:proofErr w:type="gramEnd"/>
            <w:r w:rsidRPr="0067750C">
              <w:rPr>
                <w:rFonts w:ascii="Times New Roman" w:eastAsia="楷体" w:hAnsi="Times New Roman" w:cs="Times New Roman"/>
                <w:b/>
                <w:bCs/>
                <w:color w:val="000000" w:themeColor="text1"/>
                <w:sz w:val="18"/>
                <w:szCs w:val="18"/>
                <w:highlight w:val="yellow"/>
              </w:rPr>
              <w:t>/a/b/*</w:t>
            </w:r>
          </w:p>
          <w:p w14:paraId="1D6FC525"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7645F87B" w14:textId="77777777" w:rsidTr="00AF4CCD">
        <w:tc>
          <w:tcPr>
            <w:tcW w:w="478" w:type="dxa"/>
          </w:tcPr>
          <w:p w14:paraId="650D8142" w14:textId="77777777" w:rsidR="0067750C"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I1</w:t>
            </w:r>
            <w:r>
              <w:rPr>
                <w:rFonts w:ascii="Times New Roman" w:eastAsia="楷体" w:hAnsi="Times New Roman" w:cs="Times New Roman"/>
                <w:b/>
                <w:bCs/>
                <w:color w:val="000000" w:themeColor="text1"/>
                <w:sz w:val="18"/>
                <w:szCs w:val="18"/>
              </w:rPr>
              <w:t>:</w:t>
            </w:r>
          </w:p>
          <w:p w14:paraId="776272EB" w14:textId="446F0F5F" w:rsidR="0067750C" w:rsidRPr="003D1AF8" w:rsidRDefault="0067750C" w:rsidP="003D1AF8">
            <w:pPr>
              <w:rPr>
                <w:rFonts w:ascii="Times New Roman" w:eastAsia="楷体" w:hAnsi="Times New Roman" w:cs="Times New Roman"/>
                <w:b/>
                <w:bCs/>
                <w:color w:val="000000" w:themeColor="text1"/>
                <w:sz w:val="18"/>
                <w:szCs w:val="18"/>
              </w:rPr>
            </w:pPr>
          </w:p>
        </w:tc>
        <w:tc>
          <w:tcPr>
            <w:tcW w:w="1649" w:type="dxa"/>
          </w:tcPr>
          <w:p w14:paraId="16DF9A4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1B2F82C5"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08B890A4"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006E2886" w14:textId="39936CA2"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6</w:t>
            </w:r>
            <w:r w:rsidRPr="000570B4">
              <w:rPr>
                <w:rFonts w:ascii="Times New Roman" w:eastAsia="楷体" w:hAnsi="Times New Roman" w:cs="Times New Roman"/>
                <w:b/>
                <w:bCs/>
                <w:color w:val="000000" w:themeColor="text1"/>
                <w:sz w:val="18"/>
                <w:szCs w:val="18"/>
              </w:rPr>
              <w:t>:</w:t>
            </w:r>
          </w:p>
          <w:p w14:paraId="56B0B4B1" w14:textId="00CC35D9"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 #/+</w:t>
            </w:r>
          </w:p>
          <w:p w14:paraId="399166BD" w14:textId="77777777"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A1F3302" w14:textId="1F18DFB4"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9F49F1B" w14:textId="77777777"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8889E4E" w14:textId="77777777"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C2E0BD3" w14:textId="77777777"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D88704B" w14:textId="77777777" w:rsidR="0067750C" w:rsidRPr="000570B4" w:rsidRDefault="0067750C" w:rsidP="000570B4">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B91AB9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0E706253"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0878D2E9"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1E3FF66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16DDC63C"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550AB154"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78EBF33E" w14:textId="77777777" w:rsidTr="00AF4CCD">
        <w:tc>
          <w:tcPr>
            <w:tcW w:w="478" w:type="dxa"/>
          </w:tcPr>
          <w:p w14:paraId="755A88D5" w14:textId="6D270BFB"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I2</w:t>
            </w:r>
          </w:p>
        </w:tc>
        <w:tc>
          <w:tcPr>
            <w:tcW w:w="1649" w:type="dxa"/>
          </w:tcPr>
          <w:p w14:paraId="2D4040DA"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1504AD3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56E10DF1" w14:textId="22D894B2" w:rsidR="0067750C" w:rsidRPr="000570B4" w:rsidRDefault="0067750C" w:rsidP="003D1AF8">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7</w:t>
            </w:r>
            <w:r w:rsidRPr="000570B4">
              <w:rPr>
                <w:rFonts w:ascii="Times New Roman" w:eastAsia="楷体" w:hAnsi="Times New Roman" w:cs="Times New Roman"/>
                <w:b/>
                <w:bCs/>
                <w:color w:val="000000" w:themeColor="text1"/>
                <w:sz w:val="18"/>
                <w:szCs w:val="18"/>
              </w:rPr>
              <w:t>:</w:t>
            </w:r>
          </w:p>
          <w:p w14:paraId="5459B5C7" w14:textId="79812342" w:rsidR="0067750C" w:rsidRPr="000570B4" w:rsidRDefault="0067750C" w:rsidP="003D1AF8">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F75A510" w14:textId="69D1CBBD" w:rsidR="0067750C" w:rsidRPr="003D1AF8" w:rsidRDefault="0067750C"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756" w:type="dxa"/>
          </w:tcPr>
          <w:p w14:paraId="0F4A5CB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32D37C5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6C4DB146" w14:textId="028C2326" w:rsidR="0067750C" w:rsidRDefault="0067750C" w:rsidP="003D1AF8">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p w14:paraId="31091718" w14:textId="642E9332" w:rsidR="0067750C" w:rsidRPr="000570B4" w:rsidRDefault="0067750C" w:rsidP="003D1AF8">
            <w:pPr>
              <w:rPr>
                <w:rFonts w:ascii="Times New Roman" w:eastAsia="楷体" w:hAnsi="Times New Roman" w:cs="Times New Roman"/>
                <w:b/>
                <w:bCs/>
                <w:color w:val="000000" w:themeColor="text1"/>
                <w:sz w:val="18"/>
                <w:szCs w:val="18"/>
              </w:rPr>
            </w:pPr>
          </w:p>
          <w:p w14:paraId="76572293"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07D647FC"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5660EA45" w14:textId="2C544379" w:rsidR="0067750C" w:rsidRPr="0067750C" w:rsidRDefault="0067750C" w:rsidP="00111AB9">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9:</w:t>
            </w:r>
          </w:p>
          <w:p w14:paraId="42943549" w14:textId="3082050D" w:rsidR="0067750C" w:rsidRPr="000570B4" w:rsidRDefault="0067750C" w:rsidP="00722601">
            <w:pPr>
              <w:rPr>
                <w:rFonts w:ascii="Times New Roman" w:eastAsia="楷体" w:hAnsi="Times New Roman" w:cs="Times New Roman"/>
                <w:b/>
                <w:bCs/>
                <w:color w:val="000000" w:themeColor="text1"/>
                <w:sz w:val="18"/>
                <w:szCs w:val="18"/>
              </w:rPr>
            </w:pPr>
            <w:proofErr w:type="spellStart"/>
            <w:r w:rsidRPr="0067750C">
              <w:rPr>
                <w:rFonts w:ascii="Times New Roman" w:eastAsia="楷体" w:hAnsi="Times New Roman" w:cs="Times New Roman"/>
                <w:b/>
                <w:bCs/>
                <w:color w:val="000000" w:themeColor="text1"/>
                <w:sz w:val="18"/>
                <w:szCs w:val="18"/>
                <w:highlight w:val="yellow"/>
              </w:rPr>
              <w:t>F→a</w:t>
            </w:r>
            <w:proofErr w:type="spellEnd"/>
            <w:r w:rsidRPr="0067750C">
              <w:rPr>
                <w:rFonts w:ascii="Times New Roman" w:eastAsia="微软雅黑" w:hAnsi="Times New Roman" w:cs="Times New Roman"/>
                <w:b/>
                <w:bCs/>
                <w:color w:val="000000" w:themeColor="text1"/>
                <w:sz w:val="18"/>
                <w:szCs w:val="18"/>
                <w:highlight w:val="yellow"/>
              </w:rPr>
              <w:t>·</w:t>
            </w:r>
            <w:proofErr w:type="gramStart"/>
            <w:r w:rsidRPr="0067750C">
              <w:rPr>
                <w:rFonts w:ascii="Times New Roman" w:eastAsia="楷体" w:hAnsi="Times New Roman" w:cs="Times New Roman"/>
                <w:b/>
                <w:bCs/>
                <w:color w:val="000000" w:themeColor="text1"/>
                <w:sz w:val="18"/>
                <w:szCs w:val="18"/>
                <w:highlight w:val="yellow"/>
              </w:rPr>
              <w:t>, )</w:t>
            </w:r>
            <w:proofErr w:type="gramEnd"/>
            <w:r w:rsidRPr="0067750C">
              <w:rPr>
                <w:rFonts w:ascii="Times New Roman" w:eastAsia="楷体" w:hAnsi="Times New Roman" w:cs="Times New Roman"/>
                <w:b/>
                <w:bCs/>
                <w:color w:val="000000" w:themeColor="text1"/>
                <w:sz w:val="18"/>
                <w:szCs w:val="18"/>
                <w:highlight w:val="yellow"/>
              </w:rPr>
              <w:t>/+/(/a/b/*</w:t>
            </w:r>
          </w:p>
        </w:tc>
        <w:tc>
          <w:tcPr>
            <w:tcW w:w="1549" w:type="dxa"/>
          </w:tcPr>
          <w:p w14:paraId="5F0F2645" w14:textId="0651BA30" w:rsidR="0067750C" w:rsidRPr="0067750C" w:rsidRDefault="0067750C" w:rsidP="0067750C">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10:</w:t>
            </w:r>
          </w:p>
          <w:p w14:paraId="4ACD07D6" w14:textId="07089313" w:rsidR="0067750C" w:rsidRPr="000570B4" w:rsidRDefault="0067750C" w:rsidP="00722601">
            <w:pPr>
              <w:rPr>
                <w:rFonts w:ascii="Times New Roman" w:eastAsia="楷体" w:hAnsi="Times New Roman" w:cs="Times New Roman"/>
                <w:b/>
                <w:bCs/>
                <w:color w:val="000000" w:themeColor="text1"/>
                <w:sz w:val="18"/>
                <w:szCs w:val="18"/>
              </w:rPr>
            </w:pPr>
            <w:proofErr w:type="spellStart"/>
            <w:r w:rsidRPr="0067750C">
              <w:rPr>
                <w:rFonts w:ascii="Times New Roman" w:eastAsia="楷体" w:hAnsi="Times New Roman" w:cs="Times New Roman"/>
                <w:b/>
                <w:bCs/>
                <w:color w:val="000000" w:themeColor="text1"/>
                <w:sz w:val="18"/>
                <w:szCs w:val="18"/>
                <w:highlight w:val="yellow"/>
              </w:rPr>
              <w:t>F→b</w:t>
            </w:r>
            <w:proofErr w:type="spellEnd"/>
            <w:r w:rsidRPr="0067750C">
              <w:rPr>
                <w:rFonts w:ascii="Times New Roman" w:eastAsia="微软雅黑" w:hAnsi="Times New Roman" w:cs="Times New Roman"/>
                <w:b/>
                <w:bCs/>
                <w:color w:val="000000" w:themeColor="text1"/>
                <w:sz w:val="18"/>
                <w:szCs w:val="18"/>
                <w:highlight w:val="yellow"/>
              </w:rPr>
              <w:t>·</w:t>
            </w:r>
            <w:proofErr w:type="gramStart"/>
            <w:r w:rsidRPr="0067750C">
              <w:rPr>
                <w:rFonts w:ascii="Times New Roman" w:eastAsia="楷体" w:hAnsi="Times New Roman" w:cs="Times New Roman"/>
                <w:b/>
                <w:bCs/>
                <w:color w:val="000000" w:themeColor="text1"/>
                <w:sz w:val="18"/>
                <w:szCs w:val="18"/>
                <w:highlight w:val="yellow"/>
              </w:rPr>
              <w:t>, )</w:t>
            </w:r>
            <w:proofErr w:type="gramEnd"/>
            <w:r w:rsidRPr="0067750C">
              <w:rPr>
                <w:rFonts w:ascii="Times New Roman" w:eastAsia="楷体" w:hAnsi="Times New Roman" w:cs="Times New Roman"/>
                <w:b/>
                <w:bCs/>
                <w:color w:val="000000" w:themeColor="text1"/>
                <w:sz w:val="18"/>
                <w:szCs w:val="18"/>
                <w:highlight w:val="yellow"/>
              </w:rPr>
              <w:t>/+/(/a/b/*</w:t>
            </w:r>
          </w:p>
        </w:tc>
      </w:tr>
      <w:tr w:rsidR="00413F53" w:rsidRPr="000570B4" w14:paraId="55F4C1C2" w14:textId="77777777" w:rsidTr="00AF4CCD">
        <w:tc>
          <w:tcPr>
            <w:tcW w:w="478" w:type="dxa"/>
          </w:tcPr>
          <w:p w14:paraId="0EDF9ADF" w14:textId="220F0FFD"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3</w:t>
            </w:r>
          </w:p>
        </w:tc>
        <w:tc>
          <w:tcPr>
            <w:tcW w:w="1649" w:type="dxa"/>
          </w:tcPr>
          <w:p w14:paraId="33450E8A"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7B4BA071"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1F5706D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68AF10D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2FB19B33" w14:textId="212F4168" w:rsidR="0067750C" w:rsidRPr="0067750C" w:rsidRDefault="0067750C" w:rsidP="0067750C">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11:</w:t>
            </w:r>
          </w:p>
          <w:p w14:paraId="36E51209" w14:textId="67177797" w:rsidR="0067750C" w:rsidRPr="000570B4" w:rsidRDefault="0067750C" w:rsidP="0067750C">
            <w:pPr>
              <w:rPr>
                <w:rFonts w:ascii="Times New Roman" w:eastAsia="楷体" w:hAnsi="Times New Roman" w:cs="Times New Roman"/>
                <w:b/>
                <w:bCs/>
                <w:color w:val="000000" w:themeColor="text1"/>
                <w:sz w:val="18"/>
                <w:szCs w:val="18"/>
              </w:rPr>
            </w:pPr>
            <w:r w:rsidRPr="0067750C">
              <w:rPr>
                <w:rFonts w:ascii="Times New Roman" w:eastAsia="楷体" w:hAnsi="Times New Roman" w:cs="Times New Roman"/>
                <w:b/>
                <w:bCs/>
                <w:color w:val="000000" w:themeColor="text1"/>
                <w:sz w:val="18"/>
                <w:szCs w:val="18"/>
                <w:highlight w:val="yellow"/>
              </w:rPr>
              <w:t>F→F*</w:t>
            </w:r>
            <w:proofErr w:type="gramStart"/>
            <w:r w:rsidRPr="0067750C">
              <w:rPr>
                <w:rFonts w:ascii="Times New Roman" w:eastAsia="微软雅黑"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w:t>
            </w:r>
            <w:proofErr w:type="gramEnd"/>
            <w:r w:rsidRPr="0067750C">
              <w:rPr>
                <w:rFonts w:ascii="Times New Roman" w:eastAsia="楷体" w:hAnsi="Times New Roman" w:cs="Times New Roman"/>
                <w:b/>
                <w:bCs/>
                <w:color w:val="000000" w:themeColor="text1"/>
                <w:sz w:val="18"/>
                <w:szCs w:val="18"/>
                <w:highlight w:val="yellow"/>
              </w:rPr>
              <w:t>/+/(/a/b/*</w:t>
            </w:r>
          </w:p>
          <w:p w14:paraId="1F261007"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1241A30E"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7B1900A3"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093A620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1FCF8747"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76A3D224" w14:textId="77777777" w:rsidTr="00AF4CCD">
        <w:tc>
          <w:tcPr>
            <w:tcW w:w="478" w:type="dxa"/>
          </w:tcPr>
          <w:p w14:paraId="29BA203F" w14:textId="19A5E87E"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4</w:t>
            </w:r>
          </w:p>
        </w:tc>
        <w:tc>
          <w:tcPr>
            <w:tcW w:w="1649" w:type="dxa"/>
          </w:tcPr>
          <w:p w14:paraId="6473D28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4A603D04"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6911903A"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61D6EFB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0DB80A5E"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6872706B"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094FA28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4F1AA680"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4C7262B4"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5C90E7C2" w14:textId="77777777" w:rsidTr="00AF4CCD">
        <w:tc>
          <w:tcPr>
            <w:tcW w:w="478" w:type="dxa"/>
          </w:tcPr>
          <w:p w14:paraId="05C194C2" w14:textId="5FB11578"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5</w:t>
            </w:r>
          </w:p>
        </w:tc>
        <w:tc>
          <w:tcPr>
            <w:tcW w:w="1649" w:type="dxa"/>
          </w:tcPr>
          <w:p w14:paraId="6E749CA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0AABC6FC"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7AFD6A1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66DCE00E"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428C6D4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2049F240"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4FDF3B7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41F9499A"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13897F13"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3D30BE9A" w14:textId="77777777" w:rsidTr="00AF4CCD">
        <w:tc>
          <w:tcPr>
            <w:tcW w:w="478" w:type="dxa"/>
          </w:tcPr>
          <w:p w14:paraId="3E17E2C8" w14:textId="14847A76"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lastRenderedPageBreak/>
              <w:t>I</w:t>
            </w:r>
            <w:r>
              <w:rPr>
                <w:rFonts w:ascii="Times New Roman" w:eastAsia="楷体" w:hAnsi="Times New Roman" w:cs="Times New Roman"/>
                <w:b/>
                <w:bCs/>
                <w:color w:val="000000" w:themeColor="text1"/>
                <w:sz w:val="18"/>
                <w:szCs w:val="18"/>
              </w:rPr>
              <w:t>6</w:t>
            </w:r>
          </w:p>
        </w:tc>
        <w:tc>
          <w:tcPr>
            <w:tcW w:w="1649" w:type="dxa"/>
          </w:tcPr>
          <w:p w14:paraId="3563DC50" w14:textId="77777777" w:rsidR="0067750C" w:rsidRPr="000570B4" w:rsidRDefault="0067750C" w:rsidP="0067750C">
            <w:pPr>
              <w:rPr>
                <w:rFonts w:ascii="Times New Roman" w:eastAsia="楷体" w:hAnsi="Times New Roman" w:cs="Times New Roman"/>
                <w:b/>
                <w:bCs/>
                <w:color w:val="000000" w:themeColor="text1"/>
                <w:sz w:val="18"/>
                <w:szCs w:val="18"/>
              </w:rPr>
            </w:pPr>
          </w:p>
        </w:tc>
        <w:tc>
          <w:tcPr>
            <w:tcW w:w="1704" w:type="dxa"/>
          </w:tcPr>
          <w:p w14:paraId="376DD2C3" w14:textId="671AC9C9"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12</w:t>
            </w:r>
            <w:r w:rsidRPr="000570B4">
              <w:rPr>
                <w:rFonts w:ascii="Times New Roman" w:eastAsia="楷体" w:hAnsi="Times New Roman" w:cs="Times New Roman"/>
                <w:b/>
                <w:bCs/>
                <w:color w:val="000000" w:themeColor="text1"/>
                <w:sz w:val="18"/>
                <w:szCs w:val="18"/>
              </w:rPr>
              <w:t>:</w:t>
            </w:r>
          </w:p>
          <w:p w14:paraId="0B3B4574" w14:textId="47B3A890"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
          <w:p w14:paraId="7BE438F8" w14:textId="776A6AE0"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BBEDC36" w14:textId="77777777"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4130E4F" w14:textId="77777777"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A18CEEE" w14:textId="77777777"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307B1BE" w14:textId="34C75F52"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627" w:type="dxa"/>
          </w:tcPr>
          <w:p w14:paraId="565BACAD" w14:textId="77777777" w:rsidR="0067750C" w:rsidRDefault="0067750C" w:rsidP="0067750C">
            <w:pPr>
              <w:rPr>
                <w:rFonts w:ascii="Times New Roman" w:eastAsia="楷体" w:hAnsi="Times New Roman" w:cs="Times New Roman"/>
                <w:b/>
                <w:bCs/>
                <w:color w:val="000000" w:themeColor="text1"/>
                <w:sz w:val="18"/>
                <w:szCs w:val="18"/>
              </w:rPr>
            </w:pPr>
          </w:p>
          <w:p w14:paraId="205C93EB" w14:textId="1AA36974" w:rsidR="0067750C" w:rsidRPr="000570B4" w:rsidRDefault="0067750C" w:rsidP="0067750C">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7</w:t>
            </w:r>
          </w:p>
          <w:p w14:paraId="693AA734" w14:textId="77777777" w:rsidR="0067750C" w:rsidRPr="0067750C" w:rsidRDefault="0067750C" w:rsidP="0067750C">
            <w:pPr>
              <w:rPr>
                <w:rFonts w:ascii="Times New Roman" w:eastAsia="楷体" w:hAnsi="Times New Roman" w:cs="Times New Roman"/>
                <w:b/>
                <w:bCs/>
                <w:color w:val="000000" w:themeColor="text1"/>
                <w:sz w:val="18"/>
                <w:szCs w:val="18"/>
              </w:rPr>
            </w:pPr>
          </w:p>
        </w:tc>
        <w:tc>
          <w:tcPr>
            <w:tcW w:w="1756" w:type="dxa"/>
          </w:tcPr>
          <w:p w14:paraId="0A2D6649" w14:textId="77777777" w:rsidR="0067750C" w:rsidRPr="000570B4" w:rsidRDefault="0067750C" w:rsidP="0067750C">
            <w:pPr>
              <w:rPr>
                <w:rFonts w:ascii="Times New Roman" w:eastAsia="楷体" w:hAnsi="Times New Roman" w:cs="Times New Roman"/>
                <w:b/>
                <w:bCs/>
                <w:color w:val="000000" w:themeColor="text1"/>
                <w:sz w:val="18"/>
                <w:szCs w:val="18"/>
              </w:rPr>
            </w:pPr>
          </w:p>
        </w:tc>
        <w:tc>
          <w:tcPr>
            <w:tcW w:w="1627" w:type="dxa"/>
          </w:tcPr>
          <w:p w14:paraId="0AB9C3AF" w14:textId="77777777" w:rsidR="0067750C" w:rsidRPr="000570B4" w:rsidRDefault="0067750C" w:rsidP="0067750C">
            <w:pPr>
              <w:rPr>
                <w:rFonts w:ascii="Times New Roman" w:eastAsia="楷体" w:hAnsi="Times New Roman" w:cs="Times New Roman"/>
                <w:b/>
                <w:bCs/>
                <w:color w:val="000000" w:themeColor="text1"/>
                <w:sz w:val="18"/>
                <w:szCs w:val="18"/>
              </w:rPr>
            </w:pPr>
          </w:p>
        </w:tc>
        <w:tc>
          <w:tcPr>
            <w:tcW w:w="1689" w:type="dxa"/>
          </w:tcPr>
          <w:p w14:paraId="31901837" w14:textId="77777777" w:rsidR="0067750C" w:rsidRDefault="0067750C" w:rsidP="0067750C">
            <w:pPr>
              <w:rPr>
                <w:rFonts w:ascii="Times New Roman" w:eastAsia="楷体" w:hAnsi="Times New Roman" w:cs="Times New Roman"/>
                <w:b/>
                <w:bCs/>
                <w:color w:val="000000" w:themeColor="text1"/>
                <w:sz w:val="18"/>
                <w:szCs w:val="18"/>
              </w:rPr>
            </w:pPr>
          </w:p>
          <w:p w14:paraId="507CE1B8" w14:textId="61EC410F" w:rsidR="0067750C" w:rsidRDefault="0067750C" w:rsidP="0067750C">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p w14:paraId="1394B6CA" w14:textId="77777777" w:rsidR="0067750C" w:rsidRPr="000570B4" w:rsidRDefault="0067750C" w:rsidP="0067750C">
            <w:pPr>
              <w:rPr>
                <w:rFonts w:ascii="Times New Roman" w:eastAsia="楷体" w:hAnsi="Times New Roman" w:cs="Times New Roman"/>
                <w:b/>
                <w:bCs/>
                <w:color w:val="000000" w:themeColor="text1"/>
                <w:sz w:val="18"/>
                <w:szCs w:val="18"/>
              </w:rPr>
            </w:pPr>
          </w:p>
        </w:tc>
        <w:tc>
          <w:tcPr>
            <w:tcW w:w="1713" w:type="dxa"/>
          </w:tcPr>
          <w:p w14:paraId="4B352F49" w14:textId="77777777" w:rsidR="0067750C" w:rsidRPr="000570B4" w:rsidRDefault="0067750C" w:rsidP="0067750C">
            <w:pPr>
              <w:rPr>
                <w:rFonts w:ascii="Times New Roman" w:eastAsia="楷体" w:hAnsi="Times New Roman" w:cs="Times New Roman"/>
                <w:b/>
                <w:bCs/>
                <w:color w:val="000000" w:themeColor="text1"/>
                <w:sz w:val="18"/>
                <w:szCs w:val="18"/>
              </w:rPr>
            </w:pPr>
          </w:p>
        </w:tc>
        <w:tc>
          <w:tcPr>
            <w:tcW w:w="1538" w:type="dxa"/>
          </w:tcPr>
          <w:p w14:paraId="4F8832AD" w14:textId="77777777" w:rsidR="0067750C" w:rsidRPr="0067750C" w:rsidRDefault="0067750C" w:rsidP="0067750C">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5263DD6F" w14:textId="77777777" w:rsidR="0067750C" w:rsidRPr="000570B4" w:rsidRDefault="0067750C" w:rsidP="0067750C">
            <w:pPr>
              <w:rPr>
                <w:rFonts w:ascii="Times New Roman" w:eastAsia="楷体" w:hAnsi="Times New Roman" w:cs="Times New Roman"/>
                <w:b/>
                <w:bCs/>
                <w:color w:val="000000" w:themeColor="text1"/>
                <w:sz w:val="18"/>
                <w:szCs w:val="18"/>
              </w:rPr>
            </w:pPr>
          </w:p>
        </w:tc>
        <w:tc>
          <w:tcPr>
            <w:tcW w:w="1549" w:type="dxa"/>
          </w:tcPr>
          <w:p w14:paraId="0A31D6CE" w14:textId="77777777" w:rsidR="0067750C" w:rsidRPr="0067750C" w:rsidRDefault="0067750C" w:rsidP="0067750C">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5C32C3F7" w14:textId="77777777" w:rsidR="0067750C" w:rsidRPr="000570B4" w:rsidRDefault="0067750C" w:rsidP="0067750C">
            <w:pPr>
              <w:rPr>
                <w:rFonts w:ascii="Times New Roman" w:eastAsia="楷体" w:hAnsi="Times New Roman" w:cs="Times New Roman"/>
                <w:b/>
                <w:bCs/>
                <w:color w:val="000000" w:themeColor="text1"/>
                <w:sz w:val="18"/>
                <w:szCs w:val="18"/>
              </w:rPr>
            </w:pPr>
          </w:p>
        </w:tc>
      </w:tr>
      <w:tr w:rsidR="00413F53" w:rsidRPr="000570B4" w14:paraId="1E057D25" w14:textId="77777777" w:rsidTr="00AF4CCD">
        <w:tc>
          <w:tcPr>
            <w:tcW w:w="478" w:type="dxa"/>
          </w:tcPr>
          <w:p w14:paraId="120CE22E" w14:textId="758FC244"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7</w:t>
            </w:r>
          </w:p>
        </w:tc>
        <w:tc>
          <w:tcPr>
            <w:tcW w:w="1649" w:type="dxa"/>
          </w:tcPr>
          <w:p w14:paraId="134DB61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274F2663"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228066E1"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32F78115"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5C1FD712" w14:textId="4FA2AB47" w:rsidR="0067750C" w:rsidRPr="000570B4" w:rsidRDefault="0067750C" w:rsidP="00751E83">
            <w:pPr>
              <w:rPr>
                <w:rFonts w:ascii="Times New Roman" w:eastAsia="楷体" w:hAnsi="Times New Roman" w:cs="Times New Roman"/>
                <w:b/>
                <w:bCs/>
                <w:color w:val="000000" w:themeColor="text1"/>
                <w:sz w:val="18"/>
                <w:szCs w:val="18"/>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11:</w:t>
            </w:r>
          </w:p>
        </w:tc>
        <w:tc>
          <w:tcPr>
            <w:tcW w:w="1689" w:type="dxa"/>
          </w:tcPr>
          <w:p w14:paraId="4C8AC294"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025776F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707BBB5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55CF021A"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3B1ECF2D" w14:textId="77777777" w:rsidTr="00AF4CCD">
        <w:tc>
          <w:tcPr>
            <w:tcW w:w="478" w:type="dxa"/>
          </w:tcPr>
          <w:p w14:paraId="539EA538" w14:textId="0F9671E5"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8</w:t>
            </w:r>
          </w:p>
        </w:tc>
        <w:tc>
          <w:tcPr>
            <w:tcW w:w="1649" w:type="dxa"/>
          </w:tcPr>
          <w:p w14:paraId="63DFA67E" w14:textId="3E06680E" w:rsidR="00B16659"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13</w:t>
            </w:r>
            <w:r w:rsidRPr="000570B4">
              <w:rPr>
                <w:rFonts w:ascii="Times New Roman" w:eastAsia="楷体" w:hAnsi="Times New Roman" w:cs="Times New Roman"/>
                <w:b/>
                <w:bCs/>
                <w:color w:val="000000" w:themeColor="text1"/>
                <w:sz w:val="18"/>
                <w:szCs w:val="18"/>
              </w:rPr>
              <w:t>:</w:t>
            </w:r>
          </w:p>
          <w:p w14:paraId="6AC7DA97" w14:textId="6117A9F3"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019C07B" w14:textId="6B3A1AF4"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08354434"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704" w:type="dxa"/>
          </w:tcPr>
          <w:p w14:paraId="06C5C9E0" w14:textId="6CDE47AD" w:rsidR="00B16659" w:rsidRDefault="00B16659" w:rsidP="00B16659">
            <w:pPr>
              <w:rPr>
                <w:rFonts w:ascii="Times New Roman" w:eastAsia="楷体" w:hAnsi="Times New Roman" w:cs="Times New Roman"/>
                <w:b/>
                <w:bCs/>
                <w:color w:val="000000" w:themeColor="text1"/>
                <w:sz w:val="18"/>
                <w:szCs w:val="18"/>
              </w:rPr>
            </w:pPr>
            <w:r>
              <w:rPr>
                <w:rFonts w:ascii="Times New Roman" w:eastAsia="楷体" w:hAnsi="Times New Roman" w:cs="Times New Roman"/>
                <w:b/>
                <w:bCs/>
                <w:color w:val="000000" w:themeColor="text1"/>
                <w:sz w:val="18"/>
                <w:szCs w:val="18"/>
              </w:rPr>
              <w:t>I14:</w:t>
            </w:r>
          </w:p>
          <w:p w14:paraId="289FFDB3" w14:textId="4EF095FF"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
          <w:p w14:paraId="1CD4883B" w14:textId="2237828B"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BF5D614" w14:textId="77777777"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1229409" w14:textId="77777777"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695DDC8" w14:textId="77777777"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E863B6E" w14:textId="5396CBF9" w:rsidR="00B16659" w:rsidRPr="000570B4" w:rsidRDefault="00B16659" w:rsidP="00E549E5">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627" w:type="dxa"/>
          </w:tcPr>
          <w:p w14:paraId="27895756" w14:textId="30B6AD42" w:rsidR="00B16659" w:rsidRDefault="00B16659" w:rsidP="00B16659">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15:</w:t>
            </w:r>
          </w:p>
          <w:p w14:paraId="5AE833BD" w14:textId="3707805F"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T→F</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915CE07" w14:textId="30FB64AD" w:rsidR="00B16659" w:rsidRPr="000570B4" w:rsidRDefault="00B16659" w:rsidP="00B16659">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EA2E22B"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756" w:type="dxa"/>
          </w:tcPr>
          <w:p w14:paraId="49CB8B86"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627" w:type="dxa"/>
          </w:tcPr>
          <w:p w14:paraId="20B46FEB"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689" w:type="dxa"/>
          </w:tcPr>
          <w:p w14:paraId="453654DA"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713" w:type="dxa"/>
          </w:tcPr>
          <w:p w14:paraId="5061F7CD"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538" w:type="dxa"/>
          </w:tcPr>
          <w:p w14:paraId="0A7A27E1" w14:textId="77777777" w:rsidR="00B16659" w:rsidRPr="0067750C" w:rsidRDefault="00B16659" w:rsidP="00B16659">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9:</w:t>
            </w:r>
          </w:p>
          <w:p w14:paraId="596C4DAF" w14:textId="77777777" w:rsidR="00B16659" w:rsidRPr="000570B4" w:rsidRDefault="00B16659" w:rsidP="00B16659">
            <w:pPr>
              <w:rPr>
                <w:rFonts w:ascii="Times New Roman" w:eastAsia="楷体" w:hAnsi="Times New Roman" w:cs="Times New Roman"/>
                <w:b/>
                <w:bCs/>
                <w:color w:val="000000" w:themeColor="text1"/>
                <w:sz w:val="18"/>
                <w:szCs w:val="18"/>
              </w:rPr>
            </w:pPr>
          </w:p>
        </w:tc>
        <w:tc>
          <w:tcPr>
            <w:tcW w:w="1549" w:type="dxa"/>
          </w:tcPr>
          <w:p w14:paraId="613CA581" w14:textId="77777777" w:rsidR="00B16659" w:rsidRPr="0067750C" w:rsidRDefault="00B16659" w:rsidP="00B16659">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10:</w:t>
            </w:r>
          </w:p>
          <w:p w14:paraId="2AED2717" w14:textId="77777777" w:rsidR="00B16659" w:rsidRPr="000570B4" w:rsidRDefault="00B16659" w:rsidP="00B16659">
            <w:pPr>
              <w:rPr>
                <w:rFonts w:ascii="Times New Roman" w:eastAsia="楷体" w:hAnsi="Times New Roman" w:cs="Times New Roman"/>
                <w:b/>
                <w:bCs/>
                <w:color w:val="000000" w:themeColor="text1"/>
                <w:sz w:val="18"/>
                <w:szCs w:val="18"/>
              </w:rPr>
            </w:pPr>
          </w:p>
        </w:tc>
      </w:tr>
      <w:tr w:rsidR="00413F53" w:rsidRPr="000570B4" w14:paraId="24D1121F" w14:textId="77777777" w:rsidTr="00AF4CCD">
        <w:tc>
          <w:tcPr>
            <w:tcW w:w="478" w:type="dxa"/>
          </w:tcPr>
          <w:p w14:paraId="27FED1DB" w14:textId="23DFAF1F"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sidR="00260511">
              <w:rPr>
                <w:rFonts w:ascii="Times New Roman" w:eastAsia="楷体" w:hAnsi="Times New Roman" w:cs="Times New Roman"/>
                <w:b/>
                <w:bCs/>
                <w:color w:val="000000" w:themeColor="text1"/>
                <w:sz w:val="18"/>
                <w:szCs w:val="18"/>
              </w:rPr>
              <w:t>9</w:t>
            </w:r>
          </w:p>
        </w:tc>
        <w:tc>
          <w:tcPr>
            <w:tcW w:w="1649" w:type="dxa"/>
          </w:tcPr>
          <w:p w14:paraId="75C59699"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382F55D5"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0AFC95B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1709207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542F66E5"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398B4E1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303F753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0D81776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3ACFA1BC"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04D7A191" w14:textId="77777777" w:rsidTr="00AF4CCD">
        <w:tc>
          <w:tcPr>
            <w:tcW w:w="478" w:type="dxa"/>
          </w:tcPr>
          <w:p w14:paraId="03B1056F" w14:textId="574DEB49"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sidR="00260511">
              <w:rPr>
                <w:rFonts w:ascii="Times New Roman" w:eastAsia="楷体" w:hAnsi="Times New Roman" w:cs="Times New Roman"/>
                <w:b/>
                <w:bCs/>
                <w:color w:val="000000" w:themeColor="text1"/>
                <w:sz w:val="18"/>
                <w:szCs w:val="18"/>
              </w:rPr>
              <w:t>1</w:t>
            </w:r>
            <w:r w:rsidRPr="000570B4">
              <w:rPr>
                <w:rFonts w:ascii="Times New Roman" w:eastAsia="楷体" w:hAnsi="Times New Roman" w:cs="Times New Roman"/>
                <w:b/>
                <w:bCs/>
                <w:color w:val="000000" w:themeColor="text1"/>
                <w:sz w:val="18"/>
                <w:szCs w:val="18"/>
              </w:rPr>
              <w:t>0</w:t>
            </w:r>
          </w:p>
        </w:tc>
        <w:tc>
          <w:tcPr>
            <w:tcW w:w="1649" w:type="dxa"/>
          </w:tcPr>
          <w:p w14:paraId="392A2274"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20789FA6"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4E915F2C"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39FCF9D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3909ABA9"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430B4437"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2244D94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465171A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3D831314"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5577D893" w14:textId="77777777" w:rsidTr="00AF4CCD">
        <w:tc>
          <w:tcPr>
            <w:tcW w:w="478" w:type="dxa"/>
          </w:tcPr>
          <w:p w14:paraId="5F5DE994" w14:textId="7FDB9D12"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sidR="00260511">
              <w:rPr>
                <w:rFonts w:ascii="Times New Roman" w:eastAsia="楷体" w:hAnsi="Times New Roman" w:cs="Times New Roman"/>
                <w:b/>
                <w:bCs/>
                <w:color w:val="000000" w:themeColor="text1"/>
                <w:sz w:val="18"/>
                <w:szCs w:val="18"/>
              </w:rPr>
              <w:t>11</w:t>
            </w:r>
          </w:p>
        </w:tc>
        <w:tc>
          <w:tcPr>
            <w:tcW w:w="1649" w:type="dxa"/>
          </w:tcPr>
          <w:p w14:paraId="30D6AB8F"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368049CB"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729BB71A"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5ACC4FCA"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6B1DCF39"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71A3AB8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2EF92527"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38" w:type="dxa"/>
          </w:tcPr>
          <w:p w14:paraId="2713166C"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224FEB21"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413F53" w:rsidRPr="000570B4" w14:paraId="55CEF125" w14:textId="77777777" w:rsidTr="00AF4CCD">
        <w:tc>
          <w:tcPr>
            <w:tcW w:w="478" w:type="dxa"/>
          </w:tcPr>
          <w:p w14:paraId="71BC5B56" w14:textId="34AFFCA6"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12</w:t>
            </w:r>
          </w:p>
        </w:tc>
        <w:tc>
          <w:tcPr>
            <w:tcW w:w="1649" w:type="dxa"/>
          </w:tcPr>
          <w:p w14:paraId="6208ED93" w14:textId="77777777" w:rsidR="00260511" w:rsidRPr="000570B4" w:rsidRDefault="00260511" w:rsidP="00260511">
            <w:pPr>
              <w:rPr>
                <w:rFonts w:ascii="Times New Roman" w:eastAsia="楷体" w:hAnsi="Times New Roman" w:cs="Times New Roman"/>
                <w:b/>
                <w:bCs/>
                <w:color w:val="000000" w:themeColor="text1"/>
                <w:sz w:val="18"/>
                <w:szCs w:val="18"/>
              </w:rPr>
            </w:pPr>
          </w:p>
        </w:tc>
        <w:tc>
          <w:tcPr>
            <w:tcW w:w="1704" w:type="dxa"/>
          </w:tcPr>
          <w:p w14:paraId="0B8EF9A5" w14:textId="77777777" w:rsidR="00260511" w:rsidRPr="000570B4" w:rsidRDefault="00260511" w:rsidP="00260511">
            <w:pPr>
              <w:rPr>
                <w:rFonts w:ascii="Times New Roman" w:eastAsia="楷体" w:hAnsi="Times New Roman" w:cs="Times New Roman"/>
                <w:b/>
                <w:bCs/>
                <w:color w:val="000000" w:themeColor="text1"/>
                <w:sz w:val="18"/>
                <w:szCs w:val="18"/>
              </w:rPr>
            </w:pPr>
          </w:p>
        </w:tc>
        <w:tc>
          <w:tcPr>
            <w:tcW w:w="1627" w:type="dxa"/>
          </w:tcPr>
          <w:p w14:paraId="070BEF3C" w14:textId="0CA18647" w:rsidR="00260511" w:rsidRPr="00260511" w:rsidRDefault="00260511"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b/>
                <w:bCs/>
                <w:color w:val="000000" w:themeColor="text1"/>
                <w:sz w:val="18"/>
                <w:szCs w:val="18"/>
              </w:rPr>
              <w:t>I7</w:t>
            </w:r>
          </w:p>
        </w:tc>
        <w:tc>
          <w:tcPr>
            <w:tcW w:w="1756" w:type="dxa"/>
          </w:tcPr>
          <w:p w14:paraId="6FE57E6D" w14:textId="77777777" w:rsidR="00260511" w:rsidRPr="000570B4" w:rsidRDefault="00260511" w:rsidP="00260511">
            <w:pPr>
              <w:rPr>
                <w:rFonts w:ascii="Times New Roman" w:eastAsia="楷体" w:hAnsi="Times New Roman" w:cs="Times New Roman"/>
                <w:b/>
                <w:bCs/>
                <w:color w:val="000000" w:themeColor="text1"/>
                <w:sz w:val="18"/>
                <w:szCs w:val="18"/>
              </w:rPr>
            </w:pPr>
          </w:p>
        </w:tc>
        <w:tc>
          <w:tcPr>
            <w:tcW w:w="1627" w:type="dxa"/>
          </w:tcPr>
          <w:p w14:paraId="52300D30" w14:textId="77777777" w:rsidR="00260511" w:rsidRPr="000570B4" w:rsidRDefault="00260511" w:rsidP="00260511">
            <w:pPr>
              <w:rPr>
                <w:rFonts w:ascii="Times New Roman" w:eastAsia="楷体" w:hAnsi="Times New Roman" w:cs="Times New Roman"/>
                <w:b/>
                <w:bCs/>
                <w:color w:val="000000" w:themeColor="text1"/>
                <w:sz w:val="18"/>
                <w:szCs w:val="18"/>
              </w:rPr>
            </w:pPr>
          </w:p>
        </w:tc>
        <w:tc>
          <w:tcPr>
            <w:tcW w:w="1689" w:type="dxa"/>
          </w:tcPr>
          <w:p w14:paraId="1876D25E" w14:textId="6684B85C" w:rsidR="00260511" w:rsidRPr="000570B4" w:rsidRDefault="00260511"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tc>
        <w:tc>
          <w:tcPr>
            <w:tcW w:w="1713" w:type="dxa"/>
          </w:tcPr>
          <w:p w14:paraId="21711127" w14:textId="77777777" w:rsidR="00260511" w:rsidRPr="000570B4" w:rsidRDefault="00260511" w:rsidP="00260511">
            <w:pPr>
              <w:rPr>
                <w:rFonts w:ascii="Times New Roman" w:eastAsia="楷体" w:hAnsi="Times New Roman" w:cs="Times New Roman"/>
                <w:b/>
                <w:bCs/>
                <w:color w:val="000000" w:themeColor="text1"/>
                <w:sz w:val="18"/>
                <w:szCs w:val="18"/>
              </w:rPr>
            </w:pPr>
          </w:p>
        </w:tc>
        <w:tc>
          <w:tcPr>
            <w:tcW w:w="1538" w:type="dxa"/>
          </w:tcPr>
          <w:p w14:paraId="09ABD711" w14:textId="3417D081" w:rsidR="00260511" w:rsidRPr="000570B4" w:rsidRDefault="00260511" w:rsidP="007C1A93">
            <w:pPr>
              <w:rPr>
                <w:rFonts w:ascii="Times New Roman" w:eastAsia="楷体" w:hAnsi="Times New Roman" w:cs="Times New Roman"/>
                <w:b/>
                <w:bCs/>
                <w:color w:val="000000" w:themeColor="text1"/>
                <w:sz w:val="18"/>
                <w:szCs w:val="18"/>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tc>
        <w:tc>
          <w:tcPr>
            <w:tcW w:w="1549" w:type="dxa"/>
          </w:tcPr>
          <w:p w14:paraId="20666F1C" w14:textId="10A6B544" w:rsidR="00260511" w:rsidRPr="000570B4" w:rsidRDefault="00260511" w:rsidP="007C1A93">
            <w:pPr>
              <w:rPr>
                <w:rFonts w:ascii="Times New Roman" w:eastAsia="楷体" w:hAnsi="Times New Roman" w:cs="Times New Roman"/>
                <w:b/>
                <w:bCs/>
                <w:color w:val="000000" w:themeColor="text1"/>
                <w:sz w:val="18"/>
                <w:szCs w:val="18"/>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tc>
      </w:tr>
      <w:tr w:rsidR="00413F53" w:rsidRPr="000570B4" w14:paraId="0750E4DF" w14:textId="77777777" w:rsidTr="00AF4CCD">
        <w:tc>
          <w:tcPr>
            <w:tcW w:w="478" w:type="dxa"/>
          </w:tcPr>
          <w:p w14:paraId="7F060037" w14:textId="474D85A7" w:rsidR="0067750C" w:rsidRPr="000570B4" w:rsidRDefault="0067750C" w:rsidP="003C3182">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sidR="00260511">
              <w:rPr>
                <w:rFonts w:ascii="Times New Roman" w:eastAsia="楷体" w:hAnsi="Times New Roman" w:cs="Times New Roman"/>
                <w:b/>
                <w:bCs/>
                <w:color w:val="000000" w:themeColor="text1"/>
                <w:sz w:val="18"/>
                <w:szCs w:val="18"/>
              </w:rPr>
              <w:t>13</w:t>
            </w:r>
          </w:p>
        </w:tc>
        <w:tc>
          <w:tcPr>
            <w:tcW w:w="1649" w:type="dxa"/>
          </w:tcPr>
          <w:p w14:paraId="24432DC7"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04" w:type="dxa"/>
          </w:tcPr>
          <w:p w14:paraId="403FDF12"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27" w:type="dxa"/>
          </w:tcPr>
          <w:p w14:paraId="6D5D7CB8"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56" w:type="dxa"/>
          </w:tcPr>
          <w:p w14:paraId="34814960" w14:textId="4C33B306"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sidR="00B23EF6">
              <w:rPr>
                <w:rFonts w:ascii="Times New Roman" w:eastAsia="楷体" w:hAnsi="Times New Roman" w:cs="Times New Roman"/>
                <w:b/>
                <w:bCs/>
                <w:color w:val="000000" w:themeColor="text1"/>
                <w:sz w:val="18"/>
                <w:szCs w:val="18"/>
              </w:rPr>
              <w:t>1</w:t>
            </w:r>
            <w:r w:rsidR="003247C5">
              <w:rPr>
                <w:rFonts w:ascii="Times New Roman" w:eastAsia="楷体" w:hAnsi="Times New Roman" w:cs="Times New Roman"/>
                <w:b/>
                <w:bCs/>
                <w:color w:val="000000" w:themeColor="text1"/>
                <w:sz w:val="18"/>
                <w:szCs w:val="18"/>
              </w:rPr>
              <w:t>6</w:t>
            </w:r>
            <w:r w:rsidRPr="000570B4">
              <w:rPr>
                <w:rFonts w:ascii="Times New Roman" w:eastAsia="楷体" w:hAnsi="Times New Roman" w:cs="Times New Roman"/>
                <w:b/>
                <w:bCs/>
                <w:color w:val="000000" w:themeColor="text1"/>
                <w:sz w:val="18"/>
                <w:szCs w:val="18"/>
              </w:rPr>
              <w:t>:</w:t>
            </w:r>
          </w:p>
          <w:p w14:paraId="5EE8B187" w14:textId="78686C62"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1FEF7717" w14:textId="2CC6FB4C"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0B8682D" w14:textId="5DD8283A"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D815060" w14:textId="43EEA197"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4F55E65" w14:textId="5A639BBC"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4333BB5" w14:textId="1AF05CDE" w:rsidR="00260511" w:rsidRPr="000570B4" w:rsidRDefault="00260511" w:rsidP="0026051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 xml:space="preserve"> )</w:t>
            </w:r>
            <w:proofErr w:type="gramEnd"/>
            <w:r w:rsidRPr="000570B4">
              <w:rPr>
                <w:rFonts w:ascii="Times New Roman" w:eastAsia="楷体" w:hAnsi="Times New Roman" w:cs="Times New Roman"/>
                <w:b/>
                <w:bCs/>
                <w:color w:val="000000" w:themeColor="text1"/>
                <w:sz w:val="18"/>
                <w:szCs w:val="18"/>
              </w:rPr>
              <w:t>/+/(/a/b/*</w:t>
            </w:r>
          </w:p>
          <w:p w14:paraId="36868E1D" w14:textId="020FD2D4" w:rsidR="0067750C" w:rsidRPr="000570B4" w:rsidRDefault="00260511"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627" w:type="dxa"/>
          </w:tcPr>
          <w:p w14:paraId="6306BE55"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689" w:type="dxa"/>
          </w:tcPr>
          <w:p w14:paraId="14C0ADE1"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713" w:type="dxa"/>
          </w:tcPr>
          <w:p w14:paraId="5296089D" w14:textId="08D19F65" w:rsidR="00260511" w:rsidRPr="00533EC0" w:rsidRDefault="00260511" w:rsidP="00260511">
            <w:pPr>
              <w:rPr>
                <w:rFonts w:ascii="Times New Roman" w:eastAsia="楷体" w:hAnsi="Times New Roman" w:cs="Times New Roman"/>
                <w:b/>
                <w:bCs/>
                <w:color w:val="000000" w:themeColor="text1"/>
                <w:sz w:val="18"/>
                <w:szCs w:val="18"/>
                <w:highlight w:val="yellow"/>
              </w:rPr>
            </w:pPr>
            <w:r w:rsidRPr="00533EC0">
              <w:rPr>
                <w:rFonts w:ascii="Times New Roman" w:eastAsia="楷体" w:hAnsi="Times New Roman" w:cs="Times New Roman"/>
                <w:b/>
                <w:bCs/>
                <w:color w:val="000000" w:themeColor="text1"/>
                <w:sz w:val="18"/>
                <w:szCs w:val="18"/>
                <w:highlight w:val="yellow"/>
              </w:rPr>
              <w:t>I1</w:t>
            </w:r>
            <w:r w:rsidR="003247C5" w:rsidRPr="00533EC0">
              <w:rPr>
                <w:rFonts w:ascii="Times New Roman" w:eastAsia="楷体" w:hAnsi="Times New Roman" w:cs="Times New Roman"/>
                <w:b/>
                <w:bCs/>
                <w:color w:val="000000" w:themeColor="text1"/>
                <w:sz w:val="18"/>
                <w:szCs w:val="18"/>
                <w:highlight w:val="yellow"/>
              </w:rPr>
              <w:t>7</w:t>
            </w:r>
            <w:r w:rsidRPr="00533EC0">
              <w:rPr>
                <w:rFonts w:ascii="Times New Roman" w:eastAsia="楷体" w:hAnsi="Times New Roman" w:cs="Times New Roman"/>
                <w:b/>
                <w:bCs/>
                <w:color w:val="000000" w:themeColor="text1"/>
                <w:sz w:val="18"/>
                <w:szCs w:val="18"/>
                <w:highlight w:val="yellow"/>
              </w:rPr>
              <w:t>;</w:t>
            </w:r>
          </w:p>
          <w:p w14:paraId="0C2DB780" w14:textId="15BD968A" w:rsidR="00260511" w:rsidRPr="00533EC0" w:rsidRDefault="00260511" w:rsidP="00260511">
            <w:pPr>
              <w:rPr>
                <w:rFonts w:ascii="Times New Roman" w:eastAsia="楷体" w:hAnsi="Times New Roman" w:cs="Times New Roman"/>
                <w:b/>
                <w:bCs/>
                <w:color w:val="000000" w:themeColor="text1"/>
                <w:sz w:val="18"/>
                <w:szCs w:val="18"/>
                <w:highlight w:val="yellow"/>
              </w:rPr>
            </w:pPr>
            <w:r w:rsidRPr="00533EC0">
              <w:rPr>
                <w:rFonts w:ascii="Times New Roman" w:eastAsia="楷体" w:hAnsi="Times New Roman" w:cs="Times New Roman"/>
                <w:b/>
                <w:bCs/>
                <w:color w:val="000000" w:themeColor="text1"/>
                <w:sz w:val="18"/>
                <w:szCs w:val="18"/>
                <w:highlight w:val="yellow"/>
              </w:rPr>
              <w:t>F→(E)</w:t>
            </w:r>
            <w:r w:rsidRPr="00533EC0">
              <w:rPr>
                <w:rFonts w:ascii="Times New Roman" w:eastAsia="微软雅黑" w:hAnsi="Times New Roman" w:cs="Times New Roman"/>
                <w:b/>
                <w:bCs/>
                <w:color w:val="000000" w:themeColor="text1"/>
                <w:sz w:val="18"/>
                <w:szCs w:val="18"/>
                <w:highlight w:val="yellow"/>
              </w:rPr>
              <w:t>·</w:t>
            </w:r>
            <w:r w:rsidRPr="00533EC0">
              <w:rPr>
                <w:rFonts w:ascii="Times New Roman" w:eastAsia="楷体" w:hAnsi="Times New Roman" w:cs="Times New Roman"/>
                <w:b/>
                <w:bCs/>
                <w:color w:val="000000" w:themeColor="text1"/>
                <w:sz w:val="18"/>
                <w:szCs w:val="18"/>
                <w:highlight w:val="yellow"/>
              </w:rPr>
              <w:t>, #/+</w:t>
            </w:r>
            <w:proofErr w:type="gramStart"/>
            <w:r w:rsidRPr="00533EC0">
              <w:rPr>
                <w:rFonts w:ascii="Times New Roman" w:eastAsia="楷体" w:hAnsi="Times New Roman" w:cs="Times New Roman"/>
                <w:b/>
                <w:bCs/>
                <w:color w:val="000000" w:themeColor="text1"/>
                <w:sz w:val="18"/>
                <w:szCs w:val="18"/>
                <w:highlight w:val="yellow"/>
              </w:rPr>
              <w:t>/(</w:t>
            </w:r>
            <w:proofErr w:type="gramEnd"/>
            <w:r w:rsidRPr="00533EC0">
              <w:rPr>
                <w:rFonts w:ascii="Times New Roman" w:eastAsia="楷体" w:hAnsi="Times New Roman" w:cs="Times New Roman"/>
                <w:b/>
                <w:bCs/>
                <w:color w:val="000000" w:themeColor="text1"/>
                <w:sz w:val="18"/>
                <w:szCs w:val="18"/>
                <w:highlight w:val="yellow"/>
              </w:rPr>
              <w:t>/a/b/*</w:t>
            </w:r>
          </w:p>
          <w:p w14:paraId="3EDB52E6" w14:textId="77777777" w:rsidR="0067750C" w:rsidRPr="00533EC0" w:rsidRDefault="0067750C" w:rsidP="003C3182">
            <w:pPr>
              <w:rPr>
                <w:rFonts w:ascii="Times New Roman" w:eastAsia="楷体" w:hAnsi="Times New Roman" w:cs="Times New Roman"/>
                <w:b/>
                <w:bCs/>
                <w:color w:val="000000" w:themeColor="text1"/>
                <w:sz w:val="18"/>
                <w:szCs w:val="18"/>
                <w:highlight w:val="yellow"/>
              </w:rPr>
            </w:pPr>
          </w:p>
        </w:tc>
        <w:tc>
          <w:tcPr>
            <w:tcW w:w="1538" w:type="dxa"/>
          </w:tcPr>
          <w:p w14:paraId="7F082A4D" w14:textId="77777777" w:rsidR="0067750C" w:rsidRPr="000570B4" w:rsidRDefault="0067750C" w:rsidP="003C3182">
            <w:pPr>
              <w:rPr>
                <w:rFonts w:ascii="Times New Roman" w:eastAsia="楷体" w:hAnsi="Times New Roman" w:cs="Times New Roman"/>
                <w:b/>
                <w:bCs/>
                <w:color w:val="000000" w:themeColor="text1"/>
                <w:sz w:val="18"/>
                <w:szCs w:val="18"/>
              </w:rPr>
            </w:pPr>
          </w:p>
        </w:tc>
        <w:tc>
          <w:tcPr>
            <w:tcW w:w="1549" w:type="dxa"/>
          </w:tcPr>
          <w:p w14:paraId="774BC9A0" w14:textId="77777777" w:rsidR="0067750C" w:rsidRPr="000570B4" w:rsidRDefault="0067750C" w:rsidP="003C3182">
            <w:pPr>
              <w:rPr>
                <w:rFonts w:ascii="Times New Roman" w:eastAsia="楷体" w:hAnsi="Times New Roman" w:cs="Times New Roman"/>
                <w:b/>
                <w:bCs/>
                <w:color w:val="000000" w:themeColor="text1"/>
                <w:sz w:val="18"/>
                <w:szCs w:val="18"/>
              </w:rPr>
            </w:pPr>
          </w:p>
        </w:tc>
      </w:tr>
      <w:tr w:rsidR="0030079B" w:rsidRPr="000570B4" w14:paraId="730EE14E" w14:textId="77777777" w:rsidTr="00AF4CCD">
        <w:tc>
          <w:tcPr>
            <w:tcW w:w="478" w:type="dxa"/>
          </w:tcPr>
          <w:p w14:paraId="2957931F" w14:textId="79C80A94" w:rsidR="007C1A93" w:rsidRPr="000570B4"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14</w:t>
            </w:r>
          </w:p>
        </w:tc>
        <w:tc>
          <w:tcPr>
            <w:tcW w:w="1649" w:type="dxa"/>
          </w:tcPr>
          <w:p w14:paraId="1FB3C403"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704" w:type="dxa"/>
          </w:tcPr>
          <w:p w14:paraId="4E735FF6"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27" w:type="dxa"/>
          </w:tcPr>
          <w:p w14:paraId="3B353509" w14:textId="2B914801" w:rsidR="007C1A93" w:rsidRPr="003247C5" w:rsidRDefault="007C1A93" w:rsidP="00013194">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15:</w:t>
            </w:r>
          </w:p>
        </w:tc>
        <w:tc>
          <w:tcPr>
            <w:tcW w:w="1756" w:type="dxa"/>
          </w:tcPr>
          <w:p w14:paraId="03407DDA"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27" w:type="dxa"/>
          </w:tcPr>
          <w:p w14:paraId="5C28D708"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89" w:type="dxa"/>
          </w:tcPr>
          <w:p w14:paraId="1633365A" w14:textId="2AEB42F1"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18:</w:t>
            </w:r>
          </w:p>
          <w:p w14:paraId="738CCDDB" w14:textId="14C9A10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18F7660"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07BD3398"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lastRenderedPageBreak/>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0710538"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AE1F543"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98ABC7F"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A6E191B"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CC61582"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5CE28A6" w14:textId="10562359" w:rsidR="007C1A93" w:rsidRPr="000570B4" w:rsidRDefault="007C1A93" w:rsidP="00E549E5">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713" w:type="dxa"/>
          </w:tcPr>
          <w:p w14:paraId="70FA3182" w14:textId="77777777" w:rsidR="007C1A93" w:rsidRDefault="007C1A93" w:rsidP="007C1A93">
            <w:pPr>
              <w:rPr>
                <w:rFonts w:ascii="Times New Roman" w:eastAsia="楷体" w:hAnsi="Times New Roman" w:cs="Times New Roman"/>
                <w:b/>
                <w:bCs/>
                <w:color w:val="000000" w:themeColor="text1"/>
                <w:sz w:val="18"/>
                <w:szCs w:val="18"/>
              </w:rPr>
            </w:pPr>
          </w:p>
        </w:tc>
        <w:tc>
          <w:tcPr>
            <w:tcW w:w="1538" w:type="dxa"/>
          </w:tcPr>
          <w:p w14:paraId="2950A69B"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9:</w:t>
            </w:r>
          </w:p>
          <w:p w14:paraId="494A33D3"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549" w:type="dxa"/>
          </w:tcPr>
          <w:p w14:paraId="16146154"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10:</w:t>
            </w:r>
          </w:p>
          <w:p w14:paraId="3EB2F933" w14:textId="77777777" w:rsidR="007C1A93" w:rsidRPr="000570B4" w:rsidRDefault="007C1A93" w:rsidP="007C1A93">
            <w:pPr>
              <w:rPr>
                <w:rFonts w:ascii="Times New Roman" w:eastAsia="楷体" w:hAnsi="Times New Roman" w:cs="Times New Roman"/>
                <w:b/>
                <w:bCs/>
                <w:color w:val="000000" w:themeColor="text1"/>
                <w:sz w:val="18"/>
                <w:szCs w:val="18"/>
              </w:rPr>
            </w:pPr>
          </w:p>
        </w:tc>
      </w:tr>
      <w:tr w:rsidR="0030079B" w:rsidRPr="000570B4" w14:paraId="2B75D06F" w14:textId="77777777" w:rsidTr="00AF4CCD">
        <w:tc>
          <w:tcPr>
            <w:tcW w:w="478" w:type="dxa"/>
          </w:tcPr>
          <w:p w14:paraId="1D89E347" w14:textId="4BC5D617"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15</w:t>
            </w:r>
          </w:p>
        </w:tc>
        <w:tc>
          <w:tcPr>
            <w:tcW w:w="1649" w:type="dxa"/>
          </w:tcPr>
          <w:p w14:paraId="4DE0E798"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704" w:type="dxa"/>
          </w:tcPr>
          <w:p w14:paraId="48219E87"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27" w:type="dxa"/>
          </w:tcPr>
          <w:p w14:paraId="4CCB7D34" w14:textId="77777777" w:rsidR="007C1A93" w:rsidRDefault="007C1A93" w:rsidP="007C1A93">
            <w:pPr>
              <w:rPr>
                <w:rFonts w:ascii="Times New Roman" w:eastAsia="楷体" w:hAnsi="Times New Roman" w:cs="Times New Roman"/>
                <w:b/>
                <w:bCs/>
                <w:color w:val="000000" w:themeColor="text1"/>
                <w:sz w:val="18"/>
                <w:szCs w:val="18"/>
              </w:rPr>
            </w:pPr>
          </w:p>
        </w:tc>
        <w:tc>
          <w:tcPr>
            <w:tcW w:w="1756" w:type="dxa"/>
          </w:tcPr>
          <w:p w14:paraId="358F1DC4"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27" w:type="dxa"/>
          </w:tcPr>
          <w:p w14:paraId="2E7F7015" w14:textId="77777777"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b/>
                <w:bCs/>
                <w:color w:val="000000" w:themeColor="text1"/>
                <w:sz w:val="18"/>
                <w:szCs w:val="18"/>
              </w:rPr>
              <w:t>I19:</w:t>
            </w:r>
          </w:p>
          <w:p w14:paraId="4E75B4EE" w14:textId="58C4697D"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689" w:type="dxa"/>
          </w:tcPr>
          <w:p w14:paraId="14AAE84E" w14:textId="77777777" w:rsidR="007C1A93" w:rsidRDefault="007C1A93" w:rsidP="007C1A93">
            <w:pPr>
              <w:rPr>
                <w:rFonts w:ascii="Times New Roman" w:eastAsia="楷体" w:hAnsi="Times New Roman" w:cs="Times New Roman"/>
                <w:b/>
                <w:bCs/>
                <w:color w:val="000000" w:themeColor="text1"/>
                <w:sz w:val="18"/>
                <w:szCs w:val="18"/>
              </w:rPr>
            </w:pPr>
          </w:p>
        </w:tc>
        <w:tc>
          <w:tcPr>
            <w:tcW w:w="1713" w:type="dxa"/>
          </w:tcPr>
          <w:p w14:paraId="7B9EA3A4" w14:textId="77777777" w:rsidR="007C1A93" w:rsidRDefault="007C1A93" w:rsidP="007C1A93">
            <w:pPr>
              <w:rPr>
                <w:rFonts w:ascii="Times New Roman" w:eastAsia="楷体" w:hAnsi="Times New Roman" w:cs="Times New Roman"/>
                <w:b/>
                <w:bCs/>
                <w:color w:val="000000" w:themeColor="text1"/>
                <w:sz w:val="18"/>
                <w:szCs w:val="18"/>
              </w:rPr>
            </w:pPr>
          </w:p>
        </w:tc>
        <w:tc>
          <w:tcPr>
            <w:tcW w:w="1538" w:type="dxa"/>
          </w:tcPr>
          <w:p w14:paraId="0FF8CA56"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p>
        </w:tc>
        <w:tc>
          <w:tcPr>
            <w:tcW w:w="1549" w:type="dxa"/>
          </w:tcPr>
          <w:p w14:paraId="5676ED2E"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p>
        </w:tc>
      </w:tr>
      <w:tr w:rsidR="007C1A93" w:rsidRPr="000570B4" w14:paraId="6E640F4A" w14:textId="77777777" w:rsidTr="00AF4CCD">
        <w:tc>
          <w:tcPr>
            <w:tcW w:w="478" w:type="dxa"/>
          </w:tcPr>
          <w:p w14:paraId="129E8B1F" w14:textId="5EEBD299"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16</w:t>
            </w:r>
          </w:p>
        </w:tc>
        <w:tc>
          <w:tcPr>
            <w:tcW w:w="1649" w:type="dxa"/>
          </w:tcPr>
          <w:p w14:paraId="674BDDF4"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704" w:type="dxa"/>
          </w:tcPr>
          <w:p w14:paraId="6900CB0B" w14:textId="77777777"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b/>
                <w:bCs/>
                <w:color w:val="000000" w:themeColor="text1"/>
                <w:sz w:val="18"/>
                <w:szCs w:val="18"/>
              </w:rPr>
              <w:t>I20:</w:t>
            </w:r>
          </w:p>
          <w:p w14:paraId="091DE8A0" w14:textId="07AF3E9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E→E+T</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5B71F945" w14:textId="1DFE11CF"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9D12B20"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870394C"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4530E2D" w14:textId="77777777" w:rsidR="007C1A93" w:rsidRPr="000570B4" w:rsidRDefault="007C1A93" w:rsidP="007C1A93">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48ED499" w14:textId="3E20DAA0" w:rsidR="007C1A93" w:rsidRPr="007C1A93" w:rsidRDefault="007C1A93" w:rsidP="00EB578E">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627" w:type="dxa"/>
          </w:tcPr>
          <w:p w14:paraId="567ECE31" w14:textId="5EAC09B7"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15</w:t>
            </w:r>
          </w:p>
        </w:tc>
        <w:tc>
          <w:tcPr>
            <w:tcW w:w="1756" w:type="dxa"/>
          </w:tcPr>
          <w:p w14:paraId="59B91B1F"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27" w:type="dxa"/>
          </w:tcPr>
          <w:p w14:paraId="2D524EA0" w14:textId="77777777" w:rsidR="007C1A93" w:rsidRDefault="007C1A93" w:rsidP="007C1A93">
            <w:pPr>
              <w:rPr>
                <w:rFonts w:ascii="Times New Roman" w:eastAsia="楷体" w:hAnsi="Times New Roman" w:cs="Times New Roman"/>
                <w:b/>
                <w:bCs/>
                <w:color w:val="000000" w:themeColor="text1"/>
                <w:sz w:val="18"/>
                <w:szCs w:val="18"/>
              </w:rPr>
            </w:pPr>
          </w:p>
        </w:tc>
        <w:tc>
          <w:tcPr>
            <w:tcW w:w="1689" w:type="dxa"/>
          </w:tcPr>
          <w:p w14:paraId="499F2C36" w14:textId="3677D87F" w:rsidR="007C1A93" w:rsidRDefault="007C1A93"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18</w:t>
            </w:r>
          </w:p>
        </w:tc>
        <w:tc>
          <w:tcPr>
            <w:tcW w:w="1713" w:type="dxa"/>
          </w:tcPr>
          <w:p w14:paraId="7A6FF685" w14:textId="77777777" w:rsidR="007C1A93" w:rsidRDefault="007C1A93" w:rsidP="007C1A93">
            <w:pPr>
              <w:rPr>
                <w:rFonts w:ascii="Times New Roman" w:eastAsia="楷体" w:hAnsi="Times New Roman" w:cs="Times New Roman"/>
                <w:b/>
                <w:bCs/>
                <w:color w:val="000000" w:themeColor="text1"/>
                <w:sz w:val="18"/>
                <w:szCs w:val="18"/>
              </w:rPr>
            </w:pPr>
          </w:p>
        </w:tc>
        <w:tc>
          <w:tcPr>
            <w:tcW w:w="1538" w:type="dxa"/>
          </w:tcPr>
          <w:p w14:paraId="4E97FC90"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9:</w:t>
            </w:r>
          </w:p>
          <w:p w14:paraId="34514387"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p>
        </w:tc>
        <w:tc>
          <w:tcPr>
            <w:tcW w:w="1549" w:type="dxa"/>
          </w:tcPr>
          <w:p w14:paraId="37C1114E"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10:</w:t>
            </w:r>
          </w:p>
          <w:p w14:paraId="2C986B95"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p>
        </w:tc>
      </w:tr>
      <w:tr w:rsidR="007C1A93" w:rsidRPr="000570B4" w14:paraId="3B441D31" w14:textId="77777777" w:rsidTr="00AF4CCD">
        <w:tc>
          <w:tcPr>
            <w:tcW w:w="478" w:type="dxa"/>
          </w:tcPr>
          <w:p w14:paraId="204CD376" w14:textId="24E6EE5E" w:rsidR="007C1A93" w:rsidRDefault="00533EC0" w:rsidP="007C1A93">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17</w:t>
            </w:r>
          </w:p>
        </w:tc>
        <w:tc>
          <w:tcPr>
            <w:tcW w:w="1649" w:type="dxa"/>
          </w:tcPr>
          <w:p w14:paraId="3E590825"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704" w:type="dxa"/>
          </w:tcPr>
          <w:p w14:paraId="789A48B5" w14:textId="77777777" w:rsidR="007C1A93" w:rsidRDefault="007C1A93" w:rsidP="007C1A93">
            <w:pPr>
              <w:rPr>
                <w:rFonts w:ascii="Times New Roman" w:eastAsia="楷体" w:hAnsi="Times New Roman" w:cs="Times New Roman"/>
                <w:b/>
                <w:bCs/>
                <w:color w:val="000000" w:themeColor="text1"/>
                <w:sz w:val="18"/>
                <w:szCs w:val="18"/>
              </w:rPr>
            </w:pPr>
          </w:p>
        </w:tc>
        <w:tc>
          <w:tcPr>
            <w:tcW w:w="1627" w:type="dxa"/>
          </w:tcPr>
          <w:p w14:paraId="51E43CB7" w14:textId="77777777" w:rsidR="007C1A93" w:rsidRDefault="007C1A93" w:rsidP="007C1A93">
            <w:pPr>
              <w:rPr>
                <w:rFonts w:ascii="Times New Roman" w:eastAsia="楷体" w:hAnsi="Times New Roman" w:cs="Times New Roman"/>
                <w:b/>
                <w:bCs/>
                <w:color w:val="000000" w:themeColor="text1"/>
                <w:sz w:val="18"/>
                <w:szCs w:val="18"/>
              </w:rPr>
            </w:pPr>
          </w:p>
        </w:tc>
        <w:tc>
          <w:tcPr>
            <w:tcW w:w="1756" w:type="dxa"/>
          </w:tcPr>
          <w:p w14:paraId="3BFA2726" w14:textId="77777777" w:rsidR="007C1A93" w:rsidRPr="000570B4" w:rsidRDefault="007C1A93" w:rsidP="007C1A93">
            <w:pPr>
              <w:rPr>
                <w:rFonts w:ascii="Times New Roman" w:eastAsia="楷体" w:hAnsi="Times New Roman" w:cs="Times New Roman"/>
                <w:b/>
                <w:bCs/>
                <w:color w:val="000000" w:themeColor="text1"/>
                <w:sz w:val="18"/>
                <w:szCs w:val="18"/>
              </w:rPr>
            </w:pPr>
          </w:p>
        </w:tc>
        <w:tc>
          <w:tcPr>
            <w:tcW w:w="1627" w:type="dxa"/>
          </w:tcPr>
          <w:p w14:paraId="06BCC183" w14:textId="77777777" w:rsidR="007C1A93" w:rsidRDefault="007C1A93" w:rsidP="007C1A93">
            <w:pPr>
              <w:rPr>
                <w:rFonts w:ascii="Times New Roman" w:eastAsia="楷体" w:hAnsi="Times New Roman" w:cs="Times New Roman"/>
                <w:b/>
                <w:bCs/>
                <w:color w:val="000000" w:themeColor="text1"/>
                <w:sz w:val="18"/>
                <w:szCs w:val="18"/>
              </w:rPr>
            </w:pPr>
          </w:p>
        </w:tc>
        <w:tc>
          <w:tcPr>
            <w:tcW w:w="1689" w:type="dxa"/>
          </w:tcPr>
          <w:p w14:paraId="125876DD" w14:textId="77777777" w:rsidR="007C1A93" w:rsidRDefault="007C1A93" w:rsidP="007C1A93">
            <w:pPr>
              <w:rPr>
                <w:rFonts w:ascii="Times New Roman" w:eastAsia="楷体" w:hAnsi="Times New Roman" w:cs="Times New Roman"/>
                <w:b/>
                <w:bCs/>
                <w:color w:val="000000" w:themeColor="text1"/>
                <w:sz w:val="18"/>
                <w:szCs w:val="18"/>
              </w:rPr>
            </w:pPr>
          </w:p>
        </w:tc>
        <w:tc>
          <w:tcPr>
            <w:tcW w:w="1713" w:type="dxa"/>
          </w:tcPr>
          <w:p w14:paraId="66D4BF92" w14:textId="77777777" w:rsidR="007C1A93" w:rsidRDefault="007C1A93" w:rsidP="007C1A93">
            <w:pPr>
              <w:rPr>
                <w:rFonts w:ascii="Times New Roman" w:eastAsia="楷体" w:hAnsi="Times New Roman" w:cs="Times New Roman"/>
                <w:b/>
                <w:bCs/>
                <w:color w:val="000000" w:themeColor="text1"/>
                <w:sz w:val="18"/>
                <w:szCs w:val="18"/>
              </w:rPr>
            </w:pPr>
          </w:p>
        </w:tc>
        <w:tc>
          <w:tcPr>
            <w:tcW w:w="1538" w:type="dxa"/>
          </w:tcPr>
          <w:p w14:paraId="0AC6223A"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p>
        </w:tc>
        <w:tc>
          <w:tcPr>
            <w:tcW w:w="1549" w:type="dxa"/>
          </w:tcPr>
          <w:p w14:paraId="6E1BCAE8" w14:textId="77777777" w:rsidR="007C1A93" w:rsidRPr="0067750C" w:rsidRDefault="007C1A93" w:rsidP="007C1A93">
            <w:pPr>
              <w:rPr>
                <w:rFonts w:ascii="Times New Roman" w:eastAsia="楷体" w:hAnsi="Times New Roman" w:cs="Times New Roman"/>
                <w:b/>
                <w:bCs/>
                <w:color w:val="000000" w:themeColor="text1"/>
                <w:sz w:val="18"/>
                <w:szCs w:val="18"/>
                <w:highlight w:val="yellow"/>
              </w:rPr>
            </w:pPr>
          </w:p>
        </w:tc>
      </w:tr>
      <w:tr w:rsidR="00EB578E" w:rsidRPr="000570B4" w14:paraId="067577DC" w14:textId="77777777" w:rsidTr="00AF4CCD">
        <w:tc>
          <w:tcPr>
            <w:tcW w:w="478" w:type="dxa"/>
          </w:tcPr>
          <w:p w14:paraId="7381A656" w14:textId="7E4CF8C6"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18</w:t>
            </w:r>
          </w:p>
        </w:tc>
        <w:tc>
          <w:tcPr>
            <w:tcW w:w="1649" w:type="dxa"/>
          </w:tcPr>
          <w:p w14:paraId="3018FDA5" w14:textId="75D54D83"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21:</w:t>
            </w:r>
          </w:p>
          <w:p w14:paraId="7442550C" w14:textId="6022BF7D" w:rsidR="00EB578E" w:rsidRPr="000570B4" w:rsidRDefault="00EB578E" w:rsidP="00EB578E">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FD71CEA" w14:textId="613D864D" w:rsidR="00EB578E" w:rsidRPr="00EB578E" w:rsidRDefault="00EB578E" w:rsidP="00E549E5">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tc>
        <w:tc>
          <w:tcPr>
            <w:tcW w:w="1704" w:type="dxa"/>
          </w:tcPr>
          <w:p w14:paraId="0A7D179A" w14:textId="7D06ACDB"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14</w:t>
            </w:r>
          </w:p>
        </w:tc>
        <w:tc>
          <w:tcPr>
            <w:tcW w:w="1627" w:type="dxa"/>
          </w:tcPr>
          <w:p w14:paraId="7BFF1335" w14:textId="043B7424"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15</w:t>
            </w:r>
          </w:p>
        </w:tc>
        <w:tc>
          <w:tcPr>
            <w:tcW w:w="1756" w:type="dxa"/>
          </w:tcPr>
          <w:p w14:paraId="0390D52A"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627" w:type="dxa"/>
          </w:tcPr>
          <w:p w14:paraId="664E57F0" w14:textId="77777777" w:rsidR="00EB578E" w:rsidRDefault="00EB578E" w:rsidP="00EB578E">
            <w:pPr>
              <w:rPr>
                <w:rFonts w:ascii="Times New Roman" w:eastAsia="楷体" w:hAnsi="Times New Roman" w:cs="Times New Roman"/>
                <w:b/>
                <w:bCs/>
                <w:color w:val="000000" w:themeColor="text1"/>
                <w:sz w:val="18"/>
                <w:szCs w:val="18"/>
              </w:rPr>
            </w:pPr>
          </w:p>
        </w:tc>
        <w:tc>
          <w:tcPr>
            <w:tcW w:w="1689" w:type="dxa"/>
          </w:tcPr>
          <w:p w14:paraId="66908E6B" w14:textId="171A54E6"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18</w:t>
            </w:r>
          </w:p>
        </w:tc>
        <w:tc>
          <w:tcPr>
            <w:tcW w:w="1713" w:type="dxa"/>
          </w:tcPr>
          <w:p w14:paraId="52B47EDA" w14:textId="77777777" w:rsidR="00EB578E" w:rsidRDefault="00EB578E" w:rsidP="00EB578E">
            <w:pPr>
              <w:rPr>
                <w:rFonts w:ascii="Times New Roman" w:eastAsia="楷体" w:hAnsi="Times New Roman" w:cs="Times New Roman"/>
                <w:b/>
                <w:bCs/>
                <w:color w:val="000000" w:themeColor="text1"/>
                <w:sz w:val="18"/>
                <w:szCs w:val="18"/>
              </w:rPr>
            </w:pPr>
          </w:p>
        </w:tc>
        <w:tc>
          <w:tcPr>
            <w:tcW w:w="1538" w:type="dxa"/>
          </w:tcPr>
          <w:p w14:paraId="64F1F1AD"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9:</w:t>
            </w:r>
          </w:p>
          <w:p w14:paraId="7173652E"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c>
          <w:tcPr>
            <w:tcW w:w="1549" w:type="dxa"/>
          </w:tcPr>
          <w:p w14:paraId="30D171CF"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10:</w:t>
            </w:r>
          </w:p>
          <w:p w14:paraId="72FD9CCE"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r>
      <w:tr w:rsidR="00EB578E" w:rsidRPr="000570B4" w14:paraId="4B76B7D8" w14:textId="77777777" w:rsidTr="00AF4CCD">
        <w:tc>
          <w:tcPr>
            <w:tcW w:w="478" w:type="dxa"/>
          </w:tcPr>
          <w:p w14:paraId="3E621321" w14:textId="06EDB6E6"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19</w:t>
            </w:r>
          </w:p>
        </w:tc>
        <w:tc>
          <w:tcPr>
            <w:tcW w:w="1649" w:type="dxa"/>
          </w:tcPr>
          <w:p w14:paraId="5384A8F0" w14:textId="77777777" w:rsidR="00EB578E" w:rsidRDefault="00EB578E" w:rsidP="00EB578E">
            <w:pPr>
              <w:rPr>
                <w:rFonts w:ascii="Times New Roman" w:eastAsia="楷体" w:hAnsi="Times New Roman" w:cs="Times New Roman"/>
                <w:b/>
                <w:bCs/>
                <w:color w:val="000000" w:themeColor="text1"/>
                <w:sz w:val="18"/>
                <w:szCs w:val="18"/>
              </w:rPr>
            </w:pPr>
          </w:p>
        </w:tc>
        <w:tc>
          <w:tcPr>
            <w:tcW w:w="1704" w:type="dxa"/>
          </w:tcPr>
          <w:p w14:paraId="2351D1C3" w14:textId="77777777" w:rsidR="00EB578E" w:rsidRDefault="00EB578E" w:rsidP="00EB578E">
            <w:pPr>
              <w:rPr>
                <w:rFonts w:ascii="Times New Roman" w:eastAsia="楷体" w:hAnsi="Times New Roman" w:cs="Times New Roman"/>
                <w:b/>
                <w:bCs/>
                <w:color w:val="000000" w:themeColor="text1"/>
                <w:sz w:val="18"/>
                <w:szCs w:val="18"/>
              </w:rPr>
            </w:pPr>
          </w:p>
        </w:tc>
        <w:tc>
          <w:tcPr>
            <w:tcW w:w="1627" w:type="dxa"/>
          </w:tcPr>
          <w:p w14:paraId="14E8DFC3" w14:textId="77777777" w:rsidR="00EB578E" w:rsidRDefault="00EB578E" w:rsidP="00EB578E">
            <w:pPr>
              <w:rPr>
                <w:rFonts w:ascii="Times New Roman" w:eastAsia="楷体" w:hAnsi="Times New Roman" w:cs="Times New Roman"/>
                <w:b/>
                <w:bCs/>
                <w:color w:val="000000" w:themeColor="text1"/>
                <w:sz w:val="18"/>
                <w:szCs w:val="18"/>
              </w:rPr>
            </w:pPr>
          </w:p>
        </w:tc>
        <w:tc>
          <w:tcPr>
            <w:tcW w:w="1756" w:type="dxa"/>
          </w:tcPr>
          <w:p w14:paraId="44DCFEFA"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627" w:type="dxa"/>
          </w:tcPr>
          <w:p w14:paraId="6D2E8D11" w14:textId="77777777" w:rsidR="00EB578E" w:rsidRDefault="00EB578E" w:rsidP="00EB578E">
            <w:pPr>
              <w:rPr>
                <w:rFonts w:ascii="Times New Roman" w:eastAsia="楷体" w:hAnsi="Times New Roman" w:cs="Times New Roman"/>
                <w:b/>
                <w:bCs/>
                <w:color w:val="000000" w:themeColor="text1"/>
                <w:sz w:val="18"/>
                <w:szCs w:val="18"/>
              </w:rPr>
            </w:pPr>
          </w:p>
        </w:tc>
        <w:tc>
          <w:tcPr>
            <w:tcW w:w="1689" w:type="dxa"/>
          </w:tcPr>
          <w:p w14:paraId="2DE6B39F" w14:textId="77777777" w:rsidR="00EB578E" w:rsidRDefault="00EB578E" w:rsidP="00EB578E">
            <w:pPr>
              <w:rPr>
                <w:rFonts w:ascii="Times New Roman" w:eastAsia="楷体" w:hAnsi="Times New Roman" w:cs="Times New Roman"/>
                <w:b/>
                <w:bCs/>
                <w:color w:val="000000" w:themeColor="text1"/>
                <w:sz w:val="18"/>
                <w:szCs w:val="18"/>
              </w:rPr>
            </w:pPr>
          </w:p>
        </w:tc>
        <w:tc>
          <w:tcPr>
            <w:tcW w:w="1713" w:type="dxa"/>
          </w:tcPr>
          <w:p w14:paraId="0685AAB7" w14:textId="77777777" w:rsidR="00EB578E" w:rsidRDefault="00EB578E" w:rsidP="00EB578E">
            <w:pPr>
              <w:rPr>
                <w:rFonts w:ascii="Times New Roman" w:eastAsia="楷体" w:hAnsi="Times New Roman" w:cs="Times New Roman"/>
                <w:b/>
                <w:bCs/>
                <w:color w:val="000000" w:themeColor="text1"/>
                <w:sz w:val="18"/>
                <w:szCs w:val="18"/>
              </w:rPr>
            </w:pPr>
          </w:p>
        </w:tc>
        <w:tc>
          <w:tcPr>
            <w:tcW w:w="1538" w:type="dxa"/>
          </w:tcPr>
          <w:p w14:paraId="50F2DAB0"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c>
          <w:tcPr>
            <w:tcW w:w="1549" w:type="dxa"/>
          </w:tcPr>
          <w:p w14:paraId="0FBC7239"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r>
      <w:tr w:rsidR="00EB578E" w:rsidRPr="000570B4" w14:paraId="3CBF6B83" w14:textId="77777777" w:rsidTr="00AF4CCD">
        <w:tc>
          <w:tcPr>
            <w:tcW w:w="478" w:type="dxa"/>
          </w:tcPr>
          <w:p w14:paraId="74007585" w14:textId="6ACC63E3"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20</w:t>
            </w:r>
          </w:p>
        </w:tc>
        <w:tc>
          <w:tcPr>
            <w:tcW w:w="1649" w:type="dxa"/>
          </w:tcPr>
          <w:p w14:paraId="50A97750" w14:textId="77777777" w:rsidR="00EB578E" w:rsidRDefault="00EB578E" w:rsidP="00EB578E">
            <w:pPr>
              <w:rPr>
                <w:rFonts w:ascii="Times New Roman" w:eastAsia="楷体" w:hAnsi="Times New Roman" w:cs="Times New Roman"/>
                <w:b/>
                <w:bCs/>
                <w:color w:val="000000" w:themeColor="text1"/>
                <w:sz w:val="18"/>
                <w:szCs w:val="18"/>
              </w:rPr>
            </w:pPr>
          </w:p>
        </w:tc>
        <w:tc>
          <w:tcPr>
            <w:tcW w:w="1704" w:type="dxa"/>
          </w:tcPr>
          <w:p w14:paraId="1053059E" w14:textId="77777777" w:rsidR="00EB578E" w:rsidRDefault="00EB578E" w:rsidP="00EB578E">
            <w:pPr>
              <w:rPr>
                <w:rFonts w:ascii="Times New Roman" w:eastAsia="楷体" w:hAnsi="Times New Roman" w:cs="Times New Roman"/>
                <w:b/>
                <w:bCs/>
                <w:color w:val="000000" w:themeColor="text1"/>
                <w:sz w:val="18"/>
                <w:szCs w:val="18"/>
              </w:rPr>
            </w:pPr>
          </w:p>
        </w:tc>
        <w:tc>
          <w:tcPr>
            <w:tcW w:w="1627" w:type="dxa"/>
          </w:tcPr>
          <w:p w14:paraId="0CE930FC" w14:textId="29DC414D" w:rsidR="00EB578E" w:rsidRPr="000570B4" w:rsidRDefault="00EB578E" w:rsidP="00EB578E">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22</w:t>
            </w:r>
            <w:r w:rsidRPr="000570B4">
              <w:rPr>
                <w:rFonts w:ascii="Times New Roman" w:eastAsia="楷体" w:hAnsi="Times New Roman" w:cs="Times New Roman"/>
                <w:b/>
                <w:bCs/>
                <w:color w:val="000000" w:themeColor="text1"/>
                <w:sz w:val="18"/>
                <w:szCs w:val="18"/>
              </w:rPr>
              <w:t>:</w:t>
            </w:r>
          </w:p>
          <w:p w14:paraId="6908F34F" w14:textId="26ABCFF9" w:rsidR="00EB578E" w:rsidRPr="000570B4" w:rsidRDefault="00EB578E" w:rsidP="00EB578E">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T→TF</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C0B31CC" w14:textId="245EBB20" w:rsidR="00EB578E" w:rsidRPr="00EB578E" w:rsidRDefault="00EB578E" w:rsidP="00E549E5">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756" w:type="dxa"/>
          </w:tcPr>
          <w:p w14:paraId="3482502D"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627" w:type="dxa"/>
          </w:tcPr>
          <w:p w14:paraId="064AABDD" w14:textId="77777777" w:rsidR="00EB578E" w:rsidRDefault="00EB578E" w:rsidP="00EB578E">
            <w:pPr>
              <w:rPr>
                <w:rFonts w:ascii="Times New Roman" w:eastAsia="楷体" w:hAnsi="Times New Roman" w:cs="Times New Roman"/>
                <w:b/>
                <w:bCs/>
                <w:color w:val="000000" w:themeColor="text1"/>
                <w:sz w:val="18"/>
                <w:szCs w:val="18"/>
              </w:rPr>
            </w:pPr>
          </w:p>
        </w:tc>
        <w:tc>
          <w:tcPr>
            <w:tcW w:w="1689" w:type="dxa"/>
          </w:tcPr>
          <w:p w14:paraId="79AFE4C5" w14:textId="57E170DB"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18</w:t>
            </w:r>
          </w:p>
        </w:tc>
        <w:tc>
          <w:tcPr>
            <w:tcW w:w="1713" w:type="dxa"/>
          </w:tcPr>
          <w:p w14:paraId="6BE84F34" w14:textId="77777777" w:rsidR="00EB578E" w:rsidRDefault="00EB578E" w:rsidP="00EB578E">
            <w:pPr>
              <w:rPr>
                <w:rFonts w:ascii="Times New Roman" w:eastAsia="楷体" w:hAnsi="Times New Roman" w:cs="Times New Roman"/>
                <w:b/>
                <w:bCs/>
                <w:color w:val="000000" w:themeColor="text1"/>
                <w:sz w:val="18"/>
                <w:szCs w:val="18"/>
              </w:rPr>
            </w:pPr>
          </w:p>
        </w:tc>
        <w:tc>
          <w:tcPr>
            <w:tcW w:w="1538" w:type="dxa"/>
          </w:tcPr>
          <w:p w14:paraId="4D73483C"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9:</w:t>
            </w:r>
          </w:p>
          <w:p w14:paraId="4A335E9F"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c>
          <w:tcPr>
            <w:tcW w:w="1549" w:type="dxa"/>
          </w:tcPr>
          <w:p w14:paraId="5AA6F19F"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10:</w:t>
            </w:r>
          </w:p>
          <w:p w14:paraId="2FC1E6C9"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r>
      <w:tr w:rsidR="00EB578E" w:rsidRPr="000570B4" w14:paraId="01030BA4" w14:textId="77777777" w:rsidTr="00AF4CCD">
        <w:tc>
          <w:tcPr>
            <w:tcW w:w="478" w:type="dxa"/>
          </w:tcPr>
          <w:p w14:paraId="261D1A0E" w14:textId="44C45274"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21</w:t>
            </w:r>
          </w:p>
        </w:tc>
        <w:tc>
          <w:tcPr>
            <w:tcW w:w="1649" w:type="dxa"/>
          </w:tcPr>
          <w:p w14:paraId="457D4F58" w14:textId="77777777" w:rsidR="00EB578E" w:rsidRDefault="00EB578E" w:rsidP="00EB578E">
            <w:pPr>
              <w:rPr>
                <w:rFonts w:ascii="Times New Roman" w:eastAsia="楷体" w:hAnsi="Times New Roman" w:cs="Times New Roman"/>
                <w:b/>
                <w:bCs/>
                <w:color w:val="000000" w:themeColor="text1"/>
                <w:sz w:val="18"/>
                <w:szCs w:val="18"/>
              </w:rPr>
            </w:pPr>
          </w:p>
        </w:tc>
        <w:tc>
          <w:tcPr>
            <w:tcW w:w="1704" w:type="dxa"/>
          </w:tcPr>
          <w:p w14:paraId="7359CF03" w14:textId="77777777" w:rsidR="00EB578E" w:rsidRDefault="00EB578E" w:rsidP="00EB578E">
            <w:pPr>
              <w:rPr>
                <w:rFonts w:ascii="Times New Roman" w:eastAsia="楷体" w:hAnsi="Times New Roman" w:cs="Times New Roman"/>
                <w:b/>
                <w:bCs/>
                <w:color w:val="000000" w:themeColor="text1"/>
                <w:sz w:val="18"/>
                <w:szCs w:val="18"/>
              </w:rPr>
            </w:pPr>
          </w:p>
        </w:tc>
        <w:tc>
          <w:tcPr>
            <w:tcW w:w="1627" w:type="dxa"/>
          </w:tcPr>
          <w:p w14:paraId="5767A372"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756" w:type="dxa"/>
          </w:tcPr>
          <w:p w14:paraId="064B9A8F" w14:textId="77777777" w:rsidR="00EB578E" w:rsidRPr="000570B4" w:rsidRDefault="00EB578E" w:rsidP="00EB578E">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16</w:t>
            </w:r>
            <w:r w:rsidRPr="000570B4">
              <w:rPr>
                <w:rFonts w:ascii="Times New Roman" w:eastAsia="楷体" w:hAnsi="Times New Roman" w:cs="Times New Roman"/>
                <w:b/>
                <w:bCs/>
                <w:color w:val="000000" w:themeColor="text1"/>
                <w:sz w:val="18"/>
                <w:szCs w:val="18"/>
              </w:rPr>
              <w:t>:</w:t>
            </w:r>
          </w:p>
          <w:p w14:paraId="3DF621E8"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627" w:type="dxa"/>
          </w:tcPr>
          <w:p w14:paraId="267FA4CA" w14:textId="77777777" w:rsidR="00EB578E" w:rsidRDefault="00EB578E" w:rsidP="00EB578E">
            <w:pPr>
              <w:rPr>
                <w:rFonts w:ascii="Times New Roman" w:eastAsia="楷体" w:hAnsi="Times New Roman" w:cs="Times New Roman"/>
                <w:b/>
                <w:bCs/>
                <w:color w:val="000000" w:themeColor="text1"/>
                <w:sz w:val="18"/>
                <w:szCs w:val="18"/>
              </w:rPr>
            </w:pPr>
          </w:p>
        </w:tc>
        <w:tc>
          <w:tcPr>
            <w:tcW w:w="1689" w:type="dxa"/>
          </w:tcPr>
          <w:p w14:paraId="09E19541" w14:textId="77777777" w:rsidR="00EB578E" w:rsidRDefault="00EB578E" w:rsidP="00EB578E">
            <w:pPr>
              <w:rPr>
                <w:rFonts w:ascii="Times New Roman" w:eastAsia="楷体" w:hAnsi="Times New Roman" w:cs="Times New Roman"/>
                <w:b/>
                <w:bCs/>
                <w:color w:val="000000" w:themeColor="text1"/>
                <w:sz w:val="18"/>
                <w:szCs w:val="18"/>
              </w:rPr>
            </w:pPr>
          </w:p>
        </w:tc>
        <w:tc>
          <w:tcPr>
            <w:tcW w:w="1713" w:type="dxa"/>
          </w:tcPr>
          <w:p w14:paraId="0F266531" w14:textId="745554AC"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23:</w:t>
            </w:r>
          </w:p>
          <w:p w14:paraId="4F04BCE0" w14:textId="41C0991B" w:rsidR="00EB578E" w:rsidRPr="000570B4" w:rsidRDefault="00EB578E" w:rsidP="00EB578E">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F→(E)</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E27971C" w14:textId="77777777" w:rsidR="00EB578E" w:rsidRDefault="00EB578E" w:rsidP="00EB578E">
            <w:pPr>
              <w:rPr>
                <w:rFonts w:ascii="Times New Roman" w:eastAsia="楷体" w:hAnsi="Times New Roman" w:cs="Times New Roman"/>
                <w:b/>
                <w:bCs/>
                <w:color w:val="000000" w:themeColor="text1"/>
                <w:sz w:val="18"/>
                <w:szCs w:val="18"/>
              </w:rPr>
            </w:pPr>
          </w:p>
        </w:tc>
        <w:tc>
          <w:tcPr>
            <w:tcW w:w="1538" w:type="dxa"/>
          </w:tcPr>
          <w:p w14:paraId="3FDCE55D"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c>
          <w:tcPr>
            <w:tcW w:w="1549" w:type="dxa"/>
          </w:tcPr>
          <w:p w14:paraId="1857F29C"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r>
      <w:tr w:rsidR="00EB578E" w:rsidRPr="000570B4" w14:paraId="1A062655" w14:textId="77777777" w:rsidTr="00AF4CCD">
        <w:tc>
          <w:tcPr>
            <w:tcW w:w="478" w:type="dxa"/>
          </w:tcPr>
          <w:p w14:paraId="1195BF6C" w14:textId="543E1B3C"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22</w:t>
            </w:r>
          </w:p>
        </w:tc>
        <w:tc>
          <w:tcPr>
            <w:tcW w:w="1649" w:type="dxa"/>
          </w:tcPr>
          <w:p w14:paraId="38DD3EBE" w14:textId="77777777" w:rsidR="00EB578E" w:rsidRDefault="00EB578E" w:rsidP="00EB578E">
            <w:pPr>
              <w:rPr>
                <w:rFonts w:ascii="Times New Roman" w:eastAsia="楷体" w:hAnsi="Times New Roman" w:cs="Times New Roman"/>
                <w:b/>
                <w:bCs/>
                <w:color w:val="000000" w:themeColor="text1"/>
                <w:sz w:val="18"/>
                <w:szCs w:val="18"/>
              </w:rPr>
            </w:pPr>
          </w:p>
        </w:tc>
        <w:tc>
          <w:tcPr>
            <w:tcW w:w="1704" w:type="dxa"/>
          </w:tcPr>
          <w:p w14:paraId="1ABCD4D2" w14:textId="77777777" w:rsidR="00EB578E" w:rsidRDefault="00EB578E" w:rsidP="00EB578E">
            <w:pPr>
              <w:rPr>
                <w:rFonts w:ascii="Times New Roman" w:eastAsia="楷体" w:hAnsi="Times New Roman" w:cs="Times New Roman"/>
                <w:b/>
                <w:bCs/>
                <w:color w:val="000000" w:themeColor="text1"/>
                <w:sz w:val="18"/>
                <w:szCs w:val="18"/>
              </w:rPr>
            </w:pPr>
          </w:p>
        </w:tc>
        <w:tc>
          <w:tcPr>
            <w:tcW w:w="1627" w:type="dxa"/>
          </w:tcPr>
          <w:p w14:paraId="593D2EF0"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756" w:type="dxa"/>
          </w:tcPr>
          <w:p w14:paraId="1B3EA54D"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627" w:type="dxa"/>
          </w:tcPr>
          <w:p w14:paraId="4D5834F7" w14:textId="665395DA"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19</w:t>
            </w:r>
          </w:p>
        </w:tc>
        <w:tc>
          <w:tcPr>
            <w:tcW w:w="1689" w:type="dxa"/>
          </w:tcPr>
          <w:p w14:paraId="4BF4D833" w14:textId="77777777" w:rsidR="00EB578E" w:rsidRDefault="00EB578E" w:rsidP="00EB578E">
            <w:pPr>
              <w:rPr>
                <w:rFonts w:ascii="Times New Roman" w:eastAsia="楷体" w:hAnsi="Times New Roman" w:cs="Times New Roman"/>
                <w:b/>
                <w:bCs/>
                <w:color w:val="000000" w:themeColor="text1"/>
                <w:sz w:val="18"/>
                <w:szCs w:val="18"/>
              </w:rPr>
            </w:pPr>
          </w:p>
        </w:tc>
        <w:tc>
          <w:tcPr>
            <w:tcW w:w="1713" w:type="dxa"/>
          </w:tcPr>
          <w:p w14:paraId="0B16E8A8" w14:textId="77777777" w:rsidR="00EB578E" w:rsidRDefault="00EB578E" w:rsidP="00EB578E">
            <w:pPr>
              <w:rPr>
                <w:rFonts w:ascii="Times New Roman" w:eastAsia="楷体" w:hAnsi="Times New Roman" w:cs="Times New Roman"/>
                <w:b/>
                <w:bCs/>
                <w:color w:val="000000" w:themeColor="text1"/>
                <w:sz w:val="18"/>
                <w:szCs w:val="18"/>
              </w:rPr>
            </w:pPr>
          </w:p>
        </w:tc>
        <w:tc>
          <w:tcPr>
            <w:tcW w:w="1538" w:type="dxa"/>
          </w:tcPr>
          <w:p w14:paraId="08E83D7E"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c>
          <w:tcPr>
            <w:tcW w:w="1549" w:type="dxa"/>
          </w:tcPr>
          <w:p w14:paraId="508BB0B0"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r>
      <w:tr w:rsidR="00EB578E" w:rsidRPr="000570B4" w14:paraId="7DFE2B38" w14:textId="77777777" w:rsidTr="00AF4CCD">
        <w:tc>
          <w:tcPr>
            <w:tcW w:w="478" w:type="dxa"/>
          </w:tcPr>
          <w:p w14:paraId="791B1FA0" w14:textId="4CDA5381" w:rsidR="00EB578E" w:rsidRDefault="00EB578E" w:rsidP="00EB578E">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23</w:t>
            </w:r>
          </w:p>
        </w:tc>
        <w:tc>
          <w:tcPr>
            <w:tcW w:w="1649" w:type="dxa"/>
          </w:tcPr>
          <w:p w14:paraId="2099481F" w14:textId="77777777" w:rsidR="00EB578E" w:rsidRDefault="00EB578E" w:rsidP="00EB578E">
            <w:pPr>
              <w:rPr>
                <w:rFonts w:ascii="Times New Roman" w:eastAsia="楷体" w:hAnsi="Times New Roman" w:cs="Times New Roman"/>
                <w:b/>
                <w:bCs/>
                <w:color w:val="000000" w:themeColor="text1"/>
                <w:sz w:val="18"/>
                <w:szCs w:val="18"/>
              </w:rPr>
            </w:pPr>
          </w:p>
        </w:tc>
        <w:tc>
          <w:tcPr>
            <w:tcW w:w="1704" w:type="dxa"/>
          </w:tcPr>
          <w:p w14:paraId="33707EA4" w14:textId="77777777" w:rsidR="00EB578E" w:rsidRDefault="00EB578E" w:rsidP="00EB578E">
            <w:pPr>
              <w:rPr>
                <w:rFonts w:ascii="Times New Roman" w:eastAsia="楷体" w:hAnsi="Times New Roman" w:cs="Times New Roman"/>
                <w:b/>
                <w:bCs/>
                <w:color w:val="000000" w:themeColor="text1"/>
                <w:sz w:val="18"/>
                <w:szCs w:val="18"/>
              </w:rPr>
            </w:pPr>
          </w:p>
        </w:tc>
        <w:tc>
          <w:tcPr>
            <w:tcW w:w="1627" w:type="dxa"/>
          </w:tcPr>
          <w:p w14:paraId="7DB727F3"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756" w:type="dxa"/>
          </w:tcPr>
          <w:p w14:paraId="76849554" w14:textId="77777777" w:rsidR="00EB578E" w:rsidRPr="000570B4" w:rsidRDefault="00EB578E" w:rsidP="00EB578E">
            <w:pPr>
              <w:rPr>
                <w:rFonts w:ascii="Times New Roman" w:eastAsia="楷体" w:hAnsi="Times New Roman" w:cs="Times New Roman"/>
                <w:b/>
                <w:bCs/>
                <w:color w:val="000000" w:themeColor="text1"/>
                <w:sz w:val="18"/>
                <w:szCs w:val="18"/>
              </w:rPr>
            </w:pPr>
          </w:p>
        </w:tc>
        <w:tc>
          <w:tcPr>
            <w:tcW w:w="1627" w:type="dxa"/>
          </w:tcPr>
          <w:p w14:paraId="5761A1B0" w14:textId="77777777" w:rsidR="00EB578E" w:rsidRDefault="00EB578E" w:rsidP="00EB578E">
            <w:pPr>
              <w:rPr>
                <w:rFonts w:ascii="Times New Roman" w:eastAsia="楷体" w:hAnsi="Times New Roman" w:cs="Times New Roman"/>
                <w:b/>
                <w:bCs/>
                <w:color w:val="000000" w:themeColor="text1"/>
                <w:sz w:val="18"/>
                <w:szCs w:val="18"/>
              </w:rPr>
            </w:pPr>
          </w:p>
        </w:tc>
        <w:tc>
          <w:tcPr>
            <w:tcW w:w="1689" w:type="dxa"/>
          </w:tcPr>
          <w:p w14:paraId="5784C59C" w14:textId="77777777" w:rsidR="00EB578E" w:rsidRDefault="00EB578E" w:rsidP="00EB578E">
            <w:pPr>
              <w:rPr>
                <w:rFonts w:ascii="Times New Roman" w:eastAsia="楷体" w:hAnsi="Times New Roman" w:cs="Times New Roman"/>
                <w:b/>
                <w:bCs/>
                <w:color w:val="000000" w:themeColor="text1"/>
                <w:sz w:val="18"/>
                <w:szCs w:val="18"/>
              </w:rPr>
            </w:pPr>
          </w:p>
        </w:tc>
        <w:tc>
          <w:tcPr>
            <w:tcW w:w="1713" w:type="dxa"/>
          </w:tcPr>
          <w:p w14:paraId="1B9DE85C" w14:textId="77777777" w:rsidR="00EB578E" w:rsidRDefault="00EB578E" w:rsidP="00EB578E">
            <w:pPr>
              <w:rPr>
                <w:rFonts w:ascii="Times New Roman" w:eastAsia="楷体" w:hAnsi="Times New Roman" w:cs="Times New Roman"/>
                <w:b/>
                <w:bCs/>
                <w:color w:val="000000" w:themeColor="text1"/>
                <w:sz w:val="18"/>
                <w:szCs w:val="18"/>
              </w:rPr>
            </w:pPr>
          </w:p>
        </w:tc>
        <w:tc>
          <w:tcPr>
            <w:tcW w:w="1538" w:type="dxa"/>
          </w:tcPr>
          <w:p w14:paraId="13E7E079"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c>
          <w:tcPr>
            <w:tcW w:w="1549" w:type="dxa"/>
          </w:tcPr>
          <w:p w14:paraId="419B4DA3" w14:textId="77777777" w:rsidR="00EB578E" w:rsidRPr="0067750C" w:rsidRDefault="00EB578E" w:rsidP="00EB578E">
            <w:pPr>
              <w:rPr>
                <w:rFonts w:ascii="Times New Roman" w:eastAsia="楷体" w:hAnsi="Times New Roman" w:cs="Times New Roman"/>
                <w:b/>
                <w:bCs/>
                <w:color w:val="000000" w:themeColor="text1"/>
                <w:sz w:val="18"/>
                <w:szCs w:val="18"/>
                <w:highlight w:val="yellow"/>
              </w:rPr>
            </w:pPr>
          </w:p>
        </w:tc>
      </w:tr>
    </w:tbl>
    <w:p w14:paraId="69D27D4D" w14:textId="77777777" w:rsidR="00CD7744" w:rsidRDefault="00CD7744" w:rsidP="00836A6D">
      <w:pPr>
        <w:ind w:left="139" w:hangingChars="63" w:hanging="139"/>
        <w:rPr>
          <w:rFonts w:ascii="Times New Roman" w:eastAsia="楷体" w:hAnsi="Times New Roman"/>
          <w:b/>
          <w:bCs/>
          <w:color w:val="000000" w:themeColor="text1"/>
          <w:sz w:val="22"/>
        </w:rPr>
      </w:pPr>
    </w:p>
    <w:p w14:paraId="0F4BDD64" w14:textId="77777777" w:rsidR="00AF4CCD" w:rsidRDefault="00AF4CCD" w:rsidP="00836A6D">
      <w:pPr>
        <w:ind w:left="139" w:hangingChars="63" w:hanging="139"/>
        <w:rPr>
          <w:rFonts w:ascii="Times New Roman" w:eastAsia="楷体" w:hAnsi="Times New Roman"/>
          <w:b/>
          <w:bCs/>
          <w:color w:val="000000" w:themeColor="text1"/>
          <w:sz w:val="22"/>
        </w:rPr>
      </w:pPr>
    </w:p>
    <w:p w14:paraId="7DD7EBBB" w14:textId="5B1BE39A" w:rsidR="00AF4CCD" w:rsidRDefault="00AF4CCD" w:rsidP="00836A6D">
      <w:pPr>
        <w:ind w:left="139" w:hangingChars="63" w:hanging="13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构造的</w:t>
      </w:r>
      <w:r>
        <w:rPr>
          <w:rFonts w:ascii="Times New Roman" w:eastAsia="楷体" w:hAnsi="Times New Roman" w:hint="eastAsia"/>
          <w:b/>
          <w:bCs/>
          <w:color w:val="000000" w:themeColor="text1"/>
          <w:sz w:val="22"/>
        </w:rPr>
        <w:t>LALR</w:t>
      </w:r>
      <w:r>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1</w:t>
      </w:r>
      <w:r>
        <w:rPr>
          <w:rFonts w:ascii="Times New Roman" w:eastAsia="楷体" w:hAnsi="Times New Roman" w:hint="eastAsia"/>
          <w:b/>
          <w:bCs/>
          <w:color w:val="000000" w:themeColor="text1"/>
          <w:sz w:val="22"/>
        </w:rPr>
        <w:t>）项目集如下：</w:t>
      </w:r>
    </w:p>
    <w:tbl>
      <w:tblPr>
        <w:tblStyle w:val="a7"/>
        <w:tblpPr w:leftFromText="181" w:rightFromText="181" w:vertAnchor="text" w:horzAnchor="margin" w:tblpX="132" w:tblpY="1"/>
        <w:tblOverlap w:val="never"/>
        <w:tblW w:w="15683" w:type="dxa"/>
        <w:tblLayout w:type="fixed"/>
        <w:tblLook w:val="04A0" w:firstRow="1" w:lastRow="0" w:firstColumn="1" w:lastColumn="0" w:noHBand="0" w:noVBand="1"/>
      </w:tblPr>
      <w:tblGrid>
        <w:gridCol w:w="562"/>
        <w:gridCol w:w="1350"/>
        <w:gridCol w:w="1911"/>
        <w:gridCol w:w="1723"/>
        <w:gridCol w:w="1820"/>
        <w:gridCol w:w="1767"/>
        <w:gridCol w:w="1835"/>
        <w:gridCol w:w="1762"/>
        <w:gridCol w:w="1614"/>
        <w:gridCol w:w="1339"/>
      </w:tblGrid>
      <w:tr w:rsidR="00AF4CCD" w:rsidRPr="000570B4" w14:paraId="66D42BAA" w14:textId="77777777" w:rsidTr="00886796">
        <w:trPr>
          <w:trHeight w:val="416"/>
        </w:trPr>
        <w:tc>
          <w:tcPr>
            <w:tcW w:w="562" w:type="dxa"/>
          </w:tcPr>
          <w:p w14:paraId="5FCA22D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50" w:type="dxa"/>
          </w:tcPr>
          <w:p w14:paraId="68A7FDD4"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p>
        </w:tc>
        <w:tc>
          <w:tcPr>
            <w:tcW w:w="1911" w:type="dxa"/>
          </w:tcPr>
          <w:p w14:paraId="0FC198CB"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p>
        </w:tc>
        <w:tc>
          <w:tcPr>
            <w:tcW w:w="1723" w:type="dxa"/>
          </w:tcPr>
          <w:p w14:paraId="110F5102"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p>
        </w:tc>
        <w:tc>
          <w:tcPr>
            <w:tcW w:w="1820" w:type="dxa"/>
          </w:tcPr>
          <w:p w14:paraId="13A3621E"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767" w:type="dxa"/>
          </w:tcPr>
          <w:p w14:paraId="7DF7C8B3"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835" w:type="dxa"/>
          </w:tcPr>
          <w:p w14:paraId="25DB76E3"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762" w:type="dxa"/>
          </w:tcPr>
          <w:p w14:paraId="6F6C9FAE"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w:t>
            </w:r>
          </w:p>
        </w:tc>
        <w:tc>
          <w:tcPr>
            <w:tcW w:w="1614" w:type="dxa"/>
          </w:tcPr>
          <w:p w14:paraId="3536BF69"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a</w:t>
            </w:r>
          </w:p>
        </w:tc>
        <w:tc>
          <w:tcPr>
            <w:tcW w:w="1339" w:type="dxa"/>
          </w:tcPr>
          <w:p w14:paraId="1059F9E3"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b</w:t>
            </w:r>
          </w:p>
        </w:tc>
      </w:tr>
      <w:tr w:rsidR="00AF4CCD" w:rsidRPr="000570B4" w14:paraId="3A2C98F1" w14:textId="77777777" w:rsidTr="00886796">
        <w:trPr>
          <w:trHeight w:val="2571"/>
        </w:trPr>
        <w:tc>
          <w:tcPr>
            <w:tcW w:w="562" w:type="dxa"/>
          </w:tcPr>
          <w:p w14:paraId="749C0D6B"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 xml:space="preserve">I0: </w:t>
            </w:r>
          </w:p>
        </w:tc>
        <w:tc>
          <w:tcPr>
            <w:tcW w:w="1350" w:type="dxa"/>
          </w:tcPr>
          <w:p w14:paraId="21BBBAF5"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I1:</w:t>
            </w:r>
          </w:p>
          <w:p w14:paraId="3A0010DC"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 E</w:t>
            </w:r>
            <w:proofErr w:type="gramStart"/>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  #</w:t>
            </w:r>
            <w:proofErr w:type="gramEnd"/>
          </w:p>
          <w:p w14:paraId="2F93A92E"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 #/+</w:t>
            </w:r>
          </w:p>
          <w:p w14:paraId="4ECE1AB5"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53E37927"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I2</w:t>
            </w:r>
          </w:p>
          <w:p w14:paraId="58ABC07B" w14:textId="4C323225"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E→T</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50041D6D"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8E9CA45"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C019394"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73877EC9"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017E60C"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 xml:space="preserve"> )</w:t>
            </w:r>
            <w:proofErr w:type="gramEnd"/>
            <w:r w:rsidRPr="000570B4">
              <w:rPr>
                <w:rFonts w:ascii="Times New Roman" w:eastAsia="楷体" w:hAnsi="Times New Roman" w:cs="Times New Roman"/>
                <w:b/>
                <w:bCs/>
                <w:color w:val="000000" w:themeColor="text1"/>
                <w:sz w:val="18"/>
                <w:szCs w:val="18"/>
              </w:rPr>
              <w:t>/ #/+/(/a/b/*</w:t>
            </w:r>
          </w:p>
        </w:tc>
        <w:tc>
          <w:tcPr>
            <w:tcW w:w="1723" w:type="dxa"/>
          </w:tcPr>
          <w:p w14:paraId="1FE12C1C"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hint="eastAsia"/>
                <w:b/>
                <w:bCs/>
                <w:color w:val="000000" w:themeColor="text1"/>
                <w:sz w:val="18"/>
                <w:szCs w:val="18"/>
              </w:rPr>
              <w:t>I</w:t>
            </w:r>
            <w:r w:rsidRPr="000570B4">
              <w:rPr>
                <w:rFonts w:ascii="Times New Roman" w:eastAsia="楷体" w:hAnsi="Times New Roman" w:cs="Times New Roman"/>
                <w:b/>
                <w:bCs/>
                <w:color w:val="000000" w:themeColor="text1"/>
                <w:sz w:val="18"/>
                <w:szCs w:val="18"/>
              </w:rPr>
              <w:t>3</w:t>
            </w:r>
          </w:p>
          <w:p w14:paraId="1C65E82B" w14:textId="51E8BD9A"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T→F</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C8883BB"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C3242B2" w14:textId="77777777" w:rsidR="00AF4CCD" w:rsidRPr="0045748B" w:rsidRDefault="00AF4CCD" w:rsidP="00D72750">
            <w:pPr>
              <w:rPr>
                <w:rFonts w:ascii="Times New Roman" w:eastAsia="楷体" w:hAnsi="Times New Roman" w:cs="Times New Roman"/>
                <w:b/>
                <w:bCs/>
                <w:color w:val="000000" w:themeColor="text1"/>
                <w:sz w:val="18"/>
                <w:szCs w:val="18"/>
              </w:rPr>
            </w:pPr>
          </w:p>
        </w:tc>
        <w:tc>
          <w:tcPr>
            <w:tcW w:w="1820" w:type="dxa"/>
          </w:tcPr>
          <w:p w14:paraId="5F35957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25B4826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5AE3B68B" w14:textId="77777777" w:rsidR="00722601" w:rsidRDefault="00722601" w:rsidP="00722601">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p w14:paraId="6CDED0E7"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B012907"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368FB5CE"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23E6585"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EC9764E"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1CC8A1E"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EDB7D6F"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2567F1AE" w14:textId="77777777" w:rsidR="00722601"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8FB606B" w14:textId="1FAF5856" w:rsidR="00AF4CCD" w:rsidRPr="000570B4" w:rsidRDefault="00722601" w:rsidP="00722601">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762" w:type="dxa"/>
          </w:tcPr>
          <w:p w14:paraId="7EAEA8C8"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0D8DFE8A"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1B6AAD9B" w14:textId="77777777" w:rsidR="00AF4CCD" w:rsidRPr="000570B4" w:rsidRDefault="00AF4CCD" w:rsidP="00D72750">
            <w:pPr>
              <w:rPr>
                <w:rFonts w:ascii="Times New Roman" w:eastAsia="楷体" w:hAnsi="Times New Roman" w:cs="Times New Roman"/>
                <w:b/>
                <w:bCs/>
                <w:color w:val="000000" w:themeColor="text1"/>
                <w:sz w:val="18"/>
                <w:szCs w:val="18"/>
              </w:rPr>
            </w:pPr>
            <w:proofErr w:type="spellStart"/>
            <w:r w:rsidRPr="0067750C">
              <w:rPr>
                <w:rFonts w:ascii="Times New Roman" w:eastAsia="楷体" w:hAnsi="Times New Roman" w:cs="Times New Roman"/>
                <w:b/>
                <w:bCs/>
                <w:color w:val="000000" w:themeColor="text1"/>
                <w:sz w:val="18"/>
                <w:szCs w:val="18"/>
                <w:highlight w:val="yellow"/>
              </w:rPr>
              <w:t>F→a</w:t>
            </w:r>
            <w:proofErr w:type="spellEnd"/>
            <w:r w:rsidRPr="0067750C">
              <w:rPr>
                <w:rFonts w:ascii="Times New Roman" w:eastAsia="微软雅黑" w:hAnsi="Times New Roman" w:cs="Times New Roman"/>
                <w:b/>
                <w:bCs/>
                <w:color w:val="000000" w:themeColor="text1"/>
                <w:sz w:val="18"/>
                <w:szCs w:val="18"/>
                <w:highlight w:val="yellow"/>
              </w:rPr>
              <w:t>·</w:t>
            </w:r>
            <w:proofErr w:type="gramStart"/>
            <w:r w:rsidRPr="0067750C">
              <w:rPr>
                <w:rFonts w:ascii="Times New Roman" w:eastAsia="楷体" w:hAnsi="Times New Roman" w:cs="Times New Roman"/>
                <w:b/>
                <w:bCs/>
                <w:color w:val="000000" w:themeColor="text1"/>
                <w:sz w:val="18"/>
                <w:szCs w:val="18"/>
                <w:highlight w:val="yellow"/>
              </w:rPr>
              <w:t xml:space="preserve">, </w:t>
            </w:r>
            <w:r>
              <w:rPr>
                <w:rFonts w:ascii="Times New Roman" w:eastAsia="楷体" w:hAnsi="Times New Roman" w:cs="Times New Roman"/>
                <w:b/>
                <w:bCs/>
                <w:color w:val="000000" w:themeColor="text1"/>
                <w:sz w:val="18"/>
                <w:szCs w:val="18"/>
                <w:highlight w:val="yellow"/>
              </w:rPr>
              <w:t>)</w:t>
            </w:r>
            <w:proofErr w:type="gramEnd"/>
            <w:r>
              <w:rPr>
                <w:rFonts w:ascii="Times New Roman" w:eastAsia="楷体"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#/+/(/a/b/*</w:t>
            </w:r>
          </w:p>
          <w:p w14:paraId="6692D2F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29B5699D"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2FA171DF" w14:textId="77777777" w:rsidR="00AF4CCD" w:rsidRPr="000570B4" w:rsidRDefault="00AF4CCD" w:rsidP="00D72750">
            <w:pPr>
              <w:rPr>
                <w:rFonts w:ascii="Times New Roman" w:eastAsia="楷体" w:hAnsi="Times New Roman" w:cs="Times New Roman"/>
                <w:b/>
                <w:bCs/>
                <w:color w:val="000000" w:themeColor="text1"/>
                <w:sz w:val="18"/>
                <w:szCs w:val="18"/>
              </w:rPr>
            </w:pPr>
            <w:proofErr w:type="spellStart"/>
            <w:r w:rsidRPr="0067750C">
              <w:rPr>
                <w:rFonts w:ascii="Times New Roman" w:eastAsia="楷体" w:hAnsi="Times New Roman" w:cs="Times New Roman"/>
                <w:b/>
                <w:bCs/>
                <w:color w:val="000000" w:themeColor="text1"/>
                <w:sz w:val="18"/>
                <w:szCs w:val="18"/>
                <w:highlight w:val="yellow"/>
              </w:rPr>
              <w:t>F→b</w:t>
            </w:r>
            <w:proofErr w:type="spellEnd"/>
            <w:r w:rsidRPr="0067750C">
              <w:rPr>
                <w:rFonts w:ascii="Times New Roman" w:eastAsia="微软雅黑" w:hAnsi="Times New Roman" w:cs="Times New Roman"/>
                <w:b/>
                <w:bCs/>
                <w:color w:val="000000" w:themeColor="text1"/>
                <w:sz w:val="18"/>
                <w:szCs w:val="18"/>
                <w:highlight w:val="yellow"/>
              </w:rPr>
              <w:t>·</w:t>
            </w:r>
            <w:proofErr w:type="gramStart"/>
            <w:r w:rsidRPr="0067750C">
              <w:rPr>
                <w:rFonts w:ascii="Times New Roman" w:eastAsia="楷体" w:hAnsi="Times New Roman" w:cs="Times New Roman"/>
                <w:b/>
                <w:bCs/>
                <w:color w:val="000000" w:themeColor="text1"/>
                <w:sz w:val="18"/>
                <w:szCs w:val="18"/>
                <w:highlight w:val="yellow"/>
              </w:rPr>
              <w:t xml:space="preserve">, </w:t>
            </w:r>
            <w:r>
              <w:rPr>
                <w:rFonts w:ascii="Times New Roman" w:eastAsia="楷体" w:hAnsi="Times New Roman" w:cs="Times New Roman"/>
                <w:b/>
                <w:bCs/>
                <w:color w:val="000000" w:themeColor="text1"/>
                <w:sz w:val="18"/>
                <w:szCs w:val="18"/>
                <w:highlight w:val="yellow"/>
              </w:rPr>
              <w:t>)</w:t>
            </w:r>
            <w:proofErr w:type="gramEnd"/>
            <w:r>
              <w:rPr>
                <w:rFonts w:ascii="Times New Roman" w:eastAsia="楷体"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#/+/(/a/b/*</w:t>
            </w:r>
          </w:p>
          <w:p w14:paraId="5F9A3693"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08D911B9" w14:textId="77777777" w:rsidTr="00886796">
        <w:trPr>
          <w:trHeight w:val="2902"/>
        </w:trPr>
        <w:tc>
          <w:tcPr>
            <w:tcW w:w="562" w:type="dxa"/>
          </w:tcPr>
          <w:p w14:paraId="5BF432D6" w14:textId="77777777" w:rsidR="00AF4CCD"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I1</w:t>
            </w:r>
            <w:r>
              <w:rPr>
                <w:rFonts w:ascii="Times New Roman" w:eastAsia="楷体" w:hAnsi="Times New Roman" w:cs="Times New Roman"/>
                <w:b/>
                <w:bCs/>
                <w:color w:val="000000" w:themeColor="text1"/>
                <w:sz w:val="18"/>
                <w:szCs w:val="18"/>
              </w:rPr>
              <w:t>:</w:t>
            </w:r>
          </w:p>
          <w:p w14:paraId="424F1B0D" w14:textId="77777777" w:rsidR="00AF4CCD" w:rsidRPr="003D1AF8" w:rsidRDefault="00AF4CCD" w:rsidP="00D72750">
            <w:pPr>
              <w:rPr>
                <w:rFonts w:ascii="Times New Roman" w:eastAsia="楷体" w:hAnsi="Times New Roman" w:cs="Times New Roman"/>
                <w:b/>
                <w:bCs/>
                <w:color w:val="000000" w:themeColor="text1"/>
                <w:sz w:val="18"/>
                <w:szCs w:val="18"/>
              </w:rPr>
            </w:pPr>
          </w:p>
        </w:tc>
        <w:tc>
          <w:tcPr>
            <w:tcW w:w="1350" w:type="dxa"/>
          </w:tcPr>
          <w:p w14:paraId="6FCD9D5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3E1AB1E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2126EE7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6D970A05"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6</w:t>
            </w:r>
          </w:p>
          <w:p w14:paraId="566843E6"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p w14:paraId="79019F8D"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4E52CBA0"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595A8613"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00D675A7"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E6C269D"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12B7035A" w14:textId="48C865DB" w:rsidR="00AF4CCD" w:rsidRPr="000570B4" w:rsidRDefault="00AF4CCD" w:rsidP="00E549E5">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tc>
        <w:tc>
          <w:tcPr>
            <w:tcW w:w="1767" w:type="dxa"/>
          </w:tcPr>
          <w:p w14:paraId="12083FF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618B411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364C34E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2496EBF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4CE85A32"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6659733F" w14:textId="77777777" w:rsidTr="00886796">
        <w:trPr>
          <w:trHeight w:val="3535"/>
        </w:trPr>
        <w:tc>
          <w:tcPr>
            <w:tcW w:w="562" w:type="dxa"/>
          </w:tcPr>
          <w:p w14:paraId="0A89ACB8"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lastRenderedPageBreak/>
              <w:t>I2</w:t>
            </w:r>
          </w:p>
        </w:tc>
        <w:tc>
          <w:tcPr>
            <w:tcW w:w="1350" w:type="dxa"/>
          </w:tcPr>
          <w:p w14:paraId="5EB3BF65"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30C27A8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2FE28786"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7</w:t>
            </w:r>
          </w:p>
          <w:p w14:paraId="2075DF4C"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T→TF</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5042240"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6AA2E191" w14:textId="77777777" w:rsidR="00AF4CCD" w:rsidRPr="0045748B" w:rsidRDefault="00AF4CCD" w:rsidP="00D72750">
            <w:pPr>
              <w:rPr>
                <w:rFonts w:ascii="Times New Roman" w:eastAsia="楷体" w:hAnsi="Times New Roman" w:cs="Times New Roman"/>
                <w:b/>
                <w:bCs/>
                <w:color w:val="000000" w:themeColor="text1"/>
                <w:sz w:val="18"/>
                <w:szCs w:val="18"/>
              </w:rPr>
            </w:pPr>
          </w:p>
        </w:tc>
        <w:tc>
          <w:tcPr>
            <w:tcW w:w="1820" w:type="dxa"/>
          </w:tcPr>
          <w:p w14:paraId="05B45C3C"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73431421"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55FE9FFC" w14:textId="416A9DF5" w:rsidR="00AF4CCD" w:rsidRPr="000570B4" w:rsidRDefault="00AF4CCD" w:rsidP="00722601">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tc>
        <w:tc>
          <w:tcPr>
            <w:tcW w:w="1762" w:type="dxa"/>
          </w:tcPr>
          <w:p w14:paraId="244C5F1D"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20E9A9D6"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3F25497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14802217"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12A88741"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64A16E78" w14:textId="77777777" w:rsidTr="00886796">
        <w:trPr>
          <w:trHeight w:val="964"/>
        </w:trPr>
        <w:tc>
          <w:tcPr>
            <w:tcW w:w="562" w:type="dxa"/>
          </w:tcPr>
          <w:p w14:paraId="10A71F4A"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3</w:t>
            </w:r>
          </w:p>
        </w:tc>
        <w:tc>
          <w:tcPr>
            <w:tcW w:w="1350" w:type="dxa"/>
          </w:tcPr>
          <w:p w14:paraId="766826D5"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14A6A82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588C9915"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24D9A315"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4C52180C"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Pr>
                <w:rFonts w:ascii="Times New Roman" w:eastAsia="楷体" w:hAnsi="Times New Roman" w:cs="Times New Roman"/>
                <w:b/>
                <w:bCs/>
                <w:color w:val="000000" w:themeColor="text1"/>
                <w:sz w:val="18"/>
                <w:szCs w:val="18"/>
                <w:highlight w:val="yellow"/>
              </w:rPr>
              <w:t>9</w:t>
            </w:r>
          </w:p>
          <w:p w14:paraId="0C73F97D" w14:textId="4AF85AAD" w:rsidR="00AF4CCD" w:rsidRPr="000570B4" w:rsidRDefault="00AF4CCD" w:rsidP="00E549E5">
            <w:pPr>
              <w:rPr>
                <w:rFonts w:ascii="Times New Roman" w:eastAsia="楷体" w:hAnsi="Times New Roman" w:cs="Times New Roman"/>
                <w:b/>
                <w:bCs/>
                <w:color w:val="000000" w:themeColor="text1"/>
                <w:sz w:val="18"/>
                <w:szCs w:val="18"/>
              </w:rPr>
            </w:pPr>
            <w:r w:rsidRPr="0067750C">
              <w:rPr>
                <w:rFonts w:ascii="Times New Roman" w:eastAsia="楷体" w:hAnsi="Times New Roman" w:cs="Times New Roman"/>
                <w:b/>
                <w:bCs/>
                <w:color w:val="000000" w:themeColor="text1"/>
                <w:sz w:val="18"/>
                <w:szCs w:val="18"/>
                <w:highlight w:val="yellow"/>
              </w:rPr>
              <w:t>F→F*</w:t>
            </w:r>
            <w:r w:rsidRPr="0067750C">
              <w:rPr>
                <w:rFonts w:ascii="Times New Roman" w:eastAsia="微软雅黑"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w:t>
            </w:r>
            <w:r>
              <w:rPr>
                <w:rFonts w:ascii="Times New Roman" w:eastAsia="楷体" w:hAnsi="Times New Roman" w:cs="Times New Roman"/>
                <w:b/>
                <w:bCs/>
                <w:color w:val="000000" w:themeColor="text1"/>
                <w:sz w:val="18"/>
                <w:szCs w:val="18"/>
                <w:highlight w:val="yellow"/>
              </w:rPr>
              <w:t>)/</w:t>
            </w:r>
            <w:r w:rsidRPr="0067750C">
              <w:rPr>
                <w:rFonts w:ascii="Times New Roman" w:eastAsia="楷体" w:hAnsi="Times New Roman" w:cs="Times New Roman"/>
                <w:b/>
                <w:bCs/>
                <w:color w:val="000000" w:themeColor="text1"/>
                <w:sz w:val="18"/>
                <w:szCs w:val="18"/>
                <w:highlight w:val="yellow"/>
              </w:rPr>
              <w:t>#/+</w:t>
            </w:r>
            <w:proofErr w:type="gramStart"/>
            <w:r w:rsidRPr="0067750C">
              <w:rPr>
                <w:rFonts w:ascii="Times New Roman" w:eastAsia="楷体" w:hAnsi="Times New Roman" w:cs="Times New Roman"/>
                <w:b/>
                <w:bCs/>
                <w:color w:val="000000" w:themeColor="text1"/>
                <w:sz w:val="18"/>
                <w:szCs w:val="18"/>
                <w:highlight w:val="yellow"/>
              </w:rPr>
              <w:t>/(</w:t>
            </w:r>
            <w:proofErr w:type="gramEnd"/>
            <w:r w:rsidRPr="0067750C">
              <w:rPr>
                <w:rFonts w:ascii="Times New Roman" w:eastAsia="楷体" w:hAnsi="Times New Roman" w:cs="Times New Roman"/>
                <w:b/>
                <w:bCs/>
                <w:color w:val="000000" w:themeColor="text1"/>
                <w:sz w:val="18"/>
                <w:szCs w:val="18"/>
                <w:highlight w:val="yellow"/>
              </w:rPr>
              <w:t>/a/b/*</w:t>
            </w:r>
          </w:p>
        </w:tc>
        <w:tc>
          <w:tcPr>
            <w:tcW w:w="1835" w:type="dxa"/>
          </w:tcPr>
          <w:p w14:paraId="5836D99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4B477ED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10DA6616"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258B1B42"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3445BB11" w14:textId="77777777" w:rsidTr="00886796">
        <w:trPr>
          <w:trHeight w:val="321"/>
        </w:trPr>
        <w:tc>
          <w:tcPr>
            <w:tcW w:w="562" w:type="dxa"/>
          </w:tcPr>
          <w:p w14:paraId="2017D3FA"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4</w:t>
            </w:r>
          </w:p>
        </w:tc>
        <w:tc>
          <w:tcPr>
            <w:tcW w:w="1350" w:type="dxa"/>
          </w:tcPr>
          <w:p w14:paraId="4D2BE441"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27E0619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660BA3E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679AF56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3EC49A1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1758A7B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3F261FB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349CB23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7A6CA012"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51944728" w14:textId="77777777" w:rsidTr="00886796">
        <w:trPr>
          <w:trHeight w:val="321"/>
        </w:trPr>
        <w:tc>
          <w:tcPr>
            <w:tcW w:w="562" w:type="dxa"/>
          </w:tcPr>
          <w:p w14:paraId="72263DA2"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5</w:t>
            </w:r>
          </w:p>
        </w:tc>
        <w:tc>
          <w:tcPr>
            <w:tcW w:w="1350" w:type="dxa"/>
          </w:tcPr>
          <w:p w14:paraId="4017747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5EDC334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40A80528"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08DAAB9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47F6AF4E"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5DB0142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4703288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5F370B53"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5DBA5D25"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307DEF33" w14:textId="77777777" w:rsidTr="00886796">
        <w:trPr>
          <w:trHeight w:val="321"/>
        </w:trPr>
        <w:tc>
          <w:tcPr>
            <w:tcW w:w="562" w:type="dxa"/>
          </w:tcPr>
          <w:p w14:paraId="407AA6E4"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6</w:t>
            </w:r>
          </w:p>
        </w:tc>
        <w:tc>
          <w:tcPr>
            <w:tcW w:w="1350" w:type="dxa"/>
          </w:tcPr>
          <w:p w14:paraId="3C615F1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7E8A6652"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10</w:t>
            </w:r>
          </w:p>
          <w:p w14:paraId="1E845DFD"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E→E+T</w:t>
            </w:r>
            <w:r w:rsidRPr="000570B4">
              <w:rPr>
                <w:rFonts w:ascii="Times New Roman" w:eastAsia="微软雅黑"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
          <w:p w14:paraId="571672AC"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T→T</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#/+/(/a/b</w:t>
            </w:r>
          </w:p>
          <w:p w14:paraId="133A206E"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F*,</w:t>
            </w:r>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/a/b/*</w:t>
            </w:r>
          </w:p>
          <w:p w14:paraId="37FADDAD"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(E)</w:t>
            </w:r>
            <w:proofErr w:type="gramStart"/>
            <w:r w:rsidRPr="000570B4">
              <w:rPr>
                <w:rFonts w:ascii="Times New Roman" w:eastAsia="楷体" w:hAnsi="Times New Roman" w:cs="Times New Roman"/>
                <w:b/>
                <w:bCs/>
                <w:color w:val="000000" w:themeColor="text1"/>
                <w:sz w:val="18"/>
                <w:szCs w:val="18"/>
              </w:rPr>
              <w:t>,</w:t>
            </w:r>
            <w:r>
              <w:rPr>
                <w:rFonts w:ascii="Times New Roman" w:eastAsia="楷体" w:hAnsi="Times New Roman" w:cs="Times New Roman"/>
                <w:b/>
                <w:bCs/>
                <w:color w:val="000000" w:themeColor="text1"/>
                <w:sz w:val="18"/>
                <w:szCs w:val="18"/>
              </w:rPr>
              <w:t xml:space="preserve"> )</w:t>
            </w:r>
            <w:proofErr w:type="gramEnd"/>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#/+/(/a/b/*</w:t>
            </w:r>
          </w:p>
          <w:p w14:paraId="2E16F4CA"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#/+/(/a/b/*</w:t>
            </w:r>
          </w:p>
          <w:p w14:paraId="41B9B30A"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b</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#/+/(/a/b/*</w:t>
            </w:r>
          </w:p>
        </w:tc>
        <w:tc>
          <w:tcPr>
            <w:tcW w:w="1723" w:type="dxa"/>
          </w:tcPr>
          <w:p w14:paraId="0C164F51" w14:textId="77777777" w:rsidR="00AF4CCD"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3</w:t>
            </w:r>
          </w:p>
          <w:p w14:paraId="4EED913E" w14:textId="77777777" w:rsidR="00AF4CCD" w:rsidRPr="000570B4" w:rsidRDefault="00AF4CCD" w:rsidP="00D72750">
            <w:pPr>
              <w:rPr>
                <w:rFonts w:ascii="Times New Roman" w:eastAsia="楷体" w:hAnsi="Times New Roman" w:cs="Times New Roman"/>
                <w:b/>
                <w:bCs/>
                <w:color w:val="000000" w:themeColor="text1"/>
                <w:sz w:val="18"/>
                <w:szCs w:val="18"/>
              </w:rPr>
            </w:pPr>
          </w:p>
          <w:p w14:paraId="0AE9E7EB" w14:textId="77777777" w:rsidR="00AF4CCD" w:rsidRPr="0067750C" w:rsidRDefault="00AF4CCD" w:rsidP="00D72750">
            <w:pPr>
              <w:rPr>
                <w:rFonts w:ascii="Times New Roman" w:eastAsia="楷体" w:hAnsi="Times New Roman" w:cs="Times New Roman"/>
                <w:b/>
                <w:bCs/>
                <w:color w:val="000000" w:themeColor="text1"/>
                <w:sz w:val="18"/>
                <w:szCs w:val="18"/>
              </w:rPr>
            </w:pPr>
          </w:p>
        </w:tc>
        <w:tc>
          <w:tcPr>
            <w:tcW w:w="1820" w:type="dxa"/>
          </w:tcPr>
          <w:p w14:paraId="4A72E788"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352918FC"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04B04774" w14:textId="77777777" w:rsidR="00AF4CCD"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p w14:paraId="79B1E0B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3805BEF1"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4F7AF8E5"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3BAB3EC3"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339382F3"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3D138263"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1917E936" w14:textId="77777777" w:rsidTr="00886796">
        <w:trPr>
          <w:trHeight w:val="148"/>
        </w:trPr>
        <w:tc>
          <w:tcPr>
            <w:tcW w:w="562" w:type="dxa"/>
          </w:tcPr>
          <w:p w14:paraId="6A4E4C32"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7</w:t>
            </w:r>
          </w:p>
        </w:tc>
        <w:tc>
          <w:tcPr>
            <w:tcW w:w="1350" w:type="dxa"/>
          </w:tcPr>
          <w:p w14:paraId="58CDFDBE"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718C4B38"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2E2EA47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4E67820E"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1F19F9A9" w14:textId="50509123" w:rsidR="00AF4CCD" w:rsidRPr="000570B4" w:rsidRDefault="00AF4CCD" w:rsidP="00E549E5">
            <w:pPr>
              <w:rPr>
                <w:rFonts w:ascii="Times New Roman" w:eastAsia="楷体" w:hAnsi="Times New Roman" w:cs="Times New Roman"/>
                <w:b/>
                <w:bCs/>
                <w:color w:val="000000" w:themeColor="text1"/>
                <w:sz w:val="18"/>
                <w:szCs w:val="18"/>
              </w:rPr>
            </w:pPr>
            <w:r w:rsidRPr="0067750C">
              <w:rPr>
                <w:rFonts w:ascii="Times New Roman" w:eastAsia="楷体" w:hAnsi="Times New Roman" w:cs="Times New Roman" w:hint="eastAsia"/>
                <w:b/>
                <w:bCs/>
                <w:color w:val="000000" w:themeColor="text1"/>
                <w:sz w:val="18"/>
                <w:szCs w:val="18"/>
                <w:highlight w:val="yellow"/>
              </w:rPr>
              <w:t>I</w:t>
            </w:r>
            <w:r>
              <w:rPr>
                <w:rFonts w:ascii="Times New Roman" w:eastAsia="楷体" w:hAnsi="Times New Roman" w:cs="Times New Roman"/>
                <w:b/>
                <w:bCs/>
                <w:color w:val="000000" w:themeColor="text1"/>
                <w:sz w:val="18"/>
                <w:szCs w:val="18"/>
                <w:highlight w:val="yellow"/>
              </w:rPr>
              <w:t>9</w:t>
            </w:r>
            <w:r w:rsidRPr="0067750C">
              <w:rPr>
                <w:rFonts w:ascii="Times New Roman" w:eastAsia="楷体" w:hAnsi="Times New Roman" w:cs="Times New Roman"/>
                <w:b/>
                <w:bCs/>
                <w:color w:val="000000" w:themeColor="text1"/>
                <w:sz w:val="18"/>
                <w:szCs w:val="18"/>
                <w:highlight w:val="yellow"/>
              </w:rPr>
              <w:t>:</w:t>
            </w:r>
          </w:p>
        </w:tc>
        <w:tc>
          <w:tcPr>
            <w:tcW w:w="1835" w:type="dxa"/>
          </w:tcPr>
          <w:p w14:paraId="428B90B3"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7F3B07B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16A46F9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3D58F766"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4C23E485" w14:textId="77777777" w:rsidTr="00886796">
        <w:trPr>
          <w:trHeight w:val="148"/>
        </w:trPr>
        <w:tc>
          <w:tcPr>
            <w:tcW w:w="562" w:type="dxa"/>
          </w:tcPr>
          <w:p w14:paraId="455A7856"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8</w:t>
            </w:r>
          </w:p>
        </w:tc>
        <w:tc>
          <w:tcPr>
            <w:tcW w:w="1350" w:type="dxa"/>
          </w:tcPr>
          <w:p w14:paraId="3AC74C2A" w14:textId="77777777" w:rsidR="00AF4CCD" w:rsidRDefault="00AF4CCD" w:rsidP="00D72750">
            <w:pPr>
              <w:rPr>
                <w:rFonts w:ascii="Times New Roman" w:eastAsia="楷体" w:hAnsi="Times New Roman" w:cs="Times New Roman"/>
                <w:b/>
                <w:bCs/>
                <w:color w:val="000000" w:themeColor="text1"/>
                <w:sz w:val="18"/>
                <w:szCs w:val="18"/>
              </w:rPr>
            </w:pPr>
          </w:p>
          <w:p w14:paraId="0AC1C7B2" w14:textId="77777777" w:rsidR="00AF4CCD"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11:</w:t>
            </w:r>
          </w:p>
          <w:p w14:paraId="4716A260"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F→(E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Pr>
                <w:rFonts w:ascii="Times New Roman" w:eastAsia="楷体"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#/+/(/a/b/*</w:t>
            </w:r>
          </w:p>
          <w:p w14:paraId="60A81AEE" w14:textId="3DDCBBBD" w:rsidR="00AF4CCD" w:rsidRPr="000570B4" w:rsidRDefault="00AF4CCD" w:rsidP="00E549E5">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E→E</w:t>
            </w:r>
            <w:r w:rsidRPr="000570B4">
              <w:rPr>
                <w:rFonts w:ascii="Times New Roman" w:eastAsia="微软雅黑" w:hAnsi="Times New Roman" w:cs="Times New Roman"/>
                <w:b/>
                <w:bCs/>
                <w:color w:val="000000" w:themeColor="text1"/>
                <w:sz w:val="18"/>
                <w:szCs w:val="18"/>
              </w:rPr>
              <w:t>·</w:t>
            </w:r>
            <w:r w:rsidRPr="000570B4">
              <w:rPr>
                <w:rFonts w:ascii="Times New Roman" w:eastAsia="楷体" w:hAnsi="Times New Roman" w:cs="Times New Roman"/>
                <w:b/>
                <w:bCs/>
                <w:color w:val="000000" w:themeColor="text1"/>
                <w:sz w:val="18"/>
                <w:szCs w:val="18"/>
              </w:rPr>
              <w:t>+T</w:t>
            </w:r>
            <w:proofErr w:type="gramStart"/>
            <w:r w:rsidRPr="000570B4">
              <w:rPr>
                <w:rFonts w:ascii="Times New Roman" w:eastAsia="楷体" w:hAnsi="Times New Roman" w:cs="Times New Roman"/>
                <w:b/>
                <w:bCs/>
                <w:color w:val="000000" w:themeColor="text1"/>
                <w:sz w:val="18"/>
                <w:szCs w:val="18"/>
              </w:rPr>
              <w:t xml:space="preserve">, </w:t>
            </w:r>
            <w:r>
              <w:rPr>
                <w:rFonts w:ascii="Times New Roman" w:eastAsia="楷体" w:hAnsi="Times New Roman" w:cs="Times New Roman"/>
                <w:b/>
                <w:bCs/>
                <w:color w:val="000000" w:themeColor="text1"/>
                <w:sz w:val="18"/>
                <w:szCs w:val="18"/>
              </w:rPr>
              <w:t>)</w:t>
            </w:r>
            <w:proofErr w:type="gramEnd"/>
            <w:r w:rsidRPr="000570B4">
              <w:rPr>
                <w:rFonts w:ascii="Times New Roman" w:eastAsia="楷体" w:hAnsi="Times New Roman" w:cs="Times New Roman"/>
                <w:b/>
                <w:bCs/>
                <w:color w:val="000000" w:themeColor="text1"/>
                <w:sz w:val="18"/>
                <w:szCs w:val="18"/>
              </w:rPr>
              <w:t>/+</w:t>
            </w:r>
          </w:p>
        </w:tc>
        <w:tc>
          <w:tcPr>
            <w:tcW w:w="1911" w:type="dxa"/>
          </w:tcPr>
          <w:p w14:paraId="2C1E0B95"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I2</w:t>
            </w:r>
          </w:p>
          <w:p w14:paraId="17AF14E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32C24148"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hint="eastAsia"/>
                <w:b/>
                <w:bCs/>
                <w:color w:val="000000" w:themeColor="text1"/>
                <w:sz w:val="18"/>
                <w:szCs w:val="18"/>
              </w:rPr>
              <w:t>I</w:t>
            </w:r>
            <w:r w:rsidRPr="000570B4">
              <w:rPr>
                <w:rFonts w:ascii="Times New Roman" w:eastAsia="楷体" w:hAnsi="Times New Roman" w:cs="Times New Roman"/>
                <w:b/>
                <w:bCs/>
                <w:color w:val="000000" w:themeColor="text1"/>
                <w:sz w:val="18"/>
                <w:szCs w:val="18"/>
              </w:rPr>
              <w:t>3</w:t>
            </w:r>
          </w:p>
          <w:p w14:paraId="614F2CB0" w14:textId="77777777" w:rsidR="00AF4CCD" w:rsidRPr="000570B4" w:rsidRDefault="00AF4CCD" w:rsidP="00D72750">
            <w:pPr>
              <w:rPr>
                <w:rFonts w:ascii="Times New Roman" w:eastAsia="楷体" w:hAnsi="Times New Roman" w:cs="Times New Roman"/>
                <w:b/>
                <w:bCs/>
                <w:color w:val="000000" w:themeColor="text1"/>
                <w:sz w:val="18"/>
                <w:szCs w:val="18"/>
              </w:rPr>
            </w:pPr>
          </w:p>
          <w:p w14:paraId="35724B5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7CC1BFB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2FE4D1A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784AFAF5" w14:textId="77777777" w:rsidR="00AF4CCD"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p w14:paraId="6F8A714D"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2D29912F"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2EB37571"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35AD40D3"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529CB126"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6044D81E"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2202116E" w14:textId="77777777" w:rsidTr="00886796">
        <w:trPr>
          <w:trHeight w:val="148"/>
        </w:trPr>
        <w:tc>
          <w:tcPr>
            <w:tcW w:w="562" w:type="dxa"/>
          </w:tcPr>
          <w:p w14:paraId="18029231"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9</w:t>
            </w:r>
          </w:p>
        </w:tc>
        <w:tc>
          <w:tcPr>
            <w:tcW w:w="1350" w:type="dxa"/>
          </w:tcPr>
          <w:p w14:paraId="35AF2D68"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1C6DACD3"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368BDD6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20" w:type="dxa"/>
          </w:tcPr>
          <w:p w14:paraId="2EB9FF4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3083237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31F4F39C"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1D327DEB"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35155678"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0EA318FB"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20331894" w14:textId="77777777" w:rsidTr="00886796">
        <w:trPr>
          <w:trHeight w:val="148"/>
        </w:trPr>
        <w:tc>
          <w:tcPr>
            <w:tcW w:w="562" w:type="dxa"/>
          </w:tcPr>
          <w:p w14:paraId="44635DEF" w14:textId="77777777" w:rsidR="00AF4CCD" w:rsidRPr="000570B4"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lastRenderedPageBreak/>
              <w:t>I</w:t>
            </w:r>
            <w:r>
              <w:rPr>
                <w:rFonts w:ascii="Times New Roman" w:eastAsia="楷体" w:hAnsi="Times New Roman" w:cs="Times New Roman"/>
                <w:b/>
                <w:bCs/>
                <w:color w:val="000000" w:themeColor="text1"/>
                <w:sz w:val="18"/>
                <w:szCs w:val="18"/>
              </w:rPr>
              <w:t>10</w:t>
            </w:r>
          </w:p>
        </w:tc>
        <w:tc>
          <w:tcPr>
            <w:tcW w:w="1350" w:type="dxa"/>
          </w:tcPr>
          <w:p w14:paraId="331783C6"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282716A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7E9BCDD7" w14:textId="77777777" w:rsidR="00AF4CCD" w:rsidRPr="000570B4"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3</w:t>
            </w:r>
          </w:p>
        </w:tc>
        <w:tc>
          <w:tcPr>
            <w:tcW w:w="1820" w:type="dxa"/>
          </w:tcPr>
          <w:p w14:paraId="3A34A984"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115802E6"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7873F224" w14:textId="77777777" w:rsidR="00AF4CCD" w:rsidRPr="000570B4"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8</w:t>
            </w:r>
          </w:p>
        </w:tc>
        <w:tc>
          <w:tcPr>
            <w:tcW w:w="1762" w:type="dxa"/>
          </w:tcPr>
          <w:p w14:paraId="131D3EF3" w14:textId="77777777" w:rsidR="00AF4CCD" w:rsidRPr="00533EC0" w:rsidRDefault="00AF4CCD" w:rsidP="00D72750">
            <w:pPr>
              <w:rPr>
                <w:rFonts w:ascii="Times New Roman" w:eastAsia="楷体" w:hAnsi="Times New Roman" w:cs="Times New Roman"/>
                <w:b/>
                <w:bCs/>
                <w:color w:val="000000" w:themeColor="text1"/>
                <w:sz w:val="18"/>
                <w:szCs w:val="18"/>
                <w:highlight w:val="yellow"/>
              </w:rPr>
            </w:pPr>
          </w:p>
        </w:tc>
        <w:tc>
          <w:tcPr>
            <w:tcW w:w="1614" w:type="dxa"/>
          </w:tcPr>
          <w:p w14:paraId="6404AB18"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4:</w:t>
            </w:r>
          </w:p>
          <w:p w14:paraId="2224A81D"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735225B1" w14:textId="77777777" w:rsidR="00AF4CCD" w:rsidRPr="0067750C" w:rsidRDefault="00AF4CCD" w:rsidP="00D72750">
            <w:pPr>
              <w:rPr>
                <w:rFonts w:ascii="Times New Roman" w:eastAsia="楷体" w:hAnsi="Times New Roman" w:cs="Times New Roman"/>
                <w:b/>
                <w:bCs/>
                <w:color w:val="000000" w:themeColor="text1"/>
                <w:sz w:val="18"/>
                <w:szCs w:val="18"/>
                <w:highlight w:val="yellow"/>
              </w:rPr>
            </w:pPr>
            <w:r w:rsidRPr="0067750C">
              <w:rPr>
                <w:rFonts w:ascii="Times New Roman" w:eastAsia="楷体" w:hAnsi="Times New Roman" w:cs="Times New Roman" w:hint="eastAsia"/>
                <w:b/>
                <w:bCs/>
                <w:color w:val="000000" w:themeColor="text1"/>
                <w:sz w:val="18"/>
                <w:szCs w:val="18"/>
                <w:highlight w:val="yellow"/>
              </w:rPr>
              <w:t>I</w:t>
            </w:r>
            <w:r w:rsidRPr="0067750C">
              <w:rPr>
                <w:rFonts w:ascii="Times New Roman" w:eastAsia="楷体" w:hAnsi="Times New Roman" w:cs="Times New Roman"/>
                <w:b/>
                <w:bCs/>
                <w:color w:val="000000" w:themeColor="text1"/>
                <w:sz w:val="18"/>
                <w:szCs w:val="18"/>
                <w:highlight w:val="yellow"/>
              </w:rPr>
              <w:t>5:</w:t>
            </w:r>
          </w:p>
          <w:p w14:paraId="317CEA3E"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522523CC" w14:textId="77777777" w:rsidTr="00886796">
        <w:trPr>
          <w:trHeight w:val="148"/>
        </w:trPr>
        <w:tc>
          <w:tcPr>
            <w:tcW w:w="562" w:type="dxa"/>
          </w:tcPr>
          <w:p w14:paraId="6342A740" w14:textId="77777777" w:rsidR="00AF4CCD" w:rsidRPr="000570B4" w:rsidRDefault="00AF4CCD" w:rsidP="00D72750">
            <w:pPr>
              <w:rPr>
                <w:rFonts w:ascii="Times New Roman" w:eastAsia="楷体" w:hAnsi="Times New Roman" w:cs="Times New Roman"/>
                <w:b/>
                <w:bCs/>
                <w:color w:val="000000" w:themeColor="text1"/>
                <w:sz w:val="18"/>
                <w:szCs w:val="18"/>
              </w:rPr>
            </w:pPr>
            <w:r w:rsidRPr="000570B4">
              <w:rPr>
                <w:rFonts w:ascii="Times New Roman" w:eastAsia="楷体" w:hAnsi="Times New Roman" w:cs="Times New Roman"/>
                <w:b/>
                <w:bCs/>
                <w:color w:val="000000" w:themeColor="text1"/>
                <w:sz w:val="18"/>
                <w:szCs w:val="18"/>
              </w:rPr>
              <w:t>I</w:t>
            </w:r>
            <w:r>
              <w:rPr>
                <w:rFonts w:ascii="Times New Roman" w:eastAsia="楷体" w:hAnsi="Times New Roman" w:cs="Times New Roman"/>
                <w:b/>
                <w:bCs/>
                <w:color w:val="000000" w:themeColor="text1"/>
                <w:sz w:val="18"/>
                <w:szCs w:val="18"/>
              </w:rPr>
              <w:t>11</w:t>
            </w:r>
          </w:p>
        </w:tc>
        <w:tc>
          <w:tcPr>
            <w:tcW w:w="1350" w:type="dxa"/>
          </w:tcPr>
          <w:p w14:paraId="0F173904"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08F2FE1C"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6D0B3FBA" w14:textId="77777777" w:rsidR="00AF4CCD" w:rsidRPr="00260511" w:rsidRDefault="00AF4CCD" w:rsidP="00D72750">
            <w:pPr>
              <w:rPr>
                <w:rFonts w:ascii="Times New Roman" w:eastAsia="楷体" w:hAnsi="Times New Roman" w:cs="Times New Roman"/>
                <w:b/>
                <w:bCs/>
                <w:color w:val="000000" w:themeColor="text1"/>
                <w:sz w:val="18"/>
                <w:szCs w:val="18"/>
              </w:rPr>
            </w:pPr>
          </w:p>
        </w:tc>
        <w:tc>
          <w:tcPr>
            <w:tcW w:w="1820" w:type="dxa"/>
          </w:tcPr>
          <w:p w14:paraId="6398AE51"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73643B0E"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673A7BEC"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49B1060B" w14:textId="77777777" w:rsidR="00AF4CCD" w:rsidRPr="00533EC0" w:rsidRDefault="00AF4CCD" w:rsidP="00D72750">
            <w:pPr>
              <w:rPr>
                <w:rFonts w:ascii="Times New Roman" w:eastAsia="楷体" w:hAnsi="Times New Roman" w:cs="Times New Roman"/>
                <w:b/>
                <w:bCs/>
                <w:color w:val="000000" w:themeColor="text1"/>
                <w:sz w:val="18"/>
                <w:szCs w:val="18"/>
                <w:highlight w:val="yellow"/>
              </w:rPr>
            </w:pPr>
            <w:r w:rsidRPr="00533EC0">
              <w:rPr>
                <w:rFonts w:ascii="Times New Roman" w:eastAsia="楷体" w:hAnsi="Times New Roman" w:cs="Times New Roman"/>
                <w:b/>
                <w:bCs/>
                <w:color w:val="000000" w:themeColor="text1"/>
                <w:sz w:val="18"/>
                <w:szCs w:val="18"/>
                <w:highlight w:val="yellow"/>
              </w:rPr>
              <w:t>I</w:t>
            </w:r>
            <w:r>
              <w:rPr>
                <w:rFonts w:ascii="Times New Roman" w:eastAsia="楷体" w:hAnsi="Times New Roman" w:cs="Times New Roman"/>
                <w:b/>
                <w:bCs/>
                <w:color w:val="000000" w:themeColor="text1"/>
                <w:sz w:val="18"/>
                <w:szCs w:val="18"/>
                <w:highlight w:val="yellow"/>
              </w:rPr>
              <w:t>12</w:t>
            </w:r>
          </w:p>
          <w:p w14:paraId="1E26D75F" w14:textId="22EF4FB1" w:rsidR="00AF4CCD" w:rsidRPr="000570B4" w:rsidRDefault="00AF4CCD" w:rsidP="00E549E5">
            <w:pPr>
              <w:rPr>
                <w:rFonts w:ascii="Times New Roman" w:eastAsia="楷体" w:hAnsi="Times New Roman" w:cs="Times New Roman"/>
                <w:b/>
                <w:bCs/>
                <w:color w:val="000000" w:themeColor="text1"/>
                <w:sz w:val="18"/>
                <w:szCs w:val="18"/>
              </w:rPr>
            </w:pPr>
            <w:r w:rsidRPr="00533EC0">
              <w:rPr>
                <w:rFonts w:ascii="Times New Roman" w:eastAsia="楷体" w:hAnsi="Times New Roman" w:cs="Times New Roman"/>
                <w:b/>
                <w:bCs/>
                <w:color w:val="000000" w:themeColor="text1"/>
                <w:sz w:val="18"/>
                <w:szCs w:val="18"/>
                <w:highlight w:val="yellow"/>
              </w:rPr>
              <w:t>F→(E)</w:t>
            </w:r>
            <w:r w:rsidRPr="00533EC0">
              <w:rPr>
                <w:rFonts w:ascii="Times New Roman" w:eastAsia="微软雅黑" w:hAnsi="Times New Roman" w:cs="Times New Roman"/>
                <w:b/>
                <w:bCs/>
                <w:color w:val="000000" w:themeColor="text1"/>
                <w:sz w:val="18"/>
                <w:szCs w:val="18"/>
                <w:highlight w:val="yellow"/>
              </w:rPr>
              <w:t>·</w:t>
            </w:r>
            <w:r w:rsidRPr="00533EC0">
              <w:rPr>
                <w:rFonts w:ascii="Times New Roman" w:eastAsia="楷体" w:hAnsi="Times New Roman" w:cs="Times New Roman"/>
                <w:b/>
                <w:bCs/>
                <w:color w:val="000000" w:themeColor="text1"/>
                <w:sz w:val="18"/>
                <w:szCs w:val="18"/>
                <w:highlight w:val="yellow"/>
              </w:rPr>
              <w:t>,</w:t>
            </w:r>
            <w:r>
              <w:rPr>
                <w:rFonts w:ascii="Times New Roman" w:eastAsia="楷体" w:hAnsi="Times New Roman" w:cs="Times New Roman"/>
                <w:b/>
                <w:bCs/>
                <w:color w:val="000000" w:themeColor="text1"/>
                <w:sz w:val="18"/>
                <w:szCs w:val="18"/>
                <w:highlight w:val="yellow"/>
              </w:rPr>
              <w:t>)/</w:t>
            </w:r>
            <w:r w:rsidRPr="00533EC0">
              <w:rPr>
                <w:rFonts w:ascii="Times New Roman" w:eastAsia="楷体" w:hAnsi="Times New Roman" w:cs="Times New Roman"/>
                <w:b/>
                <w:bCs/>
                <w:color w:val="000000" w:themeColor="text1"/>
                <w:sz w:val="18"/>
                <w:szCs w:val="18"/>
                <w:highlight w:val="yellow"/>
              </w:rPr>
              <w:t>#/+</w:t>
            </w:r>
            <w:proofErr w:type="gramStart"/>
            <w:r w:rsidRPr="00533EC0">
              <w:rPr>
                <w:rFonts w:ascii="Times New Roman" w:eastAsia="楷体" w:hAnsi="Times New Roman" w:cs="Times New Roman"/>
                <w:b/>
                <w:bCs/>
                <w:color w:val="000000" w:themeColor="text1"/>
                <w:sz w:val="18"/>
                <w:szCs w:val="18"/>
                <w:highlight w:val="yellow"/>
              </w:rPr>
              <w:t>/(</w:t>
            </w:r>
            <w:proofErr w:type="gramEnd"/>
            <w:r w:rsidRPr="00533EC0">
              <w:rPr>
                <w:rFonts w:ascii="Times New Roman" w:eastAsia="楷体" w:hAnsi="Times New Roman" w:cs="Times New Roman"/>
                <w:b/>
                <w:bCs/>
                <w:color w:val="000000" w:themeColor="text1"/>
                <w:sz w:val="18"/>
                <w:szCs w:val="18"/>
                <w:highlight w:val="yellow"/>
              </w:rPr>
              <w:t>/a/b/*</w:t>
            </w:r>
          </w:p>
        </w:tc>
        <w:tc>
          <w:tcPr>
            <w:tcW w:w="1614" w:type="dxa"/>
          </w:tcPr>
          <w:p w14:paraId="532129A2"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3A4708B0" w14:textId="77777777" w:rsidR="00AF4CCD" w:rsidRPr="000570B4" w:rsidRDefault="00AF4CCD" w:rsidP="00D72750">
            <w:pPr>
              <w:rPr>
                <w:rFonts w:ascii="Times New Roman" w:eastAsia="楷体" w:hAnsi="Times New Roman" w:cs="Times New Roman"/>
                <w:b/>
                <w:bCs/>
                <w:color w:val="000000" w:themeColor="text1"/>
                <w:sz w:val="18"/>
                <w:szCs w:val="18"/>
              </w:rPr>
            </w:pPr>
          </w:p>
        </w:tc>
      </w:tr>
      <w:tr w:rsidR="00AF4CCD" w:rsidRPr="000570B4" w14:paraId="261ECAC2" w14:textId="77777777" w:rsidTr="00886796">
        <w:trPr>
          <w:trHeight w:val="321"/>
        </w:trPr>
        <w:tc>
          <w:tcPr>
            <w:tcW w:w="562" w:type="dxa"/>
          </w:tcPr>
          <w:p w14:paraId="75DB3D78" w14:textId="77777777" w:rsidR="00AF4CCD" w:rsidRPr="000570B4" w:rsidRDefault="00AF4CCD" w:rsidP="00D72750">
            <w:pPr>
              <w:rPr>
                <w:rFonts w:ascii="Times New Roman" w:eastAsia="楷体" w:hAnsi="Times New Roman" w:cs="Times New Roman"/>
                <w:b/>
                <w:bCs/>
                <w:color w:val="000000" w:themeColor="text1"/>
                <w:sz w:val="18"/>
                <w:szCs w:val="18"/>
              </w:rPr>
            </w:pPr>
            <w:r>
              <w:rPr>
                <w:rFonts w:ascii="Times New Roman" w:eastAsia="楷体" w:hAnsi="Times New Roman" w:cs="Times New Roman" w:hint="eastAsia"/>
                <w:b/>
                <w:bCs/>
                <w:color w:val="000000" w:themeColor="text1"/>
                <w:sz w:val="18"/>
                <w:szCs w:val="18"/>
              </w:rPr>
              <w:t>I</w:t>
            </w:r>
            <w:r>
              <w:rPr>
                <w:rFonts w:ascii="Times New Roman" w:eastAsia="楷体" w:hAnsi="Times New Roman" w:cs="Times New Roman"/>
                <w:b/>
                <w:bCs/>
                <w:color w:val="000000" w:themeColor="text1"/>
                <w:sz w:val="18"/>
                <w:szCs w:val="18"/>
              </w:rPr>
              <w:t>12</w:t>
            </w:r>
          </w:p>
        </w:tc>
        <w:tc>
          <w:tcPr>
            <w:tcW w:w="1350" w:type="dxa"/>
          </w:tcPr>
          <w:p w14:paraId="76D2282A"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911" w:type="dxa"/>
          </w:tcPr>
          <w:p w14:paraId="775BD1F5"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23" w:type="dxa"/>
          </w:tcPr>
          <w:p w14:paraId="1892AA34" w14:textId="77777777" w:rsidR="00AF4CCD" w:rsidRPr="00260511" w:rsidRDefault="00AF4CCD" w:rsidP="00D72750">
            <w:pPr>
              <w:rPr>
                <w:rFonts w:ascii="Times New Roman" w:eastAsia="楷体" w:hAnsi="Times New Roman" w:cs="Times New Roman"/>
                <w:b/>
                <w:bCs/>
                <w:color w:val="000000" w:themeColor="text1"/>
                <w:sz w:val="18"/>
                <w:szCs w:val="18"/>
              </w:rPr>
            </w:pPr>
          </w:p>
        </w:tc>
        <w:tc>
          <w:tcPr>
            <w:tcW w:w="1820" w:type="dxa"/>
          </w:tcPr>
          <w:p w14:paraId="4D984CA7"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7" w:type="dxa"/>
          </w:tcPr>
          <w:p w14:paraId="66C1929C"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835" w:type="dxa"/>
          </w:tcPr>
          <w:p w14:paraId="2B2252C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762" w:type="dxa"/>
          </w:tcPr>
          <w:p w14:paraId="5ECD4EB0"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614" w:type="dxa"/>
          </w:tcPr>
          <w:p w14:paraId="0550A5F6" w14:textId="77777777" w:rsidR="00AF4CCD" w:rsidRPr="000570B4" w:rsidRDefault="00AF4CCD" w:rsidP="00D72750">
            <w:pPr>
              <w:rPr>
                <w:rFonts w:ascii="Times New Roman" w:eastAsia="楷体" w:hAnsi="Times New Roman" w:cs="Times New Roman"/>
                <w:b/>
                <w:bCs/>
                <w:color w:val="000000" w:themeColor="text1"/>
                <w:sz w:val="18"/>
                <w:szCs w:val="18"/>
              </w:rPr>
            </w:pPr>
          </w:p>
        </w:tc>
        <w:tc>
          <w:tcPr>
            <w:tcW w:w="1339" w:type="dxa"/>
          </w:tcPr>
          <w:p w14:paraId="01FB70B0" w14:textId="77777777" w:rsidR="00AF4CCD" w:rsidRPr="000570B4" w:rsidRDefault="00AF4CCD" w:rsidP="00D72750">
            <w:pPr>
              <w:rPr>
                <w:rFonts w:ascii="Times New Roman" w:eastAsia="楷体" w:hAnsi="Times New Roman" w:cs="Times New Roman"/>
                <w:b/>
                <w:bCs/>
                <w:color w:val="000000" w:themeColor="text1"/>
                <w:sz w:val="18"/>
                <w:szCs w:val="18"/>
              </w:rPr>
            </w:pPr>
          </w:p>
        </w:tc>
      </w:tr>
    </w:tbl>
    <w:p w14:paraId="27ABA0B3" w14:textId="77777777" w:rsidR="003C3182" w:rsidRDefault="003C3182" w:rsidP="00836A6D">
      <w:pPr>
        <w:ind w:left="139" w:hangingChars="63" w:hanging="139"/>
        <w:rPr>
          <w:rFonts w:ascii="Times New Roman" w:eastAsia="楷体" w:hAnsi="Times New Roman"/>
          <w:b/>
          <w:bCs/>
          <w:color w:val="000000" w:themeColor="text1"/>
          <w:sz w:val="22"/>
        </w:rPr>
      </w:pPr>
    </w:p>
    <w:p w14:paraId="4E712239" w14:textId="77777777" w:rsidR="00413F53" w:rsidRDefault="00413F53" w:rsidP="00836A6D">
      <w:pPr>
        <w:ind w:left="139" w:hangingChars="63" w:hanging="139"/>
        <w:rPr>
          <w:rFonts w:ascii="Times New Roman" w:eastAsia="楷体" w:hAnsi="Times New Roman"/>
          <w:b/>
          <w:bCs/>
          <w:color w:val="000000" w:themeColor="text1"/>
          <w:sz w:val="22"/>
        </w:rPr>
      </w:pPr>
    </w:p>
    <w:p w14:paraId="39BA7000" w14:textId="77777777" w:rsidR="00413F53" w:rsidRDefault="00413F53" w:rsidP="00836A6D">
      <w:pPr>
        <w:ind w:left="139" w:hangingChars="63" w:hanging="139"/>
        <w:rPr>
          <w:rFonts w:ascii="Times New Roman" w:eastAsia="楷体" w:hAnsi="Times New Roman"/>
          <w:b/>
          <w:bCs/>
          <w:color w:val="000000" w:themeColor="text1"/>
          <w:sz w:val="22"/>
        </w:rPr>
      </w:pPr>
    </w:p>
    <w:p w14:paraId="13EC95C2" w14:textId="77777777" w:rsidR="003C3182" w:rsidRDefault="003C3182" w:rsidP="00836A6D">
      <w:pPr>
        <w:ind w:left="139" w:hangingChars="63" w:hanging="139"/>
        <w:rPr>
          <w:rFonts w:ascii="Times New Roman" w:eastAsia="楷体" w:hAnsi="Times New Roman"/>
          <w:b/>
          <w:bCs/>
          <w:color w:val="000000" w:themeColor="text1"/>
          <w:sz w:val="22"/>
        </w:rPr>
      </w:pPr>
    </w:p>
    <w:p w14:paraId="08425EFD" w14:textId="77777777" w:rsidR="003C3182" w:rsidRDefault="003C3182" w:rsidP="00836A6D">
      <w:pPr>
        <w:ind w:left="139" w:hangingChars="63" w:hanging="139"/>
        <w:rPr>
          <w:rFonts w:ascii="Times New Roman" w:eastAsia="楷体" w:hAnsi="Times New Roman"/>
          <w:b/>
          <w:bCs/>
          <w:color w:val="000000" w:themeColor="text1"/>
          <w:sz w:val="22"/>
        </w:rPr>
        <w:sectPr w:rsidR="003C3182" w:rsidSect="004B4052">
          <w:pgSz w:w="16838" w:h="11906" w:orient="landscape"/>
          <w:pgMar w:top="720" w:right="720" w:bottom="720" w:left="720" w:header="851" w:footer="992" w:gutter="0"/>
          <w:cols w:space="425"/>
          <w:docGrid w:type="lines" w:linePitch="312"/>
        </w:sectPr>
      </w:pPr>
    </w:p>
    <w:p w14:paraId="2B288B90"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lastRenderedPageBreak/>
        <w:t>E</w:t>
      </w:r>
      <w:proofErr w:type="gramStart"/>
      <w:r>
        <w:rPr>
          <w:rFonts w:ascii="Times New Roman" w:eastAsia="楷体" w:hAnsi="Times New Roman"/>
          <w:b/>
          <w:bCs/>
          <w:color w:val="000000" w:themeColor="text1"/>
          <w:sz w:val="22"/>
        </w:rPr>
        <w:t>’</w:t>
      </w:r>
      <w:proofErr w:type="gramEnd"/>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E</w:t>
      </w:r>
    </w:p>
    <w:p w14:paraId="4D7EDB78"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E</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E+T</w:t>
      </w:r>
    </w:p>
    <w:p w14:paraId="16B6615D"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E</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 xml:space="preserve">T </w:t>
      </w:r>
    </w:p>
    <w:p w14:paraId="6DC1ED4C"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T</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 xml:space="preserve">TF </w:t>
      </w:r>
    </w:p>
    <w:p w14:paraId="43B96582"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T</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 xml:space="preserve">F </w:t>
      </w:r>
    </w:p>
    <w:p w14:paraId="3A781175"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F*</w:t>
      </w:r>
    </w:p>
    <w:p w14:paraId="2B427831"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(E)</w:t>
      </w:r>
    </w:p>
    <w:p w14:paraId="3009BC9B"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hint="eastAsia"/>
          <w:b/>
          <w:bCs/>
          <w:color w:val="000000" w:themeColor="text1"/>
          <w:sz w:val="22"/>
        </w:rPr>
        <w:t>a</w:t>
      </w:r>
    </w:p>
    <w:p w14:paraId="009540C2" w14:textId="77777777" w:rsidR="00A977FC" w:rsidRPr="00CD7744" w:rsidRDefault="00A977FC" w:rsidP="00A977FC">
      <w:pPr>
        <w:pStyle w:val="a6"/>
        <w:numPr>
          <w:ilvl w:val="0"/>
          <w:numId w:val="33"/>
        </w:numPr>
        <w:ind w:firstLineChars="0"/>
        <w:rPr>
          <w:rFonts w:ascii="Times New Roman" w:eastAsia="楷体" w:hAnsi="Times New Roman"/>
          <w:b/>
          <w:bCs/>
          <w:color w:val="000000" w:themeColor="text1"/>
          <w:sz w:val="22"/>
        </w:rPr>
      </w:pPr>
      <w:r w:rsidRPr="00CD7744">
        <w:rPr>
          <w:rFonts w:ascii="Times New Roman" w:eastAsia="楷体" w:hAnsi="Times New Roman" w:hint="eastAsia"/>
          <w:b/>
          <w:bCs/>
          <w:color w:val="000000" w:themeColor="text1"/>
          <w:sz w:val="22"/>
        </w:rPr>
        <w:t>F</w:t>
      </w:r>
      <w:r w:rsidRPr="00CD7744">
        <w:rPr>
          <w:rFonts w:ascii="Times New Roman" w:eastAsia="楷体" w:hAnsi="Times New Roman" w:hint="eastAsia"/>
          <w:b/>
          <w:bCs/>
          <w:color w:val="000000" w:themeColor="text1"/>
          <w:sz w:val="22"/>
        </w:rPr>
        <w:t>→</w:t>
      </w:r>
      <w:r w:rsidRPr="00CD7744">
        <w:rPr>
          <w:rFonts w:ascii="Times New Roman" w:eastAsia="楷体" w:hAnsi="Times New Roman"/>
          <w:b/>
          <w:bCs/>
          <w:color w:val="000000" w:themeColor="text1"/>
          <w:sz w:val="22"/>
        </w:rPr>
        <w:t>b</w:t>
      </w:r>
    </w:p>
    <w:p w14:paraId="409B58C1" w14:textId="77777777" w:rsidR="00B344CA" w:rsidRDefault="00B344CA" w:rsidP="00B344CA">
      <w:pPr>
        <w:ind w:left="139" w:hangingChars="63" w:hanging="139"/>
        <w:rPr>
          <w:rFonts w:ascii="Times New Roman" w:eastAsia="楷体" w:hAnsi="Times New Roman"/>
          <w:b/>
          <w:bCs/>
          <w:color w:val="000000" w:themeColor="text1"/>
          <w:sz w:val="22"/>
        </w:rPr>
      </w:pPr>
    </w:p>
    <w:p w14:paraId="22A8BD0E" w14:textId="58A61025" w:rsidR="00B344CA" w:rsidRPr="00BC626F" w:rsidRDefault="00B344CA" w:rsidP="00B344CA">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hint="eastAsia"/>
            <w:color w:val="000000" w:themeColor="text1"/>
            <w:sz w:val="22"/>
          </w:rPr>
          <m:t>LA</m:t>
        </m:r>
        <m:r>
          <m:rPr>
            <m:sty m:val="bi"/>
          </m:rPr>
          <w:rPr>
            <w:rFonts w:ascii="Cambria Math" w:eastAsia="楷体" w:hAnsi="Cambria Math" w:cs="Times New Roman"/>
            <w:color w:val="000000" w:themeColor="text1"/>
            <w:sz w:val="22"/>
          </w:rPr>
          <m:t>LR(1)</m:t>
        </m:r>
      </m:oMath>
      <w:r>
        <w:rPr>
          <w:rFonts w:ascii="Times New Roman" w:eastAsia="楷体" w:hAnsi="Times New Roman" w:cs="Times New Roman" w:hint="eastAsia"/>
          <w:b/>
          <w:bCs/>
          <w:iCs/>
          <w:color w:val="000000" w:themeColor="text1"/>
          <w:sz w:val="22"/>
        </w:rPr>
        <w:t>分析表如下：</w:t>
      </w:r>
    </w:p>
    <w:tbl>
      <w:tblPr>
        <w:tblStyle w:val="a7"/>
        <w:tblW w:w="9523" w:type="dxa"/>
        <w:tblLook w:val="04A0" w:firstRow="1" w:lastRow="0" w:firstColumn="1" w:lastColumn="0" w:noHBand="0" w:noVBand="1"/>
      </w:tblPr>
      <w:tblGrid>
        <w:gridCol w:w="747"/>
        <w:gridCol w:w="773"/>
        <w:gridCol w:w="62"/>
        <w:gridCol w:w="970"/>
        <w:gridCol w:w="1134"/>
        <w:gridCol w:w="727"/>
        <w:gridCol w:w="974"/>
        <w:gridCol w:w="1134"/>
        <w:gridCol w:w="849"/>
        <w:gridCol w:w="24"/>
        <w:gridCol w:w="743"/>
        <w:gridCol w:w="695"/>
        <w:gridCol w:w="667"/>
        <w:gridCol w:w="24"/>
      </w:tblGrid>
      <w:tr w:rsidR="00531FEC" w14:paraId="197A767A" w14:textId="77777777" w:rsidTr="00143ADA">
        <w:tc>
          <w:tcPr>
            <w:tcW w:w="747" w:type="dxa"/>
            <w:vMerge w:val="restart"/>
            <w:tcBorders>
              <w:top w:val="single" w:sz="12" w:space="0" w:color="auto"/>
              <w:left w:val="nil"/>
            </w:tcBorders>
            <w:vAlign w:val="center"/>
          </w:tcPr>
          <w:p w14:paraId="3E698CDD"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835" w:type="dxa"/>
            <w:gridSpan w:val="2"/>
            <w:tcBorders>
              <w:top w:val="single" w:sz="12" w:space="0" w:color="auto"/>
            </w:tcBorders>
          </w:tcPr>
          <w:p w14:paraId="56BEECC4" w14:textId="77777777" w:rsidR="00531FEC" w:rsidRDefault="00531FEC" w:rsidP="00FE1B3C">
            <w:pPr>
              <w:jc w:val="center"/>
              <w:rPr>
                <w:rFonts w:ascii="Times New Roman" w:eastAsia="楷体" w:hAnsi="Times New Roman" w:cs="Times New Roman"/>
                <w:b/>
                <w:bCs/>
                <w:iCs/>
                <w:color w:val="000000" w:themeColor="text1"/>
                <w:sz w:val="22"/>
              </w:rPr>
            </w:pPr>
          </w:p>
        </w:tc>
        <w:tc>
          <w:tcPr>
            <w:tcW w:w="5812" w:type="dxa"/>
            <w:gridSpan w:val="7"/>
            <w:tcBorders>
              <w:top w:val="single" w:sz="12" w:space="0" w:color="auto"/>
            </w:tcBorders>
          </w:tcPr>
          <w:p w14:paraId="724DDEC3" w14:textId="6E192C21"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2129" w:type="dxa"/>
            <w:gridSpan w:val="4"/>
            <w:tcBorders>
              <w:top w:val="single" w:sz="12" w:space="0" w:color="auto"/>
              <w:right w:val="nil"/>
            </w:tcBorders>
            <w:vAlign w:val="center"/>
          </w:tcPr>
          <w:p w14:paraId="3067CEEF"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531FEC" w14:paraId="6876A0A9" w14:textId="77777777" w:rsidTr="00143ADA">
        <w:trPr>
          <w:gridAfter w:val="1"/>
          <w:wAfter w:w="24" w:type="dxa"/>
        </w:trPr>
        <w:tc>
          <w:tcPr>
            <w:tcW w:w="747" w:type="dxa"/>
            <w:vMerge/>
            <w:tcBorders>
              <w:left w:val="nil"/>
              <w:bottom w:val="single" w:sz="4" w:space="0" w:color="auto"/>
            </w:tcBorders>
            <w:vAlign w:val="center"/>
          </w:tcPr>
          <w:p w14:paraId="0A1FDD06" w14:textId="77777777" w:rsidR="00531FEC" w:rsidRDefault="00531FEC" w:rsidP="00FE1B3C">
            <w:pPr>
              <w:jc w:val="center"/>
              <w:rPr>
                <w:rFonts w:ascii="Times New Roman" w:eastAsia="楷体" w:hAnsi="Times New Roman" w:cs="Times New Roman"/>
                <w:b/>
                <w:bCs/>
                <w:iCs/>
                <w:color w:val="000000" w:themeColor="text1"/>
                <w:sz w:val="22"/>
              </w:rPr>
            </w:pPr>
          </w:p>
        </w:tc>
        <w:tc>
          <w:tcPr>
            <w:tcW w:w="773" w:type="dxa"/>
            <w:tcBorders>
              <w:bottom w:val="single" w:sz="4" w:space="0" w:color="auto"/>
            </w:tcBorders>
            <w:vAlign w:val="center"/>
          </w:tcPr>
          <w:p w14:paraId="036ED339" w14:textId="450C7606"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m:t>
                </m:r>
              </m:oMath>
            </m:oMathPara>
          </w:p>
        </w:tc>
        <w:tc>
          <w:tcPr>
            <w:tcW w:w="1032" w:type="dxa"/>
            <w:gridSpan w:val="2"/>
            <w:tcBorders>
              <w:bottom w:val="single" w:sz="4" w:space="0" w:color="auto"/>
            </w:tcBorders>
            <w:vAlign w:val="center"/>
          </w:tcPr>
          <w:p w14:paraId="4DA9F358" w14:textId="28657819"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w:t>
            </w:r>
          </w:p>
        </w:tc>
        <w:tc>
          <w:tcPr>
            <w:tcW w:w="1134" w:type="dxa"/>
            <w:tcBorders>
              <w:bottom w:val="single" w:sz="4" w:space="0" w:color="auto"/>
            </w:tcBorders>
            <w:vAlign w:val="center"/>
          </w:tcPr>
          <w:p w14:paraId="0BE9554F" w14:textId="47B51298" w:rsidR="00531FEC" w:rsidRPr="00531FEC" w:rsidRDefault="00531FEC" w:rsidP="00FE1B3C">
            <w:pPr>
              <w:jc w:val="center"/>
              <w:rPr>
                <w:rFonts w:ascii="Times New Roman" w:eastAsia="楷体" w:hAnsi="Times New Roman" w:cs="Times New Roman"/>
                <w:b/>
                <w:bCs/>
                <w:i/>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727" w:type="dxa"/>
            <w:tcBorders>
              <w:bottom w:val="single" w:sz="4" w:space="0" w:color="auto"/>
            </w:tcBorders>
          </w:tcPr>
          <w:p w14:paraId="117A5F1D" w14:textId="2C66D896" w:rsidR="00531FEC" w:rsidRDefault="00531FEC" w:rsidP="00FE1B3C">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974" w:type="dxa"/>
            <w:tcBorders>
              <w:bottom w:val="single" w:sz="4" w:space="0" w:color="auto"/>
            </w:tcBorders>
          </w:tcPr>
          <w:p w14:paraId="1E9FA3D8" w14:textId="2462CFCC" w:rsidR="00531FEC" w:rsidRDefault="00531FEC" w:rsidP="00FE1B3C">
            <w:pPr>
              <w:jc w:val="center"/>
              <w:rPr>
                <w:rFonts w:ascii="楷体" w:eastAsia="楷体" w:hAnsi="楷体" w:cs="宋体"/>
                <w:b/>
                <w:color w:val="000000" w:themeColor="text1"/>
                <w:sz w:val="22"/>
              </w:rPr>
            </w:pPr>
            <w:r>
              <w:rPr>
                <w:rFonts w:ascii="楷体" w:eastAsia="楷体" w:hAnsi="楷体" w:cs="宋体" w:hint="eastAsia"/>
                <w:b/>
                <w:color w:val="000000" w:themeColor="text1"/>
                <w:sz w:val="22"/>
              </w:rPr>
              <w:t>a</w:t>
            </w:r>
          </w:p>
        </w:tc>
        <w:tc>
          <w:tcPr>
            <w:tcW w:w="1134" w:type="dxa"/>
            <w:tcBorders>
              <w:bottom w:val="single" w:sz="4" w:space="0" w:color="auto"/>
            </w:tcBorders>
          </w:tcPr>
          <w:p w14:paraId="63ECE26C" w14:textId="1CB25676" w:rsidR="00531FEC" w:rsidRDefault="00531FEC" w:rsidP="00FE1B3C">
            <w:pPr>
              <w:jc w:val="center"/>
              <w:rPr>
                <w:rFonts w:ascii="楷体" w:eastAsia="楷体" w:hAnsi="楷体" w:cs="宋体"/>
                <w:b/>
                <w:color w:val="000000" w:themeColor="text1"/>
                <w:sz w:val="22"/>
              </w:rPr>
            </w:pPr>
            <w:r>
              <w:rPr>
                <w:rFonts w:ascii="楷体" w:eastAsia="楷体" w:hAnsi="楷体" w:cs="宋体" w:hint="eastAsia"/>
                <w:b/>
                <w:color w:val="000000" w:themeColor="text1"/>
                <w:sz w:val="22"/>
              </w:rPr>
              <w:t>b</w:t>
            </w:r>
          </w:p>
        </w:tc>
        <w:tc>
          <w:tcPr>
            <w:tcW w:w="849" w:type="dxa"/>
            <w:tcBorders>
              <w:bottom w:val="single" w:sz="4" w:space="0" w:color="auto"/>
            </w:tcBorders>
            <w:vAlign w:val="center"/>
          </w:tcPr>
          <w:p w14:paraId="6D5D53CF" w14:textId="758E01ED"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767" w:type="dxa"/>
            <w:gridSpan w:val="2"/>
            <w:tcBorders>
              <w:bottom w:val="single" w:sz="4" w:space="0" w:color="auto"/>
              <w:right w:val="nil"/>
            </w:tcBorders>
            <w:vAlign w:val="center"/>
          </w:tcPr>
          <w:p w14:paraId="30650AD6" w14:textId="25DB4DBB" w:rsidR="00531FEC" w:rsidRDefault="00EC0B47"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E</m:t>
                </m:r>
              </m:oMath>
            </m:oMathPara>
          </w:p>
        </w:tc>
        <w:tc>
          <w:tcPr>
            <w:tcW w:w="695" w:type="dxa"/>
            <w:tcBorders>
              <w:bottom w:val="single" w:sz="4" w:space="0" w:color="auto"/>
              <w:right w:val="nil"/>
            </w:tcBorders>
          </w:tcPr>
          <w:p w14:paraId="2F5D771B" w14:textId="1CF54350" w:rsidR="00531FEC" w:rsidRDefault="00EC0B47" w:rsidP="00FE1B3C">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T</m:t>
                </m:r>
              </m:oMath>
            </m:oMathPara>
          </w:p>
        </w:tc>
        <w:tc>
          <w:tcPr>
            <w:tcW w:w="667" w:type="dxa"/>
            <w:tcBorders>
              <w:bottom w:val="single" w:sz="4" w:space="0" w:color="auto"/>
              <w:right w:val="nil"/>
            </w:tcBorders>
          </w:tcPr>
          <w:p w14:paraId="2FAF059A" w14:textId="6B69F1F9" w:rsidR="00531FEC" w:rsidRDefault="00EC0B47" w:rsidP="00FE1B3C">
            <w:pPr>
              <w:jc w:val="center"/>
              <w:rPr>
                <w:rFonts w:ascii="楷体" w:eastAsia="楷体" w:hAnsi="楷体" w:cs="宋体"/>
                <w:b/>
                <w:color w:val="000000" w:themeColor="text1"/>
                <w:sz w:val="22"/>
              </w:rPr>
            </w:pPr>
            <w:r>
              <w:rPr>
                <w:rFonts w:ascii="楷体" w:eastAsia="楷体" w:hAnsi="楷体" w:cs="宋体" w:hint="eastAsia"/>
                <w:b/>
                <w:color w:val="000000" w:themeColor="text1"/>
                <w:sz w:val="22"/>
              </w:rPr>
              <w:t>F</w:t>
            </w:r>
          </w:p>
        </w:tc>
      </w:tr>
      <w:tr w:rsidR="00531FEC" w14:paraId="66B48FEF" w14:textId="77777777" w:rsidTr="00143ADA">
        <w:trPr>
          <w:gridAfter w:val="1"/>
          <w:wAfter w:w="24" w:type="dxa"/>
        </w:trPr>
        <w:tc>
          <w:tcPr>
            <w:tcW w:w="747" w:type="dxa"/>
            <w:tcBorders>
              <w:top w:val="single" w:sz="4" w:space="0" w:color="auto"/>
              <w:left w:val="nil"/>
              <w:bottom w:val="nil"/>
              <w:right w:val="single" w:sz="4" w:space="0" w:color="auto"/>
            </w:tcBorders>
            <w:vAlign w:val="center"/>
          </w:tcPr>
          <w:p w14:paraId="29FE6AAF"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773" w:type="dxa"/>
            <w:tcBorders>
              <w:top w:val="single" w:sz="4" w:space="0" w:color="auto"/>
              <w:left w:val="single" w:sz="4" w:space="0" w:color="auto"/>
              <w:bottom w:val="nil"/>
              <w:right w:val="single" w:sz="4" w:space="0" w:color="auto"/>
            </w:tcBorders>
            <w:vAlign w:val="center"/>
          </w:tcPr>
          <w:p w14:paraId="204F75A5" w14:textId="77777777" w:rsidR="00531FEC" w:rsidRDefault="00531FEC" w:rsidP="00FE1B3C">
            <w:pPr>
              <w:jc w:val="center"/>
              <w:rPr>
                <w:rFonts w:ascii="Times New Roman" w:eastAsia="楷体" w:hAnsi="Times New Roman" w:cs="Times New Roman"/>
                <w:b/>
                <w:bCs/>
                <w:iCs/>
                <w:color w:val="000000" w:themeColor="text1"/>
                <w:sz w:val="22"/>
              </w:rPr>
            </w:pPr>
          </w:p>
        </w:tc>
        <w:tc>
          <w:tcPr>
            <w:tcW w:w="1032" w:type="dxa"/>
            <w:gridSpan w:val="2"/>
            <w:tcBorders>
              <w:top w:val="single" w:sz="4" w:space="0" w:color="auto"/>
              <w:left w:val="single" w:sz="4" w:space="0" w:color="auto"/>
              <w:bottom w:val="nil"/>
              <w:right w:val="single" w:sz="4" w:space="0" w:color="auto"/>
            </w:tcBorders>
            <w:vAlign w:val="center"/>
          </w:tcPr>
          <w:p w14:paraId="23610C04" w14:textId="77777777" w:rsidR="00531FEC" w:rsidRDefault="00531FEC" w:rsidP="00FE1B3C">
            <w:pPr>
              <w:jc w:val="center"/>
              <w:rPr>
                <w:rFonts w:ascii="Times New Roman" w:eastAsia="楷体" w:hAnsi="Times New Roman" w:cs="Times New Roman"/>
                <w:b/>
                <w:bCs/>
                <w:iCs/>
                <w:color w:val="000000" w:themeColor="text1"/>
                <w:sz w:val="22"/>
              </w:rPr>
            </w:pPr>
          </w:p>
        </w:tc>
        <w:tc>
          <w:tcPr>
            <w:tcW w:w="1134" w:type="dxa"/>
            <w:tcBorders>
              <w:top w:val="single" w:sz="4" w:space="0" w:color="auto"/>
              <w:left w:val="single" w:sz="4" w:space="0" w:color="auto"/>
              <w:bottom w:val="nil"/>
              <w:right w:val="single" w:sz="4" w:space="0" w:color="auto"/>
            </w:tcBorders>
            <w:vAlign w:val="center"/>
          </w:tcPr>
          <w:p w14:paraId="5D16BD75" w14:textId="5035CCA6" w:rsidR="00531FEC" w:rsidRDefault="00EF37EA"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8</m:t>
                </m:r>
              </m:oMath>
            </m:oMathPara>
          </w:p>
        </w:tc>
        <w:tc>
          <w:tcPr>
            <w:tcW w:w="727" w:type="dxa"/>
            <w:tcBorders>
              <w:top w:val="single" w:sz="4" w:space="0" w:color="auto"/>
              <w:left w:val="single" w:sz="4" w:space="0" w:color="auto"/>
              <w:bottom w:val="nil"/>
              <w:right w:val="single" w:sz="4" w:space="0" w:color="auto"/>
            </w:tcBorders>
          </w:tcPr>
          <w:p w14:paraId="4C6F20B2" w14:textId="74C63031" w:rsidR="00531FEC" w:rsidRDefault="00531FEC" w:rsidP="00FE1B3C">
            <w:pPr>
              <w:jc w:val="center"/>
              <w:rPr>
                <w:rFonts w:ascii="Times New Roman" w:eastAsia="楷体" w:hAnsi="Times New Roman" w:cs="Times New Roman"/>
                <w:b/>
                <w:bCs/>
                <w:iCs/>
                <w:color w:val="000000" w:themeColor="text1"/>
                <w:sz w:val="22"/>
              </w:rPr>
            </w:pPr>
          </w:p>
        </w:tc>
        <w:tc>
          <w:tcPr>
            <w:tcW w:w="974" w:type="dxa"/>
            <w:tcBorders>
              <w:top w:val="single" w:sz="4" w:space="0" w:color="auto"/>
              <w:left w:val="single" w:sz="4" w:space="0" w:color="auto"/>
              <w:bottom w:val="nil"/>
              <w:right w:val="single" w:sz="4" w:space="0" w:color="auto"/>
            </w:tcBorders>
          </w:tcPr>
          <w:p w14:paraId="5E463BC8" w14:textId="77777777"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134" w:type="dxa"/>
            <w:tcBorders>
              <w:top w:val="single" w:sz="4" w:space="0" w:color="auto"/>
              <w:left w:val="single" w:sz="4" w:space="0" w:color="auto"/>
              <w:bottom w:val="nil"/>
              <w:right w:val="single" w:sz="4" w:space="0" w:color="auto"/>
            </w:tcBorders>
          </w:tcPr>
          <w:p w14:paraId="3CC03F6F" w14:textId="7233ACA7" w:rsidR="00531FEC" w:rsidRDefault="00EC0B47"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9" w:type="dxa"/>
            <w:tcBorders>
              <w:top w:val="single" w:sz="4" w:space="0" w:color="auto"/>
              <w:left w:val="single" w:sz="4" w:space="0" w:color="auto"/>
              <w:bottom w:val="nil"/>
              <w:right w:val="single" w:sz="4" w:space="0" w:color="auto"/>
            </w:tcBorders>
            <w:vAlign w:val="center"/>
          </w:tcPr>
          <w:p w14:paraId="47704FCE" w14:textId="11B736DC" w:rsidR="00531FEC" w:rsidRDefault="00531FEC" w:rsidP="00FE1B3C">
            <w:pPr>
              <w:jc w:val="center"/>
              <w:rPr>
                <w:rFonts w:ascii="Times New Roman" w:eastAsia="楷体" w:hAnsi="Times New Roman" w:cs="Times New Roman"/>
                <w:b/>
                <w:bCs/>
                <w:iCs/>
                <w:color w:val="000000" w:themeColor="text1"/>
                <w:sz w:val="22"/>
              </w:rPr>
            </w:pPr>
          </w:p>
        </w:tc>
        <w:tc>
          <w:tcPr>
            <w:tcW w:w="767" w:type="dxa"/>
            <w:gridSpan w:val="2"/>
            <w:tcBorders>
              <w:top w:val="single" w:sz="4" w:space="0" w:color="auto"/>
              <w:left w:val="single" w:sz="4" w:space="0" w:color="auto"/>
              <w:bottom w:val="nil"/>
              <w:right w:val="nil"/>
            </w:tcBorders>
            <w:vAlign w:val="center"/>
          </w:tcPr>
          <w:p w14:paraId="3AB27E1C"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695" w:type="dxa"/>
            <w:tcBorders>
              <w:top w:val="single" w:sz="4" w:space="0" w:color="auto"/>
              <w:left w:val="single" w:sz="4" w:space="0" w:color="auto"/>
              <w:bottom w:val="nil"/>
              <w:right w:val="nil"/>
            </w:tcBorders>
          </w:tcPr>
          <w:p w14:paraId="6C9CBDB4" w14:textId="4CBF584D" w:rsidR="00531FEC" w:rsidRDefault="00EC0B47"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2</w:t>
            </w:r>
          </w:p>
        </w:tc>
        <w:tc>
          <w:tcPr>
            <w:tcW w:w="667" w:type="dxa"/>
            <w:tcBorders>
              <w:top w:val="single" w:sz="4" w:space="0" w:color="auto"/>
              <w:left w:val="single" w:sz="4" w:space="0" w:color="auto"/>
              <w:bottom w:val="nil"/>
              <w:right w:val="nil"/>
            </w:tcBorders>
          </w:tcPr>
          <w:p w14:paraId="542691CF" w14:textId="4104DFB1" w:rsidR="00531FEC" w:rsidRDefault="00EC0B47"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3</w:t>
            </w:r>
          </w:p>
        </w:tc>
      </w:tr>
      <w:tr w:rsidR="00531FEC" w14:paraId="77488DB9" w14:textId="77777777" w:rsidTr="00143ADA">
        <w:trPr>
          <w:gridAfter w:val="1"/>
          <w:wAfter w:w="24" w:type="dxa"/>
        </w:trPr>
        <w:tc>
          <w:tcPr>
            <w:tcW w:w="747" w:type="dxa"/>
            <w:tcBorders>
              <w:top w:val="nil"/>
              <w:left w:val="nil"/>
              <w:bottom w:val="nil"/>
              <w:right w:val="single" w:sz="4" w:space="0" w:color="auto"/>
            </w:tcBorders>
            <w:vAlign w:val="center"/>
          </w:tcPr>
          <w:p w14:paraId="3802A695"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773" w:type="dxa"/>
            <w:tcBorders>
              <w:top w:val="nil"/>
              <w:left w:val="single" w:sz="4" w:space="0" w:color="auto"/>
              <w:bottom w:val="nil"/>
              <w:right w:val="single" w:sz="4" w:space="0" w:color="auto"/>
            </w:tcBorders>
            <w:vAlign w:val="center"/>
          </w:tcPr>
          <w:p w14:paraId="58BD650A" w14:textId="53FC3959" w:rsidR="00531FEC" w:rsidRDefault="00EC0B47"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1032" w:type="dxa"/>
            <w:gridSpan w:val="2"/>
            <w:tcBorders>
              <w:top w:val="nil"/>
              <w:left w:val="single" w:sz="4" w:space="0" w:color="auto"/>
              <w:bottom w:val="nil"/>
              <w:right w:val="single" w:sz="4" w:space="0" w:color="auto"/>
            </w:tcBorders>
            <w:vAlign w:val="center"/>
          </w:tcPr>
          <w:p w14:paraId="74DA1256" w14:textId="07DCB7BE" w:rsidR="00531FEC" w:rsidRDefault="00531FEC" w:rsidP="00FE1B3C">
            <w:pPr>
              <w:jc w:val="center"/>
              <w:rPr>
                <w:rFonts w:ascii="Times New Roman" w:eastAsia="楷体" w:hAnsi="Times New Roman" w:cs="Times New Roman"/>
                <w:b/>
                <w:bCs/>
                <w:iCs/>
                <w:color w:val="000000" w:themeColor="text1"/>
                <w:sz w:val="22"/>
              </w:rPr>
            </w:pPr>
          </w:p>
        </w:tc>
        <w:tc>
          <w:tcPr>
            <w:tcW w:w="1134" w:type="dxa"/>
            <w:tcBorders>
              <w:top w:val="nil"/>
              <w:left w:val="single" w:sz="4" w:space="0" w:color="auto"/>
              <w:bottom w:val="nil"/>
              <w:right w:val="single" w:sz="4" w:space="0" w:color="auto"/>
            </w:tcBorders>
            <w:vAlign w:val="center"/>
          </w:tcPr>
          <w:p w14:paraId="6CFE680C" w14:textId="0E30F968" w:rsidR="00531FEC" w:rsidRDefault="00531FEC" w:rsidP="00FE1B3C">
            <w:pPr>
              <w:jc w:val="center"/>
              <w:rPr>
                <w:rFonts w:ascii="Times New Roman" w:eastAsia="楷体" w:hAnsi="Times New Roman" w:cs="Times New Roman"/>
                <w:b/>
                <w:bCs/>
                <w:iCs/>
                <w:color w:val="000000" w:themeColor="text1"/>
                <w:sz w:val="22"/>
              </w:rPr>
            </w:pPr>
          </w:p>
        </w:tc>
        <w:tc>
          <w:tcPr>
            <w:tcW w:w="727" w:type="dxa"/>
            <w:tcBorders>
              <w:top w:val="nil"/>
              <w:left w:val="single" w:sz="4" w:space="0" w:color="auto"/>
              <w:bottom w:val="nil"/>
              <w:right w:val="single" w:sz="4" w:space="0" w:color="auto"/>
            </w:tcBorders>
          </w:tcPr>
          <w:p w14:paraId="76EA8978" w14:textId="77777777" w:rsidR="00531FEC" w:rsidRDefault="00531FEC" w:rsidP="00FE1B3C">
            <w:pPr>
              <w:jc w:val="center"/>
              <w:rPr>
                <w:rFonts w:ascii="楷体" w:eastAsia="楷体" w:hAnsi="楷体" w:cs="Times New Roman"/>
                <w:b/>
                <w:color w:val="000000" w:themeColor="text1"/>
                <w:sz w:val="22"/>
              </w:rPr>
            </w:pPr>
          </w:p>
        </w:tc>
        <w:tc>
          <w:tcPr>
            <w:tcW w:w="974" w:type="dxa"/>
            <w:tcBorders>
              <w:top w:val="nil"/>
              <w:left w:val="single" w:sz="4" w:space="0" w:color="auto"/>
              <w:bottom w:val="nil"/>
              <w:right w:val="single" w:sz="4" w:space="0" w:color="auto"/>
            </w:tcBorders>
          </w:tcPr>
          <w:p w14:paraId="1EA8BD34" w14:textId="77777777" w:rsidR="00531FEC" w:rsidRDefault="00531FEC" w:rsidP="00FE1B3C">
            <w:pPr>
              <w:jc w:val="center"/>
              <w:rPr>
                <w:rFonts w:ascii="楷体" w:eastAsia="楷体" w:hAnsi="楷体" w:cs="Times New Roman"/>
                <w:b/>
                <w:color w:val="000000" w:themeColor="text1"/>
                <w:sz w:val="22"/>
              </w:rPr>
            </w:pPr>
          </w:p>
        </w:tc>
        <w:tc>
          <w:tcPr>
            <w:tcW w:w="1134" w:type="dxa"/>
            <w:tcBorders>
              <w:top w:val="nil"/>
              <w:left w:val="single" w:sz="4" w:space="0" w:color="auto"/>
              <w:bottom w:val="nil"/>
              <w:right w:val="single" w:sz="4" w:space="0" w:color="auto"/>
            </w:tcBorders>
          </w:tcPr>
          <w:p w14:paraId="75837880" w14:textId="77777777" w:rsidR="00531FEC" w:rsidRDefault="00531FEC" w:rsidP="00FE1B3C">
            <w:pPr>
              <w:jc w:val="center"/>
              <w:rPr>
                <w:rFonts w:ascii="楷体" w:eastAsia="楷体" w:hAnsi="楷体" w:cs="Times New Roman"/>
                <w:b/>
                <w:color w:val="000000" w:themeColor="text1"/>
                <w:sz w:val="22"/>
              </w:rPr>
            </w:pPr>
          </w:p>
        </w:tc>
        <w:tc>
          <w:tcPr>
            <w:tcW w:w="849" w:type="dxa"/>
            <w:tcBorders>
              <w:top w:val="nil"/>
              <w:left w:val="single" w:sz="4" w:space="0" w:color="auto"/>
              <w:bottom w:val="nil"/>
              <w:right w:val="single" w:sz="4" w:space="0" w:color="auto"/>
            </w:tcBorders>
            <w:vAlign w:val="center"/>
          </w:tcPr>
          <w:p w14:paraId="4A6F2A10" w14:textId="364E50EE"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767" w:type="dxa"/>
            <w:gridSpan w:val="2"/>
            <w:tcBorders>
              <w:top w:val="nil"/>
              <w:left w:val="single" w:sz="4" w:space="0" w:color="auto"/>
              <w:bottom w:val="nil"/>
              <w:right w:val="nil"/>
            </w:tcBorders>
            <w:vAlign w:val="center"/>
          </w:tcPr>
          <w:p w14:paraId="25AD8E2B" w14:textId="77777777" w:rsidR="00531FEC" w:rsidRDefault="00531FEC"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0E33BFBF" w14:textId="77777777" w:rsidR="00531FEC" w:rsidRDefault="00531FEC"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724FB7BC" w14:textId="77777777" w:rsidR="00531FEC" w:rsidRDefault="00531FEC" w:rsidP="00FE1B3C">
            <w:pPr>
              <w:jc w:val="center"/>
              <w:rPr>
                <w:rFonts w:ascii="Times New Roman" w:eastAsia="楷体" w:hAnsi="Times New Roman" w:cs="Times New Roman"/>
                <w:b/>
                <w:bCs/>
                <w:iCs/>
                <w:color w:val="000000" w:themeColor="text1"/>
                <w:sz w:val="22"/>
              </w:rPr>
            </w:pPr>
          </w:p>
        </w:tc>
      </w:tr>
      <w:tr w:rsidR="00EF37EA" w14:paraId="68DFC619" w14:textId="77777777" w:rsidTr="00143ADA">
        <w:trPr>
          <w:gridAfter w:val="1"/>
          <w:wAfter w:w="24" w:type="dxa"/>
        </w:trPr>
        <w:tc>
          <w:tcPr>
            <w:tcW w:w="747" w:type="dxa"/>
            <w:tcBorders>
              <w:top w:val="nil"/>
              <w:left w:val="nil"/>
              <w:bottom w:val="nil"/>
              <w:right w:val="single" w:sz="4" w:space="0" w:color="auto"/>
            </w:tcBorders>
            <w:vAlign w:val="center"/>
          </w:tcPr>
          <w:p w14:paraId="3571D7BC" w14:textId="77777777" w:rsidR="00EF37EA" w:rsidRDefault="00EF37EA" w:rsidP="00EF37EA">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773" w:type="dxa"/>
            <w:tcBorders>
              <w:top w:val="nil"/>
              <w:left w:val="single" w:sz="4" w:space="0" w:color="auto"/>
              <w:bottom w:val="nil"/>
              <w:right w:val="single" w:sz="4" w:space="0" w:color="auto"/>
            </w:tcBorders>
            <w:vAlign w:val="center"/>
          </w:tcPr>
          <w:p w14:paraId="6B6E25EE" w14:textId="6E09A412" w:rsidR="00EF37EA" w:rsidRDefault="00EF37EA" w:rsidP="00EF37EA">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032" w:type="dxa"/>
            <w:gridSpan w:val="2"/>
            <w:tcBorders>
              <w:top w:val="nil"/>
              <w:left w:val="single" w:sz="4" w:space="0" w:color="auto"/>
              <w:bottom w:val="nil"/>
              <w:right w:val="single" w:sz="4" w:space="0" w:color="auto"/>
            </w:tcBorders>
            <w:vAlign w:val="center"/>
          </w:tcPr>
          <w:p w14:paraId="7BB2051B" w14:textId="3CB4CEFA" w:rsidR="00EF37EA" w:rsidRDefault="00EF37EA" w:rsidP="00EF37EA">
            <w:pPr>
              <w:jc w:val="center"/>
              <w:rPr>
                <w:rFonts w:ascii="Times New Roman" w:eastAsia="楷体" w:hAnsi="Times New Roman" w:cs="Times New Roman"/>
                <w:b/>
                <w:bCs/>
                <w:iCs/>
                <w:color w:val="000000" w:themeColor="text1"/>
                <w:sz w:val="22"/>
              </w:rPr>
            </w:pPr>
          </w:p>
        </w:tc>
        <w:tc>
          <w:tcPr>
            <w:tcW w:w="1134" w:type="dxa"/>
            <w:tcBorders>
              <w:top w:val="nil"/>
              <w:left w:val="single" w:sz="4" w:space="0" w:color="auto"/>
              <w:bottom w:val="nil"/>
              <w:right w:val="single" w:sz="4" w:space="0" w:color="auto"/>
            </w:tcBorders>
            <w:vAlign w:val="center"/>
          </w:tcPr>
          <w:p w14:paraId="777AE181" w14:textId="054CC017" w:rsidR="00EF37EA" w:rsidRDefault="00EF37EA" w:rsidP="00EF37EA">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8</m:t>
                </m:r>
              </m:oMath>
            </m:oMathPara>
          </w:p>
        </w:tc>
        <w:tc>
          <w:tcPr>
            <w:tcW w:w="727" w:type="dxa"/>
            <w:tcBorders>
              <w:top w:val="nil"/>
              <w:left w:val="single" w:sz="4" w:space="0" w:color="auto"/>
              <w:bottom w:val="nil"/>
              <w:right w:val="single" w:sz="4" w:space="0" w:color="auto"/>
            </w:tcBorders>
          </w:tcPr>
          <w:p w14:paraId="402A0614" w14:textId="5F530B3B" w:rsidR="00EF37EA" w:rsidRDefault="00EF37EA" w:rsidP="00EF37EA">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974" w:type="dxa"/>
            <w:tcBorders>
              <w:top w:val="nil"/>
              <w:left w:val="single" w:sz="4" w:space="0" w:color="auto"/>
              <w:bottom w:val="nil"/>
              <w:right w:val="single" w:sz="4" w:space="0" w:color="auto"/>
            </w:tcBorders>
          </w:tcPr>
          <w:p w14:paraId="2737FC9E" w14:textId="1078FC80" w:rsidR="00EF37EA" w:rsidRDefault="00EF37EA" w:rsidP="00EF37EA">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134" w:type="dxa"/>
            <w:tcBorders>
              <w:top w:val="nil"/>
              <w:left w:val="single" w:sz="4" w:space="0" w:color="auto"/>
              <w:bottom w:val="nil"/>
              <w:right w:val="single" w:sz="4" w:space="0" w:color="auto"/>
            </w:tcBorders>
          </w:tcPr>
          <w:p w14:paraId="150860F9" w14:textId="74494A58" w:rsidR="00EF37EA" w:rsidRDefault="00EF37EA" w:rsidP="00EF37EA">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9" w:type="dxa"/>
            <w:tcBorders>
              <w:top w:val="nil"/>
              <w:left w:val="single" w:sz="4" w:space="0" w:color="auto"/>
              <w:bottom w:val="nil"/>
              <w:right w:val="single" w:sz="4" w:space="0" w:color="auto"/>
            </w:tcBorders>
            <w:vAlign w:val="center"/>
          </w:tcPr>
          <w:p w14:paraId="29E2FA96" w14:textId="0F5B512E" w:rsidR="00EF37EA" w:rsidRDefault="00EF37EA" w:rsidP="00EF37EA">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767" w:type="dxa"/>
            <w:gridSpan w:val="2"/>
            <w:tcBorders>
              <w:top w:val="nil"/>
              <w:left w:val="single" w:sz="4" w:space="0" w:color="auto"/>
              <w:bottom w:val="nil"/>
              <w:right w:val="nil"/>
            </w:tcBorders>
            <w:vAlign w:val="center"/>
          </w:tcPr>
          <w:p w14:paraId="03B42762" w14:textId="77777777" w:rsidR="00EF37EA" w:rsidRDefault="00EF37EA" w:rsidP="00EF37EA">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31579ABE" w14:textId="77777777" w:rsidR="00EF37EA" w:rsidRDefault="00EF37EA" w:rsidP="00EF37EA">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08D83116" w14:textId="28866B7F" w:rsidR="00EF37EA" w:rsidRDefault="00EF37EA" w:rsidP="00EF37EA">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r>
      <w:tr w:rsidR="00531FEC" w14:paraId="6D1788B9" w14:textId="77777777" w:rsidTr="00143ADA">
        <w:trPr>
          <w:gridAfter w:val="1"/>
          <w:wAfter w:w="24" w:type="dxa"/>
        </w:trPr>
        <w:tc>
          <w:tcPr>
            <w:tcW w:w="747" w:type="dxa"/>
            <w:tcBorders>
              <w:top w:val="nil"/>
              <w:left w:val="nil"/>
              <w:bottom w:val="nil"/>
              <w:right w:val="single" w:sz="4" w:space="0" w:color="auto"/>
            </w:tcBorders>
            <w:vAlign w:val="center"/>
          </w:tcPr>
          <w:p w14:paraId="6BBF9442"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773" w:type="dxa"/>
            <w:tcBorders>
              <w:top w:val="nil"/>
              <w:left w:val="single" w:sz="4" w:space="0" w:color="auto"/>
              <w:bottom w:val="nil"/>
              <w:right w:val="single" w:sz="4" w:space="0" w:color="auto"/>
            </w:tcBorders>
            <w:vAlign w:val="center"/>
          </w:tcPr>
          <w:p w14:paraId="2FA78663" w14:textId="2FF8AC88" w:rsidR="00531FEC" w:rsidRDefault="0083233E"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032" w:type="dxa"/>
            <w:gridSpan w:val="2"/>
            <w:tcBorders>
              <w:top w:val="nil"/>
              <w:left w:val="single" w:sz="4" w:space="0" w:color="auto"/>
              <w:bottom w:val="nil"/>
              <w:right w:val="single" w:sz="4" w:space="0" w:color="auto"/>
            </w:tcBorders>
            <w:vAlign w:val="center"/>
          </w:tcPr>
          <w:p w14:paraId="48DB58B5" w14:textId="5693EF34" w:rsidR="00531FEC" w:rsidRPr="0030079B" w:rsidRDefault="0083233E" w:rsidP="00FE1B3C">
            <w:pPr>
              <w:jc w:val="center"/>
              <w:rPr>
                <w:rFonts w:ascii="Times New Roman" w:eastAsia="楷体" w:hAnsi="Times New Roman" w:cs="Times New Roman"/>
                <w:b/>
                <w:bCs/>
                <w:i/>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9</m:t>
                </m:r>
              </m:oMath>
            </m:oMathPara>
          </w:p>
        </w:tc>
        <w:tc>
          <w:tcPr>
            <w:tcW w:w="1134" w:type="dxa"/>
            <w:tcBorders>
              <w:top w:val="nil"/>
              <w:left w:val="single" w:sz="4" w:space="0" w:color="auto"/>
              <w:bottom w:val="nil"/>
              <w:right w:val="single" w:sz="4" w:space="0" w:color="auto"/>
            </w:tcBorders>
            <w:vAlign w:val="center"/>
          </w:tcPr>
          <w:p w14:paraId="21E7024E" w14:textId="7785A3EC" w:rsidR="00531FEC" w:rsidRDefault="0083233E"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727" w:type="dxa"/>
            <w:tcBorders>
              <w:top w:val="nil"/>
              <w:left w:val="single" w:sz="4" w:space="0" w:color="auto"/>
              <w:bottom w:val="nil"/>
              <w:right w:val="single" w:sz="4" w:space="0" w:color="auto"/>
            </w:tcBorders>
          </w:tcPr>
          <w:p w14:paraId="3650290D" w14:textId="26CCC372" w:rsidR="00531FEC" w:rsidRDefault="0083233E"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974" w:type="dxa"/>
            <w:tcBorders>
              <w:top w:val="nil"/>
              <w:left w:val="single" w:sz="4" w:space="0" w:color="auto"/>
              <w:bottom w:val="nil"/>
              <w:right w:val="single" w:sz="4" w:space="0" w:color="auto"/>
            </w:tcBorders>
          </w:tcPr>
          <w:p w14:paraId="3C43B2D6" w14:textId="0CE62607" w:rsidR="00531FEC" w:rsidRDefault="0083233E"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134" w:type="dxa"/>
            <w:tcBorders>
              <w:top w:val="nil"/>
              <w:left w:val="single" w:sz="4" w:space="0" w:color="auto"/>
              <w:bottom w:val="nil"/>
              <w:right w:val="single" w:sz="4" w:space="0" w:color="auto"/>
            </w:tcBorders>
          </w:tcPr>
          <w:p w14:paraId="3CB9A88E" w14:textId="229AB6A4" w:rsidR="00531FEC" w:rsidRDefault="0083233E"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849" w:type="dxa"/>
            <w:tcBorders>
              <w:top w:val="nil"/>
              <w:left w:val="single" w:sz="4" w:space="0" w:color="auto"/>
              <w:bottom w:val="nil"/>
              <w:right w:val="single" w:sz="4" w:space="0" w:color="auto"/>
            </w:tcBorders>
            <w:vAlign w:val="center"/>
          </w:tcPr>
          <w:p w14:paraId="0C3090CA" w14:textId="7D7CEDBF"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767" w:type="dxa"/>
            <w:gridSpan w:val="2"/>
            <w:tcBorders>
              <w:top w:val="nil"/>
              <w:left w:val="single" w:sz="4" w:space="0" w:color="auto"/>
              <w:bottom w:val="nil"/>
              <w:right w:val="nil"/>
            </w:tcBorders>
            <w:vAlign w:val="center"/>
          </w:tcPr>
          <w:p w14:paraId="3E2F4F14" w14:textId="75DDA9C0" w:rsidR="00531FEC" w:rsidRDefault="00531FEC"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37F986DC" w14:textId="66B982D9" w:rsidR="00531FEC" w:rsidRDefault="00531FEC"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7AB78288" w14:textId="751CA381" w:rsidR="00531FEC" w:rsidRDefault="00531FEC" w:rsidP="00FE1B3C">
            <w:pPr>
              <w:jc w:val="center"/>
              <w:rPr>
                <w:rFonts w:ascii="Times New Roman" w:eastAsia="楷体" w:hAnsi="Times New Roman" w:cs="Times New Roman"/>
                <w:b/>
                <w:bCs/>
                <w:iCs/>
                <w:color w:val="000000" w:themeColor="text1"/>
                <w:sz w:val="22"/>
              </w:rPr>
            </w:pPr>
          </w:p>
        </w:tc>
      </w:tr>
      <w:tr w:rsidR="0030079B" w14:paraId="46233E6D" w14:textId="77777777" w:rsidTr="00143ADA">
        <w:trPr>
          <w:gridAfter w:val="1"/>
          <w:wAfter w:w="24" w:type="dxa"/>
        </w:trPr>
        <w:tc>
          <w:tcPr>
            <w:tcW w:w="747" w:type="dxa"/>
            <w:tcBorders>
              <w:top w:val="nil"/>
              <w:left w:val="nil"/>
              <w:bottom w:val="nil"/>
              <w:right w:val="single" w:sz="4" w:space="0" w:color="auto"/>
            </w:tcBorders>
            <w:vAlign w:val="center"/>
          </w:tcPr>
          <w:p w14:paraId="3AE52202" w14:textId="77777777" w:rsidR="0030079B" w:rsidRDefault="0030079B"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773" w:type="dxa"/>
            <w:tcBorders>
              <w:top w:val="nil"/>
              <w:left w:val="single" w:sz="4" w:space="0" w:color="auto"/>
              <w:bottom w:val="nil"/>
              <w:right w:val="single" w:sz="4" w:space="0" w:color="auto"/>
            </w:tcBorders>
            <w:vAlign w:val="center"/>
          </w:tcPr>
          <w:p w14:paraId="035689DC" w14:textId="1B5F097C" w:rsidR="0030079B" w:rsidRDefault="0030079B" w:rsidP="0030079B">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1032" w:type="dxa"/>
            <w:gridSpan w:val="2"/>
            <w:tcBorders>
              <w:top w:val="nil"/>
              <w:left w:val="single" w:sz="4" w:space="0" w:color="auto"/>
              <w:bottom w:val="nil"/>
              <w:right w:val="single" w:sz="4" w:space="0" w:color="auto"/>
            </w:tcBorders>
            <w:vAlign w:val="center"/>
          </w:tcPr>
          <w:p w14:paraId="29F37C50" w14:textId="27FB9145" w:rsidR="0030079B" w:rsidRDefault="0030079B" w:rsidP="0030079B">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1134" w:type="dxa"/>
            <w:tcBorders>
              <w:top w:val="nil"/>
              <w:left w:val="single" w:sz="4" w:space="0" w:color="auto"/>
              <w:bottom w:val="nil"/>
              <w:right w:val="single" w:sz="4" w:space="0" w:color="auto"/>
            </w:tcBorders>
            <w:vAlign w:val="center"/>
          </w:tcPr>
          <w:p w14:paraId="7CF4D629" w14:textId="77777777" w:rsidR="0030079B" w:rsidRDefault="0030079B" w:rsidP="0030079B">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727" w:type="dxa"/>
            <w:tcBorders>
              <w:top w:val="nil"/>
              <w:left w:val="single" w:sz="4" w:space="0" w:color="auto"/>
              <w:bottom w:val="nil"/>
              <w:right w:val="single" w:sz="4" w:space="0" w:color="auto"/>
            </w:tcBorders>
            <w:vAlign w:val="center"/>
          </w:tcPr>
          <w:p w14:paraId="57C8DF93" w14:textId="77777777" w:rsidR="0030079B" w:rsidRDefault="0030079B" w:rsidP="0030079B">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974" w:type="dxa"/>
            <w:tcBorders>
              <w:top w:val="nil"/>
              <w:left w:val="single" w:sz="4" w:space="0" w:color="auto"/>
              <w:bottom w:val="nil"/>
              <w:right w:val="single" w:sz="4" w:space="0" w:color="auto"/>
            </w:tcBorders>
            <w:vAlign w:val="center"/>
          </w:tcPr>
          <w:p w14:paraId="5035EDD5" w14:textId="667FDD45" w:rsidR="0030079B" w:rsidRDefault="0030079B" w:rsidP="0030079B">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1134" w:type="dxa"/>
            <w:tcBorders>
              <w:top w:val="nil"/>
              <w:left w:val="single" w:sz="4" w:space="0" w:color="auto"/>
              <w:bottom w:val="nil"/>
              <w:right w:val="single" w:sz="4" w:space="0" w:color="auto"/>
            </w:tcBorders>
            <w:vAlign w:val="center"/>
          </w:tcPr>
          <w:p w14:paraId="1DBD51B4" w14:textId="1063621B" w:rsidR="0030079B" w:rsidRDefault="0030079B" w:rsidP="0030079B">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849" w:type="dxa"/>
            <w:tcBorders>
              <w:top w:val="nil"/>
              <w:left w:val="single" w:sz="4" w:space="0" w:color="auto"/>
              <w:bottom w:val="nil"/>
              <w:right w:val="single" w:sz="4" w:space="0" w:color="auto"/>
            </w:tcBorders>
            <w:vAlign w:val="center"/>
          </w:tcPr>
          <w:p w14:paraId="3FF1DFA4" w14:textId="4622EBA0" w:rsidR="0030079B" w:rsidRDefault="0030079B" w:rsidP="0030079B">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767" w:type="dxa"/>
            <w:gridSpan w:val="2"/>
            <w:tcBorders>
              <w:top w:val="nil"/>
              <w:left w:val="single" w:sz="4" w:space="0" w:color="auto"/>
              <w:bottom w:val="nil"/>
              <w:right w:val="nil"/>
            </w:tcBorders>
            <w:vAlign w:val="center"/>
          </w:tcPr>
          <w:p w14:paraId="3D1D798F" w14:textId="77777777" w:rsidR="0030079B" w:rsidRDefault="0030079B" w:rsidP="0030079B">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2ECD3AC4" w14:textId="77777777" w:rsidR="0030079B" w:rsidRDefault="0030079B" w:rsidP="0030079B">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1254468D" w14:textId="77777777" w:rsidR="0030079B" w:rsidRDefault="0030079B" w:rsidP="0030079B">
            <w:pPr>
              <w:jc w:val="center"/>
              <w:rPr>
                <w:rFonts w:ascii="Times New Roman" w:eastAsia="楷体" w:hAnsi="Times New Roman" w:cs="Times New Roman"/>
                <w:b/>
                <w:bCs/>
                <w:iCs/>
                <w:color w:val="000000" w:themeColor="text1"/>
                <w:sz w:val="22"/>
              </w:rPr>
            </w:pPr>
          </w:p>
        </w:tc>
      </w:tr>
      <w:tr w:rsidR="00531FEC" w14:paraId="117C3524" w14:textId="77777777" w:rsidTr="00143ADA">
        <w:trPr>
          <w:gridAfter w:val="1"/>
          <w:wAfter w:w="24" w:type="dxa"/>
        </w:trPr>
        <w:tc>
          <w:tcPr>
            <w:tcW w:w="747" w:type="dxa"/>
            <w:tcBorders>
              <w:top w:val="nil"/>
              <w:left w:val="nil"/>
              <w:bottom w:val="nil"/>
              <w:right w:val="single" w:sz="4" w:space="0" w:color="auto"/>
            </w:tcBorders>
            <w:vAlign w:val="center"/>
          </w:tcPr>
          <w:p w14:paraId="511EC612"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773" w:type="dxa"/>
            <w:tcBorders>
              <w:top w:val="nil"/>
              <w:left w:val="single" w:sz="4" w:space="0" w:color="auto"/>
              <w:bottom w:val="nil"/>
              <w:right w:val="single" w:sz="4" w:space="0" w:color="auto"/>
            </w:tcBorders>
            <w:vAlign w:val="center"/>
          </w:tcPr>
          <w:p w14:paraId="24A17EA7" w14:textId="1C9481FE"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1032" w:type="dxa"/>
            <w:gridSpan w:val="2"/>
            <w:tcBorders>
              <w:top w:val="nil"/>
              <w:left w:val="single" w:sz="4" w:space="0" w:color="auto"/>
              <w:bottom w:val="nil"/>
              <w:right w:val="single" w:sz="4" w:space="0" w:color="auto"/>
            </w:tcBorders>
            <w:vAlign w:val="center"/>
          </w:tcPr>
          <w:p w14:paraId="62848589" w14:textId="592BEE5E"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1134" w:type="dxa"/>
            <w:tcBorders>
              <w:top w:val="nil"/>
              <w:left w:val="single" w:sz="4" w:space="0" w:color="auto"/>
              <w:bottom w:val="nil"/>
              <w:right w:val="single" w:sz="4" w:space="0" w:color="auto"/>
            </w:tcBorders>
            <w:vAlign w:val="center"/>
          </w:tcPr>
          <w:p w14:paraId="1103D3CE" w14:textId="734F4FA9" w:rsidR="00531FEC" w:rsidRDefault="0030079B"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727" w:type="dxa"/>
            <w:tcBorders>
              <w:top w:val="nil"/>
              <w:left w:val="single" w:sz="4" w:space="0" w:color="auto"/>
              <w:bottom w:val="nil"/>
              <w:right w:val="single" w:sz="4" w:space="0" w:color="auto"/>
            </w:tcBorders>
          </w:tcPr>
          <w:p w14:paraId="5AE1430D" w14:textId="3FB4D2AA" w:rsidR="00531FEC" w:rsidRDefault="0030079B"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974" w:type="dxa"/>
            <w:tcBorders>
              <w:top w:val="nil"/>
              <w:left w:val="single" w:sz="4" w:space="0" w:color="auto"/>
              <w:bottom w:val="nil"/>
              <w:right w:val="single" w:sz="4" w:space="0" w:color="auto"/>
            </w:tcBorders>
          </w:tcPr>
          <w:p w14:paraId="0ED632ED" w14:textId="61705898" w:rsidR="00531FEC" w:rsidRDefault="0030079B"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1134" w:type="dxa"/>
            <w:tcBorders>
              <w:top w:val="nil"/>
              <w:left w:val="single" w:sz="4" w:space="0" w:color="auto"/>
              <w:bottom w:val="nil"/>
              <w:right w:val="single" w:sz="4" w:space="0" w:color="auto"/>
            </w:tcBorders>
          </w:tcPr>
          <w:p w14:paraId="6C710A36" w14:textId="464BF797" w:rsidR="00531FEC" w:rsidRDefault="0030079B"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849" w:type="dxa"/>
            <w:tcBorders>
              <w:top w:val="nil"/>
              <w:left w:val="single" w:sz="4" w:space="0" w:color="auto"/>
              <w:bottom w:val="nil"/>
              <w:right w:val="single" w:sz="4" w:space="0" w:color="auto"/>
            </w:tcBorders>
            <w:vAlign w:val="center"/>
          </w:tcPr>
          <w:p w14:paraId="4A6C6279" w14:textId="7A5B4D8A" w:rsidR="00531FEC" w:rsidRDefault="00531FEC"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8</m:t>
                </m:r>
              </m:oMath>
            </m:oMathPara>
          </w:p>
        </w:tc>
        <w:tc>
          <w:tcPr>
            <w:tcW w:w="767" w:type="dxa"/>
            <w:gridSpan w:val="2"/>
            <w:tcBorders>
              <w:top w:val="nil"/>
              <w:left w:val="single" w:sz="4" w:space="0" w:color="auto"/>
              <w:bottom w:val="nil"/>
              <w:right w:val="nil"/>
            </w:tcBorders>
            <w:vAlign w:val="center"/>
          </w:tcPr>
          <w:p w14:paraId="3B0A9486" w14:textId="77777777" w:rsidR="00531FEC" w:rsidRDefault="00531FEC"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1FF0A6FB" w14:textId="77777777" w:rsidR="00531FEC" w:rsidRDefault="00531FEC"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6E42BDE7" w14:textId="77777777" w:rsidR="00531FEC" w:rsidRDefault="00531FEC" w:rsidP="00FE1B3C">
            <w:pPr>
              <w:jc w:val="center"/>
              <w:rPr>
                <w:rFonts w:ascii="Times New Roman" w:eastAsia="楷体" w:hAnsi="Times New Roman" w:cs="Times New Roman"/>
                <w:b/>
                <w:bCs/>
                <w:iCs/>
                <w:color w:val="000000" w:themeColor="text1"/>
                <w:sz w:val="22"/>
              </w:rPr>
            </w:pPr>
          </w:p>
        </w:tc>
      </w:tr>
      <w:tr w:rsidR="0030079B" w14:paraId="604F94B1" w14:textId="77777777" w:rsidTr="00143ADA">
        <w:trPr>
          <w:gridAfter w:val="1"/>
          <w:wAfter w:w="24" w:type="dxa"/>
        </w:trPr>
        <w:tc>
          <w:tcPr>
            <w:tcW w:w="747" w:type="dxa"/>
            <w:tcBorders>
              <w:top w:val="nil"/>
              <w:left w:val="nil"/>
              <w:bottom w:val="nil"/>
              <w:right w:val="single" w:sz="4" w:space="0" w:color="auto"/>
            </w:tcBorders>
            <w:vAlign w:val="center"/>
          </w:tcPr>
          <w:p w14:paraId="650F610B" w14:textId="77777777" w:rsidR="0030079B" w:rsidRDefault="0030079B"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773" w:type="dxa"/>
            <w:tcBorders>
              <w:top w:val="nil"/>
              <w:left w:val="single" w:sz="4" w:space="0" w:color="auto"/>
              <w:bottom w:val="nil"/>
              <w:right w:val="single" w:sz="4" w:space="0" w:color="auto"/>
            </w:tcBorders>
            <w:vAlign w:val="center"/>
          </w:tcPr>
          <w:p w14:paraId="1A0AE154" w14:textId="77777777" w:rsidR="0030079B" w:rsidRDefault="0030079B" w:rsidP="0030079B">
            <w:pPr>
              <w:jc w:val="center"/>
              <w:rPr>
                <w:rFonts w:ascii="Times New Roman" w:eastAsia="楷体" w:hAnsi="Times New Roman" w:cs="Times New Roman"/>
                <w:b/>
                <w:bCs/>
                <w:iCs/>
                <w:color w:val="000000" w:themeColor="text1"/>
                <w:sz w:val="22"/>
              </w:rPr>
            </w:pPr>
          </w:p>
        </w:tc>
        <w:tc>
          <w:tcPr>
            <w:tcW w:w="1032" w:type="dxa"/>
            <w:gridSpan w:val="2"/>
            <w:tcBorders>
              <w:top w:val="nil"/>
              <w:left w:val="single" w:sz="4" w:space="0" w:color="auto"/>
              <w:bottom w:val="nil"/>
              <w:right w:val="single" w:sz="4" w:space="0" w:color="auto"/>
            </w:tcBorders>
            <w:vAlign w:val="center"/>
          </w:tcPr>
          <w:p w14:paraId="2E73106F" w14:textId="2A3A930E" w:rsidR="0030079B" w:rsidRDefault="0030079B" w:rsidP="0030079B">
            <w:pPr>
              <w:jc w:val="center"/>
              <w:rPr>
                <w:rFonts w:ascii="Times New Roman" w:eastAsia="楷体" w:hAnsi="Times New Roman" w:cs="Times New Roman"/>
                <w:b/>
                <w:color w:val="000000" w:themeColor="text1"/>
                <w:sz w:val="22"/>
              </w:rPr>
            </w:pPr>
          </w:p>
        </w:tc>
        <w:tc>
          <w:tcPr>
            <w:tcW w:w="1134" w:type="dxa"/>
            <w:tcBorders>
              <w:top w:val="nil"/>
              <w:left w:val="single" w:sz="4" w:space="0" w:color="auto"/>
              <w:bottom w:val="nil"/>
              <w:right w:val="single" w:sz="4" w:space="0" w:color="auto"/>
            </w:tcBorders>
            <w:vAlign w:val="center"/>
          </w:tcPr>
          <w:p w14:paraId="0F4A3FA7" w14:textId="291B2372" w:rsidR="0030079B" w:rsidRDefault="0030079B" w:rsidP="0030079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8</m:t>
                </m:r>
              </m:oMath>
            </m:oMathPara>
          </w:p>
        </w:tc>
        <w:tc>
          <w:tcPr>
            <w:tcW w:w="727" w:type="dxa"/>
            <w:tcBorders>
              <w:top w:val="nil"/>
              <w:left w:val="single" w:sz="4" w:space="0" w:color="auto"/>
              <w:bottom w:val="nil"/>
              <w:right w:val="single" w:sz="4" w:space="0" w:color="auto"/>
            </w:tcBorders>
          </w:tcPr>
          <w:p w14:paraId="2E78AE87" w14:textId="77777777" w:rsidR="0030079B" w:rsidRDefault="0030079B" w:rsidP="0030079B">
            <w:pPr>
              <w:jc w:val="center"/>
              <w:rPr>
                <w:rFonts w:ascii="Times New Roman" w:eastAsia="楷体" w:hAnsi="Times New Roman" w:cs="Times New Roman"/>
                <w:b/>
                <w:color w:val="000000" w:themeColor="text1"/>
                <w:sz w:val="22"/>
              </w:rPr>
            </w:pPr>
          </w:p>
        </w:tc>
        <w:tc>
          <w:tcPr>
            <w:tcW w:w="974" w:type="dxa"/>
            <w:tcBorders>
              <w:top w:val="nil"/>
              <w:left w:val="single" w:sz="4" w:space="0" w:color="auto"/>
              <w:bottom w:val="nil"/>
              <w:right w:val="single" w:sz="4" w:space="0" w:color="auto"/>
            </w:tcBorders>
          </w:tcPr>
          <w:p w14:paraId="66CC481C" w14:textId="72A5EAD5" w:rsidR="0030079B" w:rsidRDefault="0030079B" w:rsidP="0030079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134" w:type="dxa"/>
            <w:tcBorders>
              <w:top w:val="nil"/>
              <w:left w:val="single" w:sz="4" w:space="0" w:color="auto"/>
              <w:bottom w:val="nil"/>
              <w:right w:val="single" w:sz="4" w:space="0" w:color="auto"/>
            </w:tcBorders>
          </w:tcPr>
          <w:p w14:paraId="1F7177D9" w14:textId="622EDC32" w:rsidR="0030079B" w:rsidRDefault="0030079B" w:rsidP="0030079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9" w:type="dxa"/>
            <w:tcBorders>
              <w:top w:val="nil"/>
              <w:left w:val="single" w:sz="4" w:space="0" w:color="auto"/>
              <w:bottom w:val="nil"/>
              <w:right w:val="single" w:sz="4" w:space="0" w:color="auto"/>
            </w:tcBorders>
            <w:vAlign w:val="center"/>
          </w:tcPr>
          <w:p w14:paraId="45F7368F" w14:textId="47A1A631" w:rsidR="0030079B" w:rsidRDefault="0030079B" w:rsidP="0030079B">
            <w:pPr>
              <w:jc w:val="center"/>
              <w:rPr>
                <w:rFonts w:ascii="Times New Roman" w:eastAsia="楷体" w:hAnsi="Times New Roman" w:cs="Times New Roman"/>
                <w:b/>
                <w:color w:val="000000" w:themeColor="text1"/>
                <w:sz w:val="22"/>
              </w:rPr>
            </w:pPr>
          </w:p>
        </w:tc>
        <w:tc>
          <w:tcPr>
            <w:tcW w:w="767" w:type="dxa"/>
            <w:gridSpan w:val="2"/>
            <w:tcBorders>
              <w:top w:val="nil"/>
              <w:left w:val="single" w:sz="4" w:space="0" w:color="auto"/>
              <w:bottom w:val="nil"/>
              <w:right w:val="nil"/>
            </w:tcBorders>
            <w:vAlign w:val="center"/>
          </w:tcPr>
          <w:p w14:paraId="37F4E45E" w14:textId="77777777" w:rsidR="0030079B" w:rsidRDefault="0030079B" w:rsidP="0030079B">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48E9AA83" w14:textId="04D5B95A" w:rsidR="0030079B" w:rsidRDefault="0030079B"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10</w:t>
            </w:r>
          </w:p>
        </w:tc>
        <w:tc>
          <w:tcPr>
            <w:tcW w:w="667" w:type="dxa"/>
            <w:tcBorders>
              <w:top w:val="nil"/>
              <w:left w:val="single" w:sz="4" w:space="0" w:color="auto"/>
              <w:bottom w:val="nil"/>
              <w:right w:val="nil"/>
            </w:tcBorders>
          </w:tcPr>
          <w:p w14:paraId="473F3E8D" w14:textId="56F15D41" w:rsidR="0030079B" w:rsidRDefault="00014137"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3</w:t>
            </w:r>
          </w:p>
        </w:tc>
      </w:tr>
      <w:tr w:rsidR="00531FEC" w14:paraId="07F70432" w14:textId="77777777" w:rsidTr="00143ADA">
        <w:trPr>
          <w:gridAfter w:val="1"/>
          <w:wAfter w:w="24" w:type="dxa"/>
        </w:trPr>
        <w:tc>
          <w:tcPr>
            <w:tcW w:w="747" w:type="dxa"/>
            <w:tcBorders>
              <w:top w:val="nil"/>
              <w:left w:val="nil"/>
              <w:bottom w:val="nil"/>
              <w:right w:val="single" w:sz="4" w:space="0" w:color="auto"/>
            </w:tcBorders>
            <w:vAlign w:val="center"/>
          </w:tcPr>
          <w:p w14:paraId="68083299"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773" w:type="dxa"/>
            <w:tcBorders>
              <w:top w:val="nil"/>
              <w:left w:val="single" w:sz="4" w:space="0" w:color="auto"/>
              <w:bottom w:val="nil"/>
              <w:right w:val="single" w:sz="4" w:space="0" w:color="auto"/>
            </w:tcBorders>
            <w:vAlign w:val="center"/>
          </w:tcPr>
          <w:p w14:paraId="1D8A11CB" w14:textId="6BF49E6E" w:rsidR="00531FEC" w:rsidRDefault="0030079B" w:rsidP="00FE1B3C">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032" w:type="dxa"/>
            <w:gridSpan w:val="2"/>
            <w:tcBorders>
              <w:top w:val="nil"/>
              <w:left w:val="single" w:sz="4" w:space="0" w:color="auto"/>
              <w:bottom w:val="nil"/>
              <w:right w:val="single" w:sz="4" w:space="0" w:color="auto"/>
            </w:tcBorders>
            <w:vAlign w:val="center"/>
          </w:tcPr>
          <w:p w14:paraId="54D95609" w14:textId="03F839DE" w:rsidR="00531FEC" w:rsidRDefault="0030079B"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9</m:t>
                </m:r>
              </m:oMath>
            </m:oMathPara>
          </w:p>
        </w:tc>
        <w:tc>
          <w:tcPr>
            <w:tcW w:w="1134" w:type="dxa"/>
            <w:tcBorders>
              <w:top w:val="nil"/>
              <w:left w:val="single" w:sz="4" w:space="0" w:color="auto"/>
              <w:bottom w:val="nil"/>
              <w:right w:val="single" w:sz="4" w:space="0" w:color="auto"/>
            </w:tcBorders>
            <w:vAlign w:val="center"/>
          </w:tcPr>
          <w:p w14:paraId="30C68770" w14:textId="3A593977" w:rsidR="00531FEC" w:rsidRDefault="0030079B"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727" w:type="dxa"/>
            <w:tcBorders>
              <w:top w:val="nil"/>
              <w:left w:val="single" w:sz="4" w:space="0" w:color="auto"/>
              <w:bottom w:val="nil"/>
              <w:right w:val="single" w:sz="4" w:space="0" w:color="auto"/>
            </w:tcBorders>
          </w:tcPr>
          <w:p w14:paraId="4B46AA4E" w14:textId="6A7A5661" w:rsidR="00531FEC" w:rsidRDefault="0030079B"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974" w:type="dxa"/>
            <w:tcBorders>
              <w:top w:val="nil"/>
              <w:left w:val="single" w:sz="4" w:space="0" w:color="auto"/>
              <w:bottom w:val="nil"/>
              <w:right w:val="single" w:sz="4" w:space="0" w:color="auto"/>
            </w:tcBorders>
          </w:tcPr>
          <w:p w14:paraId="71004B46" w14:textId="292E1780" w:rsidR="00531FEC" w:rsidRDefault="0030079B"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134" w:type="dxa"/>
            <w:tcBorders>
              <w:top w:val="nil"/>
              <w:left w:val="single" w:sz="4" w:space="0" w:color="auto"/>
              <w:bottom w:val="nil"/>
              <w:right w:val="single" w:sz="4" w:space="0" w:color="auto"/>
            </w:tcBorders>
          </w:tcPr>
          <w:p w14:paraId="73EED402" w14:textId="61BABF18" w:rsidR="00531FEC" w:rsidRDefault="0030079B"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849" w:type="dxa"/>
            <w:tcBorders>
              <w:top w:val="nil"/>
              <w:left w:val="single" w:sz="4" w:space="0" w:color="auto"/>
              <w:bottom w:val="nil"/>
              <w:right w:val="single" w:sz="4" w:space="0" w:color="auto"/>
            </w:tcBorders>
            <w:vAlign w:val="center"/>
          </w:tcPr>
          <w:p w14:paraId="3354AD93" w14:textId="29988736" w:rsidR="00531FEC" w:rsidRDefault="0030079B"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767" w:type="dxa"/>
            <w:gridSpan w:val="2"/>
            <w:tcBorders>
              <w:top w:val="nil"/>
              <w:left w:val="single" w:sz="4" w:space="0" w:color="auto"/>
              <w:bottom w:val="nil"/>
              <w:right w:val="nil"/>
            </w:tcBorders>
            <w:vAlign w:val="center"/>
          </w:tcPr>
          <w:p w14:paraId="52939EAB" w14:textId="77777777" w:rsidR="00531FEC" w:rsidRDefault="00531FEC"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043ADDCB" w14:textId="77777777" w:rsidR="00531FEC" w:rsidRDefault="00531FEC"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615B55CA" w14:textId="77777777" w:rsidR="00531FEC" w:rsidRDefault="00531FEC" w:rsidP="00FE1B3C">
            <w:pPr>
              <w:jc w:val="center"/>
              <w:rPr>
                <w:rFonts w:ascii="Times New Roman" w:eastAsia="楷体" w:hAnsi="Times New Roman" w:cs="Times New Roman"/>
                <w:b/>
                <w:bCs/>
                <w:iCs/>
                <w:color w:val="000000" w:themeColor="text1"/>
                <w:sz w:val="22"/>
              </w:rPr>
            </w:pPr>
          </w:p>
        </w:tc>
      </w:tr>
      <w:tr w:rsidR="0030079B" w14:paraId="262214B4" w14:textId="77777777" w:rsidTr="00143ADA">
        <w:trPr>
          <w:gridAfter w:val="1"/>
          <w:wAfter w:w="24" w:type="dxa"/>
        </w:trPr>
        <w:tc>
          <w:tcPr>
            <w:tcW w:w="747" w:type="dxa"/>
            <w:tcBorders>
              <w:top w:val="nil"/>
              <w:left w:val="nil"/>
              <w:bottom w:val="nil"/>
              <w:right w:val="single" w:sz="4" w:space="0" w:color="auto"/>
            </w:tcBorders>
            <w:vAlign w:val="center"/>
          </w:tcPr>
          <w:p w14:paraId="2A68B587" w14:textId="77777777" w:rsidR="0030079B" w:rsidRDefault="0030079B"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773" w:type="dxa"/>
            <w:tcBorders>
              <w:top w:val="nil"/>
              <w:left w:val="single" w:sz="4" w:space="0" w:color="auto"/>
              <w:bottom w:val="nil"/>
              <w:right w:val="single" w:sz="4" w:space="0" w:color="auto"/>
            </w:tcBorders>
            <w:vAlign w:val="center"/>
          </w:tcPr>
          <w:p w14:paraId="0E08BAD6" w14:textId="50B0CDE8" w:rsidR="0030079B" w:rsidRDefault="0030079B" w:rsidP="0030079B">
            <w:pPr>
              <w:jc w:val="center"/>
              <w:rPr>
                <w:rFonts w:ascii="Times New Roman" w:eastAsia="楷体" w:hAnsi="Times New Roman" w:cs="Times New Roman"/>
                <w:b/>
                <w:bCs/>
                <w:iCs/>
                <w:color w:val="000000" w:themeColor="text1"/>
                <w:sz w:val="22"/>
              </w:rPr>
            </w:pPr>
          </w:p>
        </w:tc>
        <w:tc>
          <w:tcPr>
            <w:tcW w:w="1032" w:type="dxa"/>
            <w:gridSpan w:val="2"/>
            <w:tcBorders>
              <w:top w:val="nil"/>
              <w:left w:val="single" w:sz="4" w:space="0" w:color="auto"/>
              <w:bottom w:val="nil"/>
              <w:right w:val="single" w:sz="4" w:space="0" w:color="auto"/>
            </w:tcBorders>
            <w:vAlign w:val="center"/>
          </w:tcPr>
          <w:p w14:paraId="7FF45F75" w14:textId="29D81F4A" w:rsidR="0030079B" w:rsidRDefault="0030079B" w:rsidP="0030079B">
            <w:pPr>
              <w:jc w:val="center"/>
              <w:rPr>
                <w:rFonts w:ascii="Times New Roman" w:eastAsia="楷体" w:hAnsi="Times New Roman" w:cs="Times New Roman"/>
                <w:b/>
                <w:color w:val="000000" w:themeColor="text1"/>
                <w:sz w:val="22"/>
              </w:rPr>
            </w:pPr>
          </w:p>
        </w:tc>
        <w:tc>
          <w:tcPr>
            <w:tcW w:w="1134" w:type="dxa"/>
            <w:tcBorders>
              <w:top w:val="nil"/>
              <w:left w:val="single" w:sz="4" w:space="0" w:color="auto"/>
              <w:bottom w:val="nil"/>
              <w:right w:val="single" w:sz="4" w:space="0" w:color="auto"/>
            </w:tcBorders>
            <w:vAlign w:val="center"/>
          </w:tcPr>
          <w:p w14:paraId="5CFF02CA" w14:textId="57436CC6" w:rsidR="0030079B" w:rsidRDefault="00014137" w:rsidP="0030079B">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8</m:t>
                </m:r>
              </m:oMath>
            </m:oMathPara>
          </w:p>
        </w:tc>
        <w:tc>
          <w:tcPr>
            <w:tcW w:w="727" w:type="dxa"/>
            <w:tcBorders>
              <w:top w:val="nil"/>
              <w:left w:val="single" w:sz="4" w:space="0" w:color="auto"/>
              <w:bottom w:val="nil"/>
              <w:right w:val="single" w:sz="4" w:space="0" w:color="auto"/>
            </w:tcBorders>
          </w:tcPr>
          <w:p w14:paraId="3E1ADFD1" w14:textId="77777777" w:rsidR="0030079B" w:rsidRDefault="0030079B" w:rsidP="0030079B">
            <w:pPr>
              <w:jc w:val="center"/>
              <w:rPr>
                <w:rFonts w:ascii="楷体" w:eastAsia="楷体" w:hAnsi="楷体" w:cs="Times New Roman"/>
                <w:b/>
                <w:color w:val="000000" w:themeColor="text1"/>
                <w:sz w:val="22"/>
              </w:rPr>
            </w:pPr>
          </w:p>
        </w:tc>
        <w:tc>
          <w:tcPr>
            <w:tcW w:w="974" w:type="dxa"/>
            <w:tcBorders>
              <w:top w:val="nil"/>
              <w:left w:val="single" w:sz="4" w:space="0" w:color="auto"/>
              <w:bottom w:val="nil"/>
              <w:right w:val="single" w:sz="4" w:space="0" w:color="auto"/>
            </w:tcBorders>
          </w:tcPr>
          <w:p w14:paraId="28092600" w14:textId="1F5BB2BF" w:rsidR="0030079B" w:rsidRDefault="0030079B" w:rsidP="0030079B">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S4</m:t>
                </m:r>
              </m:oMath>
            </m:oMathPara>
          </w:p>
        </w:tc>
        <w:tc>
          <w:tcPr>
            <w:tcW w:w="1134" w:type="dxa"/>
            <w:tcBorders>
              <w:top w:val="nil"/>
              <w:left w:val="single" w:sz="4" w:space="0" w:color="auto"/>
              <w:bottom w:val="nil"/>
              <w:right w:val="single" w:sz="4" w:space="0" w:color="auto"/>
            </w:tcBorders>
          </w:tcPr>
          <w:p w14:paraId="6B810136" w14:textId="1BE519A3" w:rsidR="0030079B" w:rsidRDefault="0030079B" w:rsidP="0030079B">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9" w:type="dxa"/>
            <w:tcBorders>
              <w:top w:val="nil"/>
              <w:left w:val="single" w:sz="4" w:space="0" w:color="auto"/>
              <w:bottom w:val="nil"/>
              <w:right w:val="single" w:sz="4" w:space="0" w:color="auto"/>
            </w:tcBorders>
            <w:vAlign w:val="center"/>
          </w:tcPr>
          <w:p w14:paraId="02039603" w14:textId="633523D6" w:rsidR="0030079B" w:rsidRDefault="0030079B" w:rsidP="0030079B">
            <w:pPr>
              <w:jc w:val="center"/>
              <w:rPr>
                <w:rFonts w:ascii="Times New Roman" w:eastAsia="楷体" w:hAnsi="Times New Roman" w:cs="Times New Roman"/>
                <w:b/>
                <w:color w:val="000000" w:themeColor="text1"/>
                <w:sz w:val="22"/>
              </w:rPr>
            </w:pPr>
          </w:p>
        </w:tc>
        <w:tc>
          <w:tcPr>
            <w:tcW w:w="767" w:type="dxa"/>
            <w:gridSpan w:val="2"/>
            <w:tcBorders>
              <w:top w:val="nil"/>
              <w:left w:val="single" w:sz="4" w:space="0" w:color="auto"/>
              <w:bottom w:val="nil"/>
              <w:right w:val="nil"/>
            </w:tcBorders>
            <w:vAlign w:val="center"/>
          </w:tcPr>
          <w:p w14:paraId="5E9E938E" w14:textId="2ED01569" w:rsidR="0030079B" w:rsidRDefault="0030079B"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1</w:t>
            </w:r>
          </w:p>
        </w:tc>
        <w:tc>
          <w:tcPr>
            <w:tcW w:w="695" w:type="dxa"/>
            <w:tcBorders>
              <w:top w:val="nil"/>
              <w:left w:val="single" w:sz="4" w:space="0" w:color="auto"/>
              <w:bottom w:val="nil"/>
              <w:right w:val="nil"/>
            </w:tcBorders>
          </w:tcPr>
          <w:p w14:paraId="048F9DB6" w14:textId="112B9F10" w:rsidR="0030079B" w:rsidRDefault="00014137"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667" w:type="dxa"/>
            <w:tcBorders>
              <w:top w:val="nil"/>
              <w:left w:val="single" w:sz="4" w:space="0" w:color="auto"/>
              <w:bottom w:val="nil"/>
              <w:right w:val="nil"/>
            </w:tcBorders>
          </w:tcPr>
          <w:p w14:paraId="14A2018C" w14:textId="7FEF5D67" w:rsidR="0030079B" w:rsidRDefault="00014137" w:rsidP="0030079B">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3</w:t>
            </w:r>
          </w:p>
        </w:tc>
      </w:tr>
      <w:tr w:rsidR="00531FEC" w14:paraId="66846D70" w14:textId="77777777" w:rsidTr="00143ADA">
        <w:trPr>
          <w:gridAfter w:val="1"/>
          <w:wAfter w:w="24" w:type="dxa"/>
        </w:trPr>
        <w:tc>
          <w:tcPr>
            <w:tcW w:w="747" w:type="dxa"/>
            <w:tcBorders>
              <w:top w:val="nil"/>
              <w:left w:val="nil"/>
              <w:bottom w:val="nil"/>
              <w:right w:val="single" w:sz="4" w:space="0" w:color="auto"/>
            </w:tcBorders>
            <w:vAlign w:val="center"/>
          </w:tcPr>
          <w:p w14:paraId="048103C1" w14:textId="77777777" w:rsidR="00531FEC" w:rsidRDefault="00531FEC"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9</w:t>
            </w:r>
          </w:p>
        </w:tc>
        <w:tc>
          <w:tcPr>
            <w:tcW w:w="773" w:type="dxa"/>
            <w:tcBorders>
              <w:top w:val="nil"/>
              <w:left w:val="single" w:sz="4" w:space="0" w:color="auto"/>
              <w:bottom w:val="nil"/>
              <w:right w:val="single" w:sz="4" w:space="0" w:color="auto"/>
            </w:tcBorders>
            <w:vAlign w:val="center"/>
          </w:tcPr>
          <w:p w14:paraId="6479A5BA" w14:textId="63810D4E" w:rsidR="00531FEC" w:rsidRDefault="00531FEC"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032" w:type="dxa"/>
            <w:gridSpan w:val="2"/>
            <w:tcBorders>
              <w:top w:val="nil"/>
              <w:left w:val="single" w:sz="4" w:space="0" w:color="auto"/>
              <w:bottom w:val="nil"/>
              <w:right w:val="single" w:sz="4" w:space="0" w:color="auto"/>
            </w:tcBorders>
            <w:vAlign w:val="center"/>
          </w:tcPr>
          <w:p w14:paraId="29D7CDA1" w14:textId="35009D82" w:rsidR="00531FEC" w:rsidRDefault="00531FEC"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134" w:type="dxa"/>
            <w:tcBorders>
              <w:top w:val="nil"/>
              <w:left w:val="single" w:sz="4" w:space="0" w:color="auto"/>
              <w:bottom w:val="nil"/>
              <w:right w:val="single" w:sz="4" w:space="0" w:color="auto"/>
            </w:tcBorders>
            <w:vAlign w:val="center"/>
          </w:tcPr>
          <w:p w14:paraId="56F85308" w14:textId="73F94490" w:rsidR="00531FEC" w:rsidRDefault="00531FEC"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727" w:type="dxa"/>
            <w:tcBorders>
              <w:top w:val="nil"/>
              <w:left w:val="single" w:sz="4" w:space="0" w:color="auto"/>
              <w:bottom w:val="nil"/>
              <w:right w:val="single" w:sz="4" w:space="0" w:color="auto"/>
            </w:tcBorders>
          </w:tcPr>
          <w:p w14:paraId="0F9646EE" w14:textId="6B89F693" w:rsidR="00531FEC" w:rsidRDefault="00531FEC"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974" w:type="dxa"/>
            <w:tcBorders>
              <w:top w:val="nil"/>
              <w:left w:val="single" w:sz="4" w:space="0" w:color="auto"/>
              <w:bottom w:val="nil"/>
              <w:right w:val="single" w:sz="4" w:space="0" w:color="auto"/>
            </w:tcBorders>
          </w:tcPr>
          <w:p w14:paraId="132BD6F4" w14:textId="7D732181" w:rsidR="00531FEC" w:rsidRDefault="00531FEC"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134" w:type="dxa"/>
            <w:tcBorders>
              <w:top w:val="nil"/>
              <w:left w:val="single" w:sz="4" w:space="0" w:color="auto"/>
              <w:bottom w:val="nil"/>
              <w:right w:val="single" w:sz="4" w:space="0" w:color="auto"/>
            </w:tcBorders>
          </w:tcPr>
          <w:p w14:paraId="7563AF58" w14:textId="31E68DCB" w:rsidR="00531FEC" w:rsidRDefault="00014137" w:rsidP="00FE1B3C">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849" w:type="dxa"/>
            <w:tcBorders>
              <w:top w:val="nil"/>
              <w:left w:val="single" w:sz="4" w:space="0" w:color="auto"/>
              <w:bottom w:val="nil"/>
              <w:right w:val="single" w:sz="4" w:space="0" w:color="auto"/>
            </w:tcBorders>
            <w:vAlign w:val="center"/>
          </w:tcPr>
          <w:p w14:paraId="13E214DA" w14:textId="5EBB58AE" w:rsidR="00531FEC" w:rsidRDefault="00531FEC"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767" w:type="dxa"/>
            <w:gridSpan w:val="2"/>
            <w:tcBorders>
              <w:top w:val="nil"/>
              <w:left w:val="single" w:sz="4" w:space="0" w:color="auto"/>
              <w:bottom w:val="nil"/>
              <w:right w:val="nil"/>
            </w:tcBorders>
            <w:vAlign w:val="center"/>
          </w:tcPr>
          <w:p w14:paraId="6346AA3D" w14:textId="77777777" w:rsidR="00531FEC" w:rsidRDefault="00531FEC"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28FDC519" w14:textId="77777777" w:rsidR="00531FEC" w:rsidRDefault="00531FEC"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2A7F08E1" w14:textId="77777777" w:rsidR="00531FEC" w:rsidRDefault="00531FEC" w:rsidP="00FE1B3C">
            <w:pPr>
              <w:jc w:val="center"/>
              <w:rPr>
                <w:rFonts w:ascii="Times New Roman" w:eastAsia="楷体" w:hAnsi="Times New Roman" w:cs="Times New Roman"/>
                <w:b/>
                <w:bCs/>
                <w:iCs/>
                <w:color w:val="000000" w:themeColor="text1"/>
                <w:sz w:val="22"/>
              </w:rPr>
            </w:pPr>
          </w:p>
        </w:tc>
      </w:tr>
      <w:tr w:rsidR="00014137" w14:paraId="48D0E9BE" w14:textId="77777777" w:rsidTr="00143ADA">
        <w:trPr>
          <w:gridAfter w:val="1"/>
          <w:wAfter w:w="24" w:type="dxa"/>
        </w:trPr>
        <w:tc>
          <w:tcPr>
            <w:tcW w:w="747" w:type="dxa"/>
            <w:tcBorders>
              <w:top w:val="nil"/>
              <w:left w:val="nil"/>
              <w:bottom w:val="nil"/>
              <w:right w:val="single" w:sz="4" w:space="0" w:color="auto"/>
            </w:tcBorders>
            <w:vAlign w:val="center"/>
          </w:tcPr>
          <w:p w14:paraId="01674964" w14:textId="77777777" w:rsidR="00014137" w:rsidRDefault="00014137" w:rsidP="00014137">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10</w:t>
            </w:r>
          </w:p>
        </w:tc>
        <w:tc>
          <w:tcPr>
            <w:tcW w:w="773" w:type="dxa"/>
            <w:tcBorders>
              <w:top w:val="nil"/>
              <w:left w:val="single" w:sz="4" w:space="0" w:color="auto"/>
              <w:bottom w:val="nil"/>
              <w:right w:val="single" w:sz="4" w:space="0" w:color="auto"/>
            </w:tcBorders>
            <w:vAlign w:val="center"/>
          </w:tcPr>
          <w:p w14:paraId="727743C9" w14:textId="152CF185" w:rsidR="00014137" w:rsidRDefault="00E90E84" w:rsidP="00014137">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1032" w:type="dxa"/>
            <w:gridSpan w:val="2"/>
            <w:tcBorders>
              <w:top w:val="nil"/>
              <w:left w:val="single" w:sz="4" w:space="0" w:color="auto"/>
              <w:bottom w:val="nil"/>
              <w:right w:val="single" w:sz="4" w:space="0" w:color="auto"/>
            </w:tcBorders>
            <w:vAlign w:val="center"/>
          </w:tcPr>
          <w:p w14:paraId="64707AA4" w14:textId="14B8A603" w:rsidR="00014137" w:rsidRDefault="00014137" w:rsidP="00014137">
            <w:pPr>
              <w:jc w:val="center"/>
              <w:rPr>
                <w:rFonts w:ascii="Times New Roman" w:eastAsia="楷体" w:hAnsi="Times New Roman" w:cs="Times New Roman"/>
                <w:b/>
                <w:color w:val="000000" w:themeColor="text1"/>
                <w:sz w:val="22"/>
              </w:rPr>
            </w:pPr>
          </w:p>
        </w:tc>
        <w:tc>
          <w:tcPr>
            <w:tcW w:w="1134" w:type="dxa"/>
            <w:tcBorders>
              <w:top w:val="nil"/>
              <w:left w:val="single" w:sz="4" w:space="0" w:color="auto"/>
              <w:bottom w:val="nil"/>
              <w:right w:val="single" w:sz="4" w:space="0" w:color="auto"/>
            </w:tcBorders>
            <w:vAlign w:val="center"/>
          </w:tcPr>
          <w:p w14:paraId="4A1DDE4A" w14:textId="4361E1C3" w:rsidR="00014137" w:rsidRDefault="00014137" w:rsidP="00014137">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8</m:t>
                </m:r>
              </m:oMath>
            </m:oMathPara>
          </w:p>
        </w:tc>
        <w:tc>
          <w:tcPr>
            <w:tcW w:w="727" w:type="dxa"/>
            <w:tcBorders>
              <w:top w:val="nil"/>
              <w:left w:val="single" w:sz="4" w:space="0" w:color="auto"/>
              <w:bottom w:val="nil"/>
              <w:right w:val="single" w:sz="4" w:space="0" w:color="auto"/>
            </w:tcBorders>
            <w:vAlign w:val="center"/>
          </w:tcPr>
          <w:p w14:paraId="76E58842" w14:textId="6DE07A62" w:rsidR="00014137" w:rsidRDefault="00E90E84" w:rsidP="00014137">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974" w:type="dxa"/>
            <w:tcBorders>
              <w:top w:val="nil"/>
              <w:left w:val="single" w:sz="4" w:space="0" w:color="auto"/>
              <w:bottom w:val="nil"/>
              <w:right w:val="single" w:sz="4" w:space="0" w:color="auto"/>
            </w:tcBorders>
          </w:tcPr>
          <w:p w14:paraId="5EA941D6" w14:textId="77D84556" w:rsidR="00014137" w:rsidRDefault="00014137" w:rsidP="00014137">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1134" w:type="dxa"/>
            <w:tcBorders>
              <w:top w:val="nil"/>
              <w:left w:val="single" w:sz="4" w:space="0" w:color="auto"/>
              <w:bottom w:val="nil"/>
              <w:right w:val="single" w:sz="4" w:space="0" w:color="auto"/>
            </w:tcBorders>
          </w:tcPr>
          <w:p w14:paraId="2AF1E386" w14:textId="3EE8DE57" w:rsidR="00014137" w:rsidRDefault="00014137" w:rsidP="00014137">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9" w:type="dxa"/>
            <w:tcBorders>
              <w:top w:val="nil"/>
              <w:left w:val="single" w:sz="4" w:space="0" w:color="auto"/>
              <w:bottom w:val="nil"/>
              <w:right w:val="single" w:sz="4" w:space="0" w:color="auto"/>
            </w:tcBorders>
            <w:vAlign w:val="center"/>
          </w:tcPr>
          <w:p w14:paraId="1E4FA44F" w14:textId="7DF49B40" w:rsidR="00014137" w:rsidRDefault="00E90E84" w:rsidP="00014137">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767" w:type="dxa"/>
            <w:gridSpan w:val="2"/>
            <w:tcBorders>
              <w:top w:val="nil"/>
              <w:left w:val="single" w:sz="4" w:space="0" w:color="auto"/>
              <w:bottom w:val="nil"/>
              <w:right w:val="nil"/>
            </w:tcBorders>
            <w:vAlign w:val="center"/>
          </w:tcPr>
          <w:p w14:paraId="705F1DF3" w14:textId="77777777" w:rsidR="00014137" w:rsidRDefault="00014137" w:rsidP="00014137">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0C0CD669" w14:textId="77777777" w:rsidR="00014137" w:rsidRDefault="00014137" w:rsidP="00014137">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638A399B" w14:textId="1D1EC019" w:rsidR="00014137" w:rsidRDefault="00014137" w:rsidP="00014137">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r>
      <w:tr w:rsidR="00014137" w14:paraId="137E212D" w14:textId="77777777" w:rsidTr="00143ADA">
        <w:trPr>
          <w:gridAfter w:val="1"/>
          <w:wAfter w:w="24" w:type="dxa"/>
        </w:trPr>
        <w:tc>
          <w:tcPr>
            <w:tcW w:w="747" w:type="dxa"/>
            <w:tcBorders>
              <w:top w:val="nil"/>
              <w:left w:val="nil"/>
              <w:bottom w:val="nil"/>
              <w:right w:val="single" w:sz="4" w:space="0" w:color="auto"/>
            </w:tcBorders>
            <w:vAlign w:val="center"/>
          </w:tcPr>
          <w:p w14:paraId="622F6BE5" w14:textId="31F5093C" w:rsidR="00014137" w:rsidRDefault="00014137"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1</w:t>
            </w:r>
          </w:p>
        </w:tc>
        <w:tc>
          <w:tcPr>
            <w:tcW w:w="773" w:type="dxa"/>
            <w:tcBorders>
              <w:top w:val="nil"/>
              <w:left w:val="single" w:sz="4" w:space="0" w:color="auto"/>
              <w:bottom w:val="nil"/>
              <w:right w:val="single" w:sz="4" w:space="0" w:color="auto"/>
            </w:tcBorders>
            <w:vAlign w:val="center"/>
          </w:tcPr>
          <w:p w14:paraId="504B0AB4" w14:textId="77777777" w:rsidR="00014137" w:rsidRDefault="00014137" w:rsidP="00FE1B3C">
            <w:pPr>
              <w:jc w:val="center"/>
              <w:rPr>
                <w:rFonts w:ascii="Times New Roman" w:eastAsia="楷体" w:hAnsi="Times New Roman" w:cs="Times New Roman"/>
                <w:b/>
                <w:color w:val="000000" w:themeColor="text1"/>
                <w:sz w:val="22"/>
              </w:rPr>
            </w:pPr>
          </w:p>
        </w:tc>
        <w:tc>
          <w:tcPr>
            <w:tcW w:w="1032" w:type="dxa"/>
            <w:gridSpan w:val="2"/>
            <w:tcBorders>
              <w:top w:val="nil"/>
              <w:left w:val="single" w:sz="4" w:space="0" w:color="auto"/>
              <w:bottom w:val="nil"/>
              <w:right w:val="single" w:sz="4" w:space="0" w:color="auto"/>
            </w:tcBorders>
            <w:vAlign w:val="center"/>
          </w:tcPr>
          <w:p w14:paraId="69E68569" w14:textId="77777777" w:rsidR="00014137" w:rsidRDefault="00014137" w:rsidP="00FE1B3C">
            <w:pPr>
              <w:jc w:val="center"/>
              <w:rPr>
                <w:rFonts w:ascii="Times New Roman" w:eastAsia="楷体" w:hAnsi="Times New Roman" w:cs="Times New Roman"/>
                <w:b/>
                <w:color w:val="000000" w:themeColor="text1"/>
                <w:sz w:val="22"/>
              </w:rPr>
            </w:pPr>
          </w:p>
        </w:tc>
        <w:tc>
          <w:tcPr>
            <w:tcW w:w="1134" w:type="dxa"/>
            <w:tcBorders>
              <w:top w:val="nil"/>
              <w:left w:val="single" w:sz="4" w:space="0" w:color="auto"/>
              <w:bottom w:val="nil"/>
              <w:right w:val="single" w:sz="4" w:space="0" w:color="auto"/>
            </w:tcBorders>
            <w:vAlign w:val="center"/>
          </w:tcPr>
          <w:p w14:paraId="4B990E2C" w14:textId="77777777" w:rsidR="00014137" w:rsidRDefault="00014137" w:rsidP="00FE1B3C">
            <w:pPr>
              <w:jc w:val="center"/>
              <w:rPr>
                <w:rFonts w:ascii="Times New Roman" w:eastAsia="楷体" w:hAnsi="Times New Roman" w:cs="Times New Roman"/>
                <w:b/>
                <w:color w:val="000000" w:themeColor="text1"/>
                <w:sz w:val="22"/>
              </w:rPr>
            </w:pPr>
          </w:p>
        </w:tc>
        <w:tc>
          <w:tcPr>
            <w:tcW w:w="727" w:type="dxa"/>
            <w:tcBorders>
              <w:top w:val="nil"/>
              <w:left w:val="single" w:sz="4" w:space="0" w:color="auto"/>
              <w:bottom w:val="nil"/>
              <w:right w:val="single" w:sz="4" w:space="0" w:color="auto"/>
            </w:tcBorders>
            <w:vAlign w:val="center"/>
          </w:tcPr>
          <w:p w14:paraId="49C17F95" w14:textId="7693A48C" w:rsidR="00014137" w:rsidRDefault="00014137" w:rsidP="00FE1B3C">
            <w:pPr>
              <w:jc w:val="center"/>
              <w:rPr>
                <w:rFonts w:ascii="Times New Roman" w:eastAsia="楷体" w:hAnsi="Times New Roman" w:cs="Times New Roman"/>
                <w:b/>
                <w:color w:val="000000" w:themeColor="text1"/>
                <w:sz w:val="22"/>
              </w:rPr>
            </w:pPr>
            <w:r>
              <w:rPr>
                <w:rFonts w:ascii="Times New Roman" w:eastAsia="楷体" w:hAnsi="Times New Roman" w:cs="Times New Roman" w:hint="eastAsia"/>
                <w:b/>
                <w:color w:val="000000" w:themeColor="text1"/>
                <w:sz w:val="22"/>
              </w:rPr>
              <w:t>S</w:t>
            </w:r>
            <w:r>
              <w:rPr>
                <w:rFonts w:ascii="Times New Roman" w:eastAsia="楷体" w:hAnsi="Times New Roman" w:cs="Times New Roman"/>
                <w:b/>
                <w:color w:val="000000" w:themeColor="text1"/>
                <w:sz w:val="22"/>
              </w:rPr>
              <w:t>12</w:t>
            </w:r>
          </w:p>
        </w:tc>
        <w:tc>
          <w:tcPr>
            <w:tcW w:w="974" w:type="dxa"/>
            <w:tcBorders>
              <w:top w:val="nil"/>
              <w:left w:val="single" w:sz="4" w:space="0" w:color="auto"/>
              <w:bottom w:val="nil"/>
              <w:right w:val="single" w:sz="4" w:space="0" w:color="auto"/>
            </w:tcBorders>
            <w:vAlign w:val="center"/>
          </w:tcPr>
          <w:p w14:paraId="1F48498D" w14:textId="77777777" w:rsidR="00014137" w:rsidRDefault="00014137" w:rsidP="00FE1B3C">
            <w:pPr>
              <w:jc w:val="center"/>
              <w:rPr>
                <w:rFonts w:ascii="Times New Roman" w:eastAsia="楷体" w:hAnsi="Times New Roman" w:cs="Times New Roman"/>
                <w:b/>
                <w:color w:val="000000" w:themeColor="text1"/>
                <w:sz w:val="22"/>
              </w:rPr>
            </w:pPr>
          </w:p>
        </w:tc>
        <w:tc>
          <w:tcPr>
            <w:tcW w:w="1134" w:type="dxa"/>
            <w:tcBorders>
              <w:top w:val="nil"/>
              <w:left w:val="single" w:sz="4" w:space="0" w:color="auto"/>
              <w:bottom w:val="nil"/>
              <w:right w:val="single" w:sz="4" w:space="0" w:color="auto"/>
            </w:tcBorders>
          </w:tcPr>
          <w:p w14:paraId="333A7892" w14:textId="77777777" w:rsidR="00014137" w:rsidRDefault="00014137" w:rsidP="00FE1B3C">
            <w:pPr>
              <w:jc w:val="center"/>
              <w:rPr>
                <w:rFonts w:ascii="Times New Roman" w:eastAsia="楷体" w:hAnsi="Times New Roman" w:cs="Times New Roman"/>
                <w:b/>
                <w:color w:val="000000" w:themeColor="text1"/>
                <w:sz w:val="22"/>
              </w:rPr>
            </w:pPr>
          </w:p>
        </w:tc>
        <w:tc>
          <w:tcPr>
            <w:tcW w:w="849" w:type="dxa"/>
            <w:tcBorders>
              <w:top w:val="nil"/>
              <w:left w:val="single" w:sz="4" w:space="0" w:color="auto"/>
              <w:bottom w:val="nil"/>
              <w:right w:val="single" w:sz="4" w:space="0" w:color="auto"/>
            </w:tcBorders>
            <w:vAlign w:val="center"/>
          </w:tcPr>
          <w:p w14:paraId="6530446A" w14:textId="77777777" w:rsidR="00014137" w:rsidRDefault="00014137" w:rsidP="00FE1B3C">
            <w:pPr>
              <w:jc w:val="center"/>
              <w:rPr>
                <w:rFonts w:ascii="Times New Roman" w:eastAsia="楷体" w:hAnsi="Times New Roman" w:cs="Times New Roman"/>
                <w:b/>
                <w:color w:val="000000" w:themeColor="text1"/>
                <w:sz w:val="22"/>
              </w:rPr>
            </w:pPr>
          </w:p>
        </w:tc>
        <w:tc>
          <w:tcPr>
            <w:tcW w:w="767" w:type="dxa"/>
            <w:gridSpan w:val="2"/>
            <w:tcBorders>
              <w:top w:val="nil"/>
              <w:left w:val="single" w:sz="4" w:space="0" w:color="auto"/>
              <w:bottom w:val="nil"/>
              <w:right w:val="nil"/>
            </w:tcBorders>
            <w:vAlign w:val="center"/>
          </w:tcPr>
          <w:p w14:paraId="07BD8C60" w14:textId="77777777" w:rsidR="00014137" w:rsidRDefault="00014137"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nil"/>
              <w:right w:val="nil"/>
            </w:tcBorders>
          </w:tcPr>
          <w:p w14:paraId="0DBEE7A4" w14:textId="77777777" w:rsidR="00014137" w:rsidRDefault="00014137"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nil"/>
              <w:right w:val="nil"/>
            </w:tcBorders>
          </w:tcPr>
          <w:p w14:paraId="6FC92ADC" w14:textId="77777777" w:rsidR="00014137" w:rsidRDefault="00014137" w:rsidP="00FE1B3C">
            <w:pPr>
              <w:jc w:val="center"/>
              <w:rPr>
                <w:rFonts w:ascii="Times New Roman" w:eastAsia="楷体" w:hAnsi="Times New Roman" w:cs="Times New Roman"/>
                <w:b/>
                <w:bCs/>
                <w:iCs/>
                <w:color w:val="000000" w:themeColor="text1"/>
                <w:sz w:val="22"/>
              </w:rPr>
            </w:pPr>
          </w:p>
        </w:tc>
      </w:tr>
      <w:tr w:rsidR="00014137" w14:paraId="38D50D2E" w14:textId="77777777" w:rsidTr="00143ADA">
        <w:trPr>
          <w:gridAfter w:val="1"/>
          <w:wAfter w:w="24" w:type="dxa"/>
        </w:trPr>
        <w:tc>
          <w:tcPr>
            <w:tcW w:w="747" w:type="dxa"/>
            <w:tcBorders>
              <w:top w:val="nil"/>
              <w:left w:val="nil"/>
              <w:bottom w:val="single" w:sz="12" w:space="0" w:color="auto"/>
              <w:right w:val="single" w:sz="4" w:space="0" w:color="auto"/>
            </w:tcBorders>
            <w:vAlign w:val="center"/>
          </w:tcPr>
          <w:p w14:paraId="0AB9FC1D" w14:textId="7DE63C6F" w:rsidR="00014137" w:rsidRDefault="00014137" w:rsidP="00FE1B3C">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2</w:t>
            </w:r>
          </w:p>
        </w:tc>
        <w:tc>
          <w:tcPr>
            <w:tcW w:w="773" w:type="dxa"/>
            <w:tcBorders>
              <w:top w:val="nil"/>
              <w:left w:val="single" w:sz="4" w:space="0" w:color="auto"/>
              <w:bottom w:val="single" w:sz="12" w:space="0" w:color="auto"/>
              <w:right w:val="single" w:sz="4" w:space="0" w:color="auto"/>
            </w:tcBorders>
            <w:vAlign w:val="center"/>
          </w:tcPr>
          <w:p w14:paraId="1C09A8CC" w14:textId="5E96BB36"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032" w:type="dxa"/>
            <w:gridSpan w:val="2"/>
            <w:tcBorders>
              <w:top w:val="nil"/>
              <w:left w:val="single" w:sz="4" w:space="0" w:color="auto"/>
              <w:bottom w:val="single" w:sz="12" w:space="0" w:color="auto"/>
              <w:right w:val="single" w:sz="4" w:space="0" w:color="auto"/>
            </w:tcBorders>
            <w:vAlign w:val="center"/>
          </w:tcPr>
          <w:p w14:paraId="399D5FCB" w14:textId="153AE305"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134" w:type="dxa"/>
            <w:tcBorders>
              <w:top w:val="nil"/>
              <w:left w:val="single" w:sz="4" w:space="0" w:color="auto"/>
              <w:bottom w:val="single" w:sz="12" w:space="0" w:color="auto"/>
              <w:right w:val="single" w:sz="4" w:space="0" w:color="auto"/>
            </w:tcBorders>
            <w:vAlign w:val="center"/>
          </w:tcPr>
          <w:p w14:paraId="6570C5BC" w14:textId="527DCAA0"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727" w:type="dxa"/>
            <w:tcBorders>
              <w:top w:val="nil"/>
              <w:left w:val="single" w:sz="4" w:space="0" w:color="auto"/>
              <w:bottom w:val="single" w:sz="12" w:space="0" w:color="auto"/>
              <w:right w:val="single" w:sz="4" w:space="0" w:color="auto"/>
            </w:tcBorders>
            <w:vAlign w:val="center"/>
          </w:tcPr>
          <w:p w14:paraId="325EB914" w14:textId="6FFBF30D"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974" w:type="dxa"/>
            <w:tcBorders>
              <w:top w:val="nil"/>
              <w:left w:val="single" w:sz="4" w:space="0" w:color="auto"/>
              <w:bottom w:val="single" w:sz="12" w:space="0" w:color="auto"/>
              <w:right w:val="single" w:sz="4" w:space="0" w:color="auto"/>
            </w:tcBorders>
            <w:vAlign w:val="center"/>
          </w:tcPr>
          <w:p w14:paraId="76EF10CD" w14:textId="5AAB0926"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134" w:type="dxa"/>
            <w:tcBorders>
              <w:top w:val="nil"/>
              <w:left w:val="single" w:sz="4" w:space="0" w:color="auto"/>
              <w:bottom w:val="single" w:sz="12" w:space="0" w:color="auto"/>
              <w:right w:val="single" w:sz="4" w:space="0" w:color="auto"/>
            </w:tcBorders>
          </w:tcPr>
          <w:p w14:paraId="4C646ED3" w14:textId="29A29369"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849" w:type="dxa"/>
            <w:tcBorders>
              <w:top w:val="nil"/>
              <w:left w:val="single" w:sz="4" w:space="0" w:color="auto"/>
              <w:bottom w:val="single" w:sz="12" w:space="0" w:color="auto"/>
              <w:right w:val="single" w:sz="4" w:space="0" w:color="auto"/>
            </w:tcBorders>
            <w:vAlign w:val="center"/>
          </w:tcPr>
          <w:p w14:paraId="43FC7349" w14:textId="5C71F184" w:rsidR="00014137" w:rsidRDefault="00014137" w:rsidP="00FE1B3C">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767" w:type="dxa"/>
            <w:gridSpan w:val="2"/>
            <w:tcBorders>
              <w:top w:val="nil"/>
              <w:left w:val="single" w:sz="4" w:space="0" w:color="auto"/>
              <w:bottom w:val="single" w:sz="12" w:space="0" w:color="auto"/>
              <w:right w:val="nil"/>
            </w:tcBorders>
            <w:vAlign w:val="center"/>
          </w:tcPr>
          <w:p w14:paraId="46DFA12B" w14:textId="77777777" w:rsidR="00014137" w:rsidRDefault="00014137" w:rsidP="00FE1B3C">
            <w:pPr>
              <w:jc w:val="center"/>
              <w:rPr>
                <w:rFonts w:ascii="Times New Roman" w:eastAsia="楷体" w:hAnsi="Times New Roman" w:cs="Times New Roman"/>
                <w:b/>
                <w:bCs/>
                <w:iCs/>
                <w:color w:val="000000" w:themeColor="text1"/>
                <w:sz w:val="22"/>
              </w:rPr>
            </w:pPr>
          </w:p>
        </w:tc>
        <w:tc>
          <w:tcPr>
            <w:tcW w:w="695" w:type="dxa"/>
            <w:tcBorders>
              <w:top w:val="nil"/>
              <w:left w:val="single" w:sz="4" w:space="0" w:color="auto"/>
              <w:bottom w:val="single" w:sz="12" w:space="0" w:color="auto"/>
              <w:right w:val="nil"/>
            </w:tcBorders>
          </w:tcPr>
          <w:p w14:paraId="0C36CCCF" w14:textId="77777777" w:rsidR="00014137" w:rsidRDefault="00014137" w:rsidP="00FE1B3C">
            <w:pPr>
              <w:jc w:val="center"/>
              <w:rPr>
                <w:rFonts w:ascii="Times New Roman" w:eastAsia="楷体" w:hAnsi="Times New Roman" w:cs="Times New Roman"/>
                <w:b/>
                <w:bCs/>
                <w:iCs/>
                <w:color w:val="000000" w:themeColor="text1"/>
                <w:sz w:val="22"/>
              </w:rPr>
            </w:pPr>
          </w:p>
        </w:tc>
        <w:tc>
          <w:tcPr>
            <w:tcW w:w="667" w:type="dxa"/>
            <w:tcBorders>
              <w:top w:val="nil"/>
              <w:left w:val="single" w:sz="4" w:space="0" w:color="auto"/>
              <w:bottom w:val="single" w:sz="12" w:space="0" w:color="auto"/>
              <w:right w:val="nil"/>
            </w:tcBorders>
          </w:tcPr>
          <w:p w14:paraId="2D5BE10A" w14:textId="77777777" w:rsidR="00014137" w:rsidRDefault="00014137" w:rsidP="00FE1B3C">
            <w:pPr>
              <w:jc w:val="center"/>
              <w:rPr>
                <w:rFonts w:ascii="Times New Roman" w:eastAsia="楷体" w:hAnsi="Times New Roman" w:cs="Times New Roman"/>
                <w:b/>
                <w:bCs/>
                <w:iCs/>
                <w:color w:val="000000" w:themeColor="text1"/>
                <w:sz w:val="22"/>
              </w:rPr>
            </w:pPr>
          </w:p>
        </w:tc>
      </w:tr>
    </w:tbl>
    <w:p w14:paraId="11A3F039" w14:textId="77777777" w:rsidR="00B344CA" w:rsidRPr="00E940CB" w:rsidRDefault="00B344CA" w:rsidP="00B344CA">
      <w:pPr>
        <w:rPr>
          <w:rFonts w:ascii="Times New Roman" w:eastAsia="楷体" w:hAnsi="Times New Roman" w:cs="Times New Roman"/>
          <w:b/>
          <w:bCs/>
          <w:iCs/>
          <w:color w:val="000000" w:themeColor="text1"/>
          <w:sz w:val="22"/>
        </w:rPr>
      </w:pPr>
    </w:p>
    <w:p w14:paraId="0569FF43" w14:textId="77777777" w:rsidR="001873F9" w:rsidRDefault="001873F9"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t>6</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文法</w:t>
      </w:r>
      <w:r w:rsidR="00AE31E0" w:rsidRPr="00836A6D">
        <w:rPr>
          <w:rFonts w:ascii="Times New Roman" w:eastAsia="楷体" w:hAnsi="Times New Roman" w:hint="eastAsia"/>
          <w:b/>
          <w:bCs/>
          <w:color w:val="000000" w:themeColor="text1"/>
          <w:sz w:val="22"/>
        </w:rPr>
        <w:t xml:space="preserve"> G=({U,T,S},{a0,c,d,e},P,S),</w:t>
      </w:r>
      <w:r w:rsidR="00AE31E0" w:rsidRPr="00836A6D">
        <w:rPr>
          <w:rFonts w:ascii="Times New Roman" w:eastAsia="楷体" w:hAnsi="Times New Roman" w:hint="eastAsia"/>
          <w:b/>
          <w:bCs/>
          <w:color w:val="000000" w:themeColor="text1"/>
          <w:sz w:val="22"/>
        </w:rPr>
        <w:t>其中</w:t>
      </w:r>
      <w:r w:rsidR="00AE31E0" w:rsidRPr="00836A6D">
        <w:rPr>
          <w:rFonts w:ascii="Times New Roman" w:eastAsia="楷体" w:hAnsi="Times New Roman" w:hint="eastAsia"/>
          <w:b/>
          <w:bCs/>
          <w:color w:val="000000" w:themeColor="text1"/>
          <w:sz w:val="22"/>
        </w:rPr>
        <w:t xml:space="preserve"> P </w:t>
      </w:r>
      <w:r w:rsidR="00AE31E0" w:rsidRPr="00836A6D">
        <w:rPr>
          <w:rFonts w:ascii="Times New Roman" w:eastAsia="楷体" w:hAnsi="Times New Roman" w:hint="eastAsia"/>
          <w:b/>
          <w:bCs/>
          <w:color w:val="000000" w:themeColor="text1"/>
          <w:sz w:val="22"/>
        </w:rPr>
        <w:t>为</w:t>
      </w:r>
    </w:p>
    <w:p w14:paraId="1663334E" w14:textId="77777777" w:rsidR="001873F9"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 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UTa|Tb</w:t>
      </w:r>
      <w:proofErr w:type="spellEnd"/>
      <w:r w:rsidRPr="00836A6D">
        <w:rPr>
          <w:rFonts w:ascii="Times New Roman" w:eastAsia="楷体" w:hAnsi="Times New Roman" w:hint="eastAsia"/>
          <w:b/>
          <w:bCs/>
          <w:color w:val="000000" w:themeColor="text1"/>
          <w:sz w:val="22"/>
        </w:rPr>
        <w:t xml:space="preserve"> </w:t>
      </w:r>
    </w:p>
    <w:p w14:paraId="71DEE13A" w14:textId="77777777" w:rsidR="001873F9" w:rsidRDefault="00AE31E0" w:rsidP="001873F9">
      <w:pPr>
        <w:ind w:leftChars="50" w:left="134" w:hangingChars="13" w:hanging="2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S | Sc | d </w:t>
      </w:r>
    </w:p>
    <w:p w14:paraId="7DC1C084" w14:textId="77777777" w:rsidR="001873F9" w:rsidRDefault="00AE31E0" w:rsidP="001873F9">
      <w:pPr>
        <w:ind w:leftChars="50" w:left="134" w:hangingChars="13" w:hanging="2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U</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US | e </w:t>
      </w:r>
    </w:p>
    <w:p w14:paraId="5D48C44E" w14:textId="225D5A58" w:rsidR="001873F9" w:rsidRDefault="00AE31E0" w:rsidP="001873F9">
      <w:pPr>
        <w:ind w:leftChars="50" w:left="134" w:hangingChars="13" w:hanging="2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(1) </w:t>
      </w:r>
      <w:r w:rsidRPr="00836A6D">
        <w:rPr>
          <w:rFonts w:ascii="Times New Roman" w:eastAsia="楷体" w:hAnsi="Times New Roman" w:hint="eastAsia"/>
          <w:b/>
          <w:bCs/>
          <w:color w:val="000000" w:themeColor="text1"/>
          <w:sz w:val="22"/>
        </w:rPr>
        <w:t>判断</w:t>
      </w:r>
      <w:r w:rsidRPr="00836A6D">
        <w:rPr>
          <w:rFonts w:ascii="Times New Roman" w:eastAsia="楷体" w:hAnsi="Times New Roman" w:hint="eastAsia"/>
          <w:b/>
          <w:bCs/>
          <w:color w:val="000000" w:themeColor="text1"/>
          <w:sz w:val="22"/>
        </w:rPr>
        <w:t>G</w:t>
      </w:r>
      <w:r w:rsidRPr="00836A6D">
        <w:rPr>
          <w:rFonts w:ascii="Times New Roman" w:eastAsia="楷体" w:hAnsi="Times New Roman" w:hint="eastAsia"/>
          <w:b/>
          <w:bCs/>
          <w:color w:val="000000" w:themeColor="text1"/>
          <w:sz w:val="22"/>
        </w:rPr>
        <w:t>是</w:t>
      </w:r>
      <w:r w:rsidRPr="00836A6D">
        <w:rPr>
          <w:rFonts w:ascii="Times New Roman" w:eastAsia="楷体" w:hAnsi="Times New Roman" w:hint="eastAsia"/>
          <w:b/>
          <w:bCs/>
          <w:color w:val="000000" w:themeColor="text1"/>
          <w:sz w:val="22"/>
        </w:rPr>
        <w:t xml:space="preserve"> LR(</w:t>
      </w:r>
      <w:r w:rsidR="00465046">
        <w:rPr>
          <w:rFonts w:ascii="Times New Roman" w:eastAsia="楷体" w:hAnsi="Times New Roman"/>
          <w:b/>
          <w:bCs/>
          <w:color w:val="000000" w:themeColor="text1"/>
          <w:sz w:val="22"/>
        </w:rPr>
        <w:t>0</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SLR(1)</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LALR(1)</w:t>
      </w:r>
      <w:r w:rsidRPr="00836A6D">
        <w:rPr>
          <w:rFonts w:ascii="Times New Roman" w:eastAsia="楷体" w:hAnsi="Times New Roman" w:hint="eastAsia"/>
          <w:b/>
          <w:bCs/>
          <w:color w:val="000000" w:themeColor="text1"/>
          <w:sz w:val="22"/>
        </w:rPr>
        <w:t>还是</w:t>
      </w:r>
      <w:r w:rsidRPr="00836A6D">
        <w:rPr>
          <w:rFonts w:ascii="Times New Roman" w:eastAsia="楷体" w:hAnsi="Times New Roman" w:hint="eastAsia"/>
          <w:b/>
          <w:bCs/>
          <w:color w:val="000000" w:themeColor="text1"/>
          <w:sz w:val="22"/>
        </w:rPr>
        <w:t xml:space="preserve"> LR(1)</w:t>
      </w:r>
      <w:r w:rsidRPr="00836A6D">
        <w:rPr>
          <w:rFonts w:ascii="Times New Roman" w:eastAsia="楷体" w:hAnsi="Times New Roman" w:hint="eastAsia"/>
          <w:b/>
          <w:bCs/>
          <w:color w:val="000000" w:themeColor="text1"/>
          <w:sz w:val="22"/>
        </w:rPr>
        <w:t>的，说明理由。</w:t>
      </w:r>
      <w:r w:rsidRPr="00836A6D">
        <w:rPr>
          <w:rFonts w:ascii="Times New Roman" w:eastAsia="楷体" w:hAnsi="Times New Roman" w:hint="eastAsia"/>
          <w:b/>
          <w:bCs/>
          <w:color w:val="000000" w:themeColor="text1"/>
          <w:sz w:val="22"/>
        </w:rPr>
        <w:t xml:space="preserve"> </w:t>
      </w:r>
    </w:p>
    <w:p w14:paraId="1B06BDC2" w14:textId="0D0393C6" w:rsidR="00AE31E0" w:rsidRDefault="00AE31E0" w:rsidP="001873F9">
      <w:pPr>
        <w:ind w:leftChars="50" w:left="134" w:hangingChars="13" w:hanging="2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(2) </w:t>
      </w:r>
      <w:r w:rsidRPr="00836A6D">
        <w:rPr>
          <w:rFonts w:ascii="Times New Roman" w:eastAsia="楷体" w:hAnsi="Times New Roman" w:hint="eastAsia"/>
          <w:b/>
          <w:bCs/>
          <w:color w:val="000000" w:themeColor="text1"/>
          <w:sz w:val="22"/>
        </w:rPr>
        <w:t>构造相应的分析表</w:t>
      </w:r>
    </w:p>
    <w:p w14:paraId="028DA99C" w14:textId="48B63EBA" w:rsidR="00C444F9" w:rsidRPr="00A977FC" w:rsidRDefault="00A977FC" w:rsidP="001873F9">
      <w:pPr>
        <w:ind w:leftChars="50" w:left="134" w:hangingChars="13" w:hanging="29"/>
        <w:rPr>
          <w:rFonts w:ascii="Times New Roman" w:eastAsia="楷体" w:hAnsi="Times New Roman"/>
          <w:b/>
          <w:bCs/>
          <w:color w:val="FF0000"/>
          <w:sz w:val="22"/>
        </w:rPr>
      </w:pPr>
      <w:r w:rsidRPr="00A977FC">
        <w:rPr>
          <w:rFonts w:ascii="Times New Roman" w:eastAsia="楷体" w:hAnsi="Times New Roman" w:hint="eastAsia"/>
          <w:b/>
          <w:bCs/>
          <w:color w:val="FF0000"/>
          <w:sz w:val="22"/>
        </w:rPr>
        <w:t>答：</w:t>
      </w:r>
    </w:p>
    <w:p w14:paraId="3D899FC0" w14:textId="64D60BC0" w:rsidR="006B6835" w:rsidRDefault="00C444F9" w:rsidP="001873F9">
      <w:pPr>
        <w:ind w:leftChars="50" w:left="134" w:hangingChars="13" w:hanging="2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拓广文法并对产生式进行编号：</w:t>
      </w:r>
    </w:p>
    <w:p w14:paraId="0EECDE5C"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p>
    <w:p w14:paraId="301B2718" w14:textId="12B9D693"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UTa</w:t>
      </w:r>
      <w:proofErr w:type="spellEnd"/>
    </w:p>
    <w:p w14:paraId="1CB79BFD" w14:textId="6D5CA75F"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2: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Tb </w:t>
      </w:r>
    </w:p>
    <w:p w14:paraId="4AE7EB56" w14:textId="2D923073"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3: 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p>
    <w:p w14:paraId="3E3C2573" w14:textId="7195CE00"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4: 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Sc </w:t>
      </w:r>
    </w:p>
    <w:p w14:paraId="524F4B01" w14:textId="1A8E914B"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5:</w:t>
      </w:r>
      <w:r w:rsidRPr="00C444F9">
        <w:rPr>
          <w:rFonts w:ascii="Times New Roman" w:eastAsia="楷体" w:hAnsi="Times New Roman"/>
          <w:b/>
          <w:bCs/>
          <w:color w:val="000000" w:themeColor="text1"/>
          <w:sz w:val="22"/>
        </w:rPr>
        <w:t xml:space="preserve"> </w:t>
      </w:r>
      <w:r>
        <w:rPr>
          <w:rFonts w:ascii="Times New Roman" w:eastAsia="楷体" w:hAnsi="Times New Roman"/>
          <w:b/>
          <w:bCs/>
          <w:color w:val="000000" w:themeColor="text1"/>
          <w:sz w:val="22"/>
        </w:rPr>
        <w:t>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w:t>
      </w:r>
    </w:p>
    <w:p w14:paraId="24757323" w14:textId="2330B385"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6: </w:t>
      </w:r>
      <w:r w:rsidRPr="00836A6D">
        <w:rPr>
          <w:rFonts w:ascii="Times New Roman" w:eastAsia="楷体" w:hAnsi="Times New Roman" w:hint="eastAsia"/>
          <w:b/>
          <w:bCs/>
          <w:color w:val="000000" w:themeColor="text1"/>
          <w:sz w:val="22"/>
        </w:rPr>
        <w:t>U</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US</w:t>
      </w:r>
    </w:p>
    <w:p w14:paraId="48CECEB2" w14:textId="75628AF6"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7: </w:t>
      </w:r>
      <w:r w:rsidRPr="00836A6D">
        <w:rPr>
          <w:rFonts w:ascii="Times New Roman" w:eastAsia="楷体" w:hAnsi="Times New Roman" w:hint="eastAsia"/>
          <w:b/>
          <w:bCs/>
          <w:color w:val="000000" w:themeColor="text1"/>
          <w:sz w:val="22"/>
        </w:rPr>
        <w:t>U</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e</w:t>
      </w:r>
    </w:p>
    <w:p w14:paraId="7102AE7D" w14:textId="77777777" w:rsidR="00C444F9" w:rsidRDefault="00C444F9" w:rsidP="001873F9">
      <w:pPr>
        <w:ind w:leftChars="50" w:left="134" w:hangingChars="13" w:hanging="29"/>
        <w:rPr>
          <w:rFonts w:ascii="Times New Roman" w:eastAsia="楷体" w:hAnsi="Times New Roman"/>
          <w:b/>
          <w:bCs/>
          <w:color w:val="000000" w:themeColor="text1"/>
          <w:sz w:val="22"/>
        </w:rPr>
      </w:pPr>
    </w:p>
    <w:p w14:paraId="2B8B8A8C" w14:textId="2C43174A" w:rsidR="00B64A6C" w:rsidRDefault="00B64A6C" w:rsidP="00B64A6C">
      <w:pPr>
        <w:ind w:firstLineChars="100" w:firstLine="221"/>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w:lastRenderedPageBreak/>
          <m:t>G[S']</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0FF14F5F" w14:textId="77777777" w:rsidR="00B425A2" w:rsidRDefault="00B425A2" w:rsidP="00B64A6C">
      <w:pPr>
        <w:ind w:firstLineChars="100" w:firstLine="221"/>
        <w:rPr>
          <w:rFonts w:ascii="Times New Roman" w:eastAsia="楷体" w:hAnsi="Times New Roman" w:cs="Times New Roman"/>
          <w:b/>
          <w:bCs/>
          <w:color w:val="000000" w:themeColor="text1"/>
          <w:sz w:val="22"/>
        </w:rPr>
      </w:pPr>
    </w:p>
    <w:p w14:paraId="62CAF1C1" w14:textId="724ADEB5" w:rsidR="00B425A2" w:rsidRPr="00B64A6C" w:rsidRDefault="00B425A2" w:rsidP="00B425A2">
      <w:pPr>
        <w:pStyle w:val="af"/>
        <w:rPr>
          <w:rFonts w:ascii="Times New Roman" w:eastAsia="楷体" w:hAnsi="Times New Roman"/>
          <w:b/>
          <w:bCs/>
          <w:color w:val="000000" w:themeColor="text1"/>
          <w:sz w:val="22"/>
        </w:rPr>
      </w:pPr>
    </w:p>
    <w:p w14:paraId="246424D8" w14:textId="747F4F72" w:rsidR="00B64A6C" w:rsidRDefault="00B64A6C" w:rsidP="001873F9">
      <w:pPr>
        <w:ind w:leftChars="50" w:left="132" w:hangingChars="13" w:hanging="27"/>
        <w:rPr>
          <w:rFonts w:ascii="Times New Roman" w:eastAsia="楷体" w:hAnsi="Times New Roman"/>
          <w:b/>
          <w:bCs/>
          <w:color w:val="000000" w:themeColor="text1"/>
          <w:sz w:val="22"/>
        </w:rPr>
      </w:pPr>
      <w:r>
        <w:object w:dxaOrig="9136" w:dyaOrig="7373" w14:anchorId="1B53BA79">
          <v:shape id="_x0000_i1048" type="#_x0000_t75" style="width:414.75pt;height:336pt" o:ole="">
            <v:imagedata r:id="rId70" o:title=""/>
          </v:shape>
          <o:OLEObject Type="Embed" ProgID="Visio.Drawing.15" ShapeID="_x0000_i1048" DrawAspect="Content" ObjectID="_1745303149" r:id="rId71"/>
        </w:object>
      </w:r>
    </w:p>
    <w:p w14:paraId="28D10660" w14:textId="7C1E0183" w:rsidR="00465046" w:rsidRDefault="00465046" w:rsidP="00465046">
      <w:pPr>
        <w:rPr>
          <w:rFonts w:ascii="Times New Roman" w:eastAsia="楷体" w:hAnsi="Times New Roman" w:cs="Times New Roman"/>
          <w:b/>
          <w:color w:val="000000" w:themeColor="text1"/>
          <w:sz w:val="22"/>
        </w:rPr>
      </w:pPr>
      <w:r>
        <w:rPr>
          <w:rFonts w:ascii="Times New Roman" w:eastAsia="楷体" w:hAnsi="Times New Roman" w:cs="Times New Roman" w:hint="eastAsia"/>
          <w:b/>
          <w:bCs/>
          <w:iCs/>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hint="eastAsia"/>
            <w:color w:val="000000" w:themeColor="text1"/>
            <w:sz w:val="22"/>
          </w:rPr>
          <m:t>S</m:t>
        </m:r>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和</w:t>
      </w:r>
      <m:oMath>
        <m:r>
          <m:rPr>
            <m:sty m:val="bi"/>
          </m:rPr>
          <w:rPr>
            <w:rFonts w:ascii="Cambria Math" w:eastAsia="楷体" w:hAnsi="Cambria Math" w:cs="Times New Roman"/>
            <w:color w:val="000000" w:themeColor="text1"/>
            <w:sz w:val="22"/>
          </w:rPr>
          <m:t>T→S</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为归约项目</w:t>
      </w:r>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0000" w:themeColor="text1"/>
            <w:sz w:val="22"/>
          </w:rPr>
          <m:t>T→S</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c</m:t>
        </m:r>
      </m:oMath>
      <w:r>
        <w:rPr>
          <w:rFonts w:ascii="Times New Roman" w:eastAsia="楷体" w:hAnsi="Times New Roman" w:cs="Times New Roman" w:hint="eastAsia"/>
          <w:b/>
          <w:color w:val="000000" w:themeColor="text1"/>
          <w:sz w:val="22"/>
        </w:rPr>
        <w:t>为移进项目，存在移进</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归约冲突，因此所给文法不是</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color w:val="000000" w:themeColor="text1"/>
          <w:sz w:val="22"/>
        </w:rPr>
        <w:t>文法。</w:t>
      </w:r>
    </w:p>
    <w:p w14:paraId="30CFC1BC" w14:textId="77777777" w:rsidR="003C2E9C" w:rsidRDefault="003C2E9C" w:rsidP="003C2E9C">
      <w:pPr>
        <w:rPr>
          <w:rFonts w:ascii="Times New Roman" w:eastAsia="楷体" w:hAnsi="Times New Roman" w:cs="Times New Roman"/>
          <w:b/>
          <w:bCs/>
          <w:color w:val="000000" w:themeColor="text1"/>
          <w:sz w:val="22"/>
        </w:rPr>
      </w:pPr>
      <w:r>
        <w:rPr>
          <w:rFonts w:ascii="Times New Roman" w:eastAsia="楷体" w:hAnsi="Times New Roman" w:cs="Times New Roman" w:hint="eastAsia"/>
          <w:b/>
          <w:bCs/>
          <w:color w:val="000000" w:themeColor="text1"/>
          <w:sz w:val="22"/>
        </w:rPr>
        <w:t>由产生式知：</w:t>
      </w:r>
    </w:p>
    <w:p w14:paraId="2D480C82" w14:textId="77777777" w:rsidR="003C2E9C" w:rsidRPr="00DE775A" w:rsidRDefault="003C2E9C" w:rsidP="003C2E9C">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a,b,#,c,e,d</m:t>
              </m:r>
            </m:e>
          </m:d>
        </m:oMath>
      </m:oMathPara>
    </w:p>
    <w:p w14:paraId="4014AE72" w14:textId="77777777" w:rsidR="003C2E9C" w:rsidRPr="00DE775A" w:rsidRDefault="003C2E9C" w:rsidP="003C2E9C">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T</m:t>
              </m:r>
            </m:e>
          </m:d>
          <m:r>
            <m:rPr>
              <m:sty m:val="bi"/>
            </m:rPr>
            <w:rPr>
              <w:rFonts w:ascii="Cambria Math" w:eastAsia="楷体" w:hAnsi="Cambria Math" w:cs="Times New Roman"/>
              <w:color w:val="000000" w:themeColor="text1"/>
              <w:sz w:val="22"/>
            </w:rPr>
            <m:t>={a,b}</m:t>
          </m:r>
        </m:oMath>
      </m:oMathPara>
    </w:p>
    <w:p w14:paraId="74750F5F" w14:textId="77777777" w:rsidR="003C2E9C" w:rsidRPr="005D66CD" w:rsidRDefault="003C2E9C" w:rsidP="003C2E9C">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U</m:t>
              </m:r>
            </m:e>
          </m:d>
          <m:r>
            <m:rPr>
              <m:sty m:val="bi"/>
            </m:rPr>
            <w:rPr>
              <w:rFonts w:ascii="Cambria Math" w:eastAsia="楷体" w:hAnsi="Cambria Math" w:cs="Times New Roman"/>
              <w:color w:val="000000" w:themeColor="text1"/>
              <w:sz w:val="22"/>
            </w:rPr>
            <m:t>={e,d</m:t>
          </m:r>
          <m:r>
            <m:rPr>
              <m:sty m:val="bi"/>
            </m:rPr>
            <w:rPr>
              <w:rFonts w:ascii="Cambria Math" w:eastAsia="楷体" w:hAnsi="Cambria Math" w:cs="Times New Roman" w:hint="eastAsia"/>
              <w:color w:val="000000" w:themeColor="text1"/>
              <w:sz w:val="22"/>
            </w:rPr>
            <m:t>}</m:t>
          </m:r>
        </m:oMath>
      </m:oMathPara>
    </w:p>
    <w:p w14:paraId="511CFE3A" w14:textId="6633503E" w:rsidR="00465046" w:rsidRDefault="00465046" w:rsidP="00465046">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c</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a,b</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c</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b/>
          <w:color w:val="000000" w:themeColor="text1"/>
          <w:sz w:val="22"/>
        </w:rPr>
        <w:t xml:space="preserve"> </w:t>
      </w:r>
      <w:r>
        <w:rPr>
          <w:rFonts w:ascii="Times New Roman" w:eastAsia="楷体" w:hAnsi="Times New Roman" w:cs="Times New Roman" w:hint="eastAsia"/>
          <w:b/>
          <w:bCs/>
          <w:iCs/>
          <w:color w:val="000000" w:themeColor="text1"/>
          <w:sz w:val="22"/>
        </w:rPr>
        <w:t>所以在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color w:val="000000" w:themeColor="text1"/>
            <w:sz w:val="22"/>
          </w:rPr>
          <m:t>F</m:t>
        </m:r>
        <m:r>
          <m:rPr>
            <m:sty m:val="bi"/>
          </m:rPr>
          <w:rPr>
            <w:rFonts w:ascii="Cambria Math" w:eastAsia="楷体" w:hAnsi="Cambria Math" w:cs="Times New Roman" w:hint="eastAsia"/>
            <w:color w:val="000000" w:themeColor="text1"/>
            <w:sz w:val="22"/>
          </w:rPr>
          <m:t>o</m:t>
        </m:r>
        <m:r>
          <m:rPr>
            <m:sty m:val="bi"/>
          </m:rPr>
          <w:rPr>
            <w:rFonts w:ascii="Cambria Math" w:eastAsia="楷体" w:hAnsi="Cambria Math" w:cs="Times New Roman"/>
            <w:color w:val="000000" w:themeColor="text1"/>
            <w:sz w:val="22"/>
          </w:rPr>
          <m:t>llow</m:t>
        </m:r>
      </m:oMath>
      <w:r>
        <w:rPr>
          <w:rFonts w:ascii="Times New Roman" w:eastAsia="楷体" w:hAnsi="Times New Roman" w:cs="Times New Roman" w:hint="eastAsia"/>
          <w:b/>
          <w:bCs/>
          <w:iCs/>
          <w:color w:val="000000" w:themeColor="text1"/>
          <w:sz w:val="22"/>
        </w:rPr>
        <w:t>集解决。</w:t>
      </w:r>
    </w:p>
    <w:p w14:paraId="6051E630" w14:textId="421BAF6E" w:rsidR="00465046" w:rsidRDefault="00465046" w:rsidP="00465046">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10</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U</m:t>
            </m:r>
          </m:e>
        </m:d>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c</m:t>
            </m:r>
          </m:e>
        </m:d>
        <m:r>
          <m:rPr>
            <m:sty m:val="bi"/>
          </m:rPr>
          <w:rPr>
            <w:rFonts w:ascii="Cambria Math" w:eastAsia="楷体" w:hAnsi="Cambria Math" w:cs="Times New Roman"/>
            <w:color w:val="000000" w:themeColor="text1"/>
            <w:sz w:val="22"/>
          </w:rPr>
          <m:t>={e,d</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a,b</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c</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bCs/>
          <w:iCs/>
          <w:color w:val="000000" w:themeColor="text1"/>
          <w:sz w:val="22"/>
        </w:rPr>
        <w:t>所以在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10</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color w:val="000000" w:themeColor="text1"/>
            <w:sz w:val="22"/>
          </w:rPr>
          <m:t>F</m:t>
        </m:r>
        <m:r>
          <m:rPr>
            <m:sty m:val="bi"/>
          </m:rPr>
          <w:rPr>
            <w:rFonts w:ascii="Cambria Math" w:eastAsia="楷体" w:hAnsi="Cambria Math" w:cs="Times New Roman" w:hint="eastAsia"/>
            <w:color w:val="000000" w:themeColor="text1"/>
            <w:sz w:val="22"/>
          </w:rPr>
          <m:t>o</m:t>
        </m:r>
        <m:r>
          <m:rPr>
            <m:sty m:val="bi"/>
          </m:rPr>
          <w:rPr>
            <w:rFonts w:ascii="Cambria Math" w:eastAsia="楷体" w:hAnsi="Cambria Math" w:cs="Times New Roman"/>
            <w:color w:val="000000" w:themeColor="text1"/>
            <w:sz w:val="22"/>
          </w:rPr>
          <m:t>llow</m:t>
        </m:r>
      </m:oMath>
      <w:r>
        <w:rPr>
          <w:rFonts w:ascii="Times New Roman" w:eastAsia="楷体" w:hAnsi="Times New Roman" w:cs="Times New Roman" w:hint="eastAsia"/>
          <w:b/>
          <w:bCs/>
          <w:iCs/>
          <w:color w:val="000000" w:themeColor="text1"/>
          <w:sz w:val="22"/>
        </w:rPr>
        <w:t>集解决</w:t>
      </w:r>
    </w:p>
    <w:p w14:paraId="40F8A797" w14:textId="77777777" w:rsidR="00465046" w:rsidRDefault="00465046" w:rsidP="00465046">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综上，该文法是</w:t>
      </w:r>
      <m:oMath>
        <m:r>
          <m:rPr>
            <m:sty m:val="bi"/>
          </m:rPr>
          <w:rPr>
            <w:rFonts w:ascii="Cambria Math" w:eastAsia="楷体" w:hAnsi="Cambria Math" w:cs="Times New Roman"/>
            <w:color w:val="000000" w:themeColor="text1"/>
            <w:sz w:val="22"/>
          </w:rPr>
          <m:t>SLR</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1</m:t>
            </m:r>
          </m:e>
        </m:d>
      </m:oMath>
      <w:r>
        <w:rPr>
          <w:rFonts w:ascii="Times New Roman" w:eastAsia="楷体" w:hAnsi="Times New Roman" w:cs="Times New Roman" w:hint="eastAsia"/>
          <w:b/>
          <w:bCs/>
          <w:iCs/>
          <w:color w:val="000000" w:themeColor="text1"/>
          <w:sz w:val="22"/>
        </w:rPr>
        <w:t>文法。</w:t>
      </w:r>
    </w:p>
    <w:p w14:paraId="5D9412E4"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p>
    <w:p w14:paraId="14A5AC6B"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1: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UTa</w:t>
      </w:r>
      <w:proofErr w:type="spellEnd"/>
    </w:p>
    <w:p w14:paraId="32D43474"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2: </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Tb </w:t>
      </w:r>
    </w:p>
    <w:p w14:paraId="11ED06BB"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3: 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p>
    <w:p w14:paraId="4D27FD70"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4: 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Sc </w:t>
      </w:r>
    </w:p>
    <w:p w14:paraId="123292CC"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5:</w:t>
      </w:r>
      <w:r w:rsidRPr="00C444F9">
        <w:rPr>
          <w:rFonts w:ascii="Times New Roman" w:eastAsia="楷体" w:hAnsi="Times New Roman"/>
          <w:b/>
          <w:bCs/>
          <w:color w:val="000000" w:themeColor="text1"/>
          <w:sz w:val="22"/>
        </w:rPr>
        <w:t xml:space="preserve"> </w:t>
      </w:r>
      <w:r>
        <w:rPr>
          <w:rFonts w:ascii="Times New Roman" w:eastAsia="楷体" w:hAnsi="Times New Roman"/>
          <w:b/>
          <w:bCs/>
          <w:color w:val="000000" w:themeColor="text1"/>
          <w:sz w:val="22"/>
        </w:rPr>
        <w:t>T</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w:t>
      </w:r>
    </w:p>
    <w:p w14:paraId="39365F2C"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6: </w:t>
      </w:r>
      <w:r w:rsidRPr="00836A6D">
        <w:rPr>
          <w:rFonts w:ascii="Times New Roman" w:eastAsia="楷体" w:hAnsi="Times New Roman" w:hint="eastAsia"/>
          <w:b/>
          <w:bCs/>
          <w:color w:val="000000" w:themeColor="text1"/>
          <w:sz w:val="22"/>
        </w:rPr>
        <w:t>U</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US</w:t>
      </w:r>
    </w:p>
    <w:p w14:paraId="75EDE443" w14:textId="77777777" w:rsidR="00C444F9" w:rsidRDefault="00C444F9" w:rsidP="00C444F9">
      <w:pPr>
        <w:ind w:leftChars="50" w:left="105" w:firstLineChars="145" w:firstLine="320"/>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7: </w:t>
      </w:r>
      <w:r w:rsidRPr="00836A6D">
        <w:rPr>
          <w:rFonts w:ascii="Times New Roman" w:eastAsia="楷体" w:hAnsi="Times New Roman" w:hint="eastAsia"/>
          <w:b/>
          <w:bCs/>
          <w:color w:val="000000" w:themeColor="text1"/>
          <w:sz w:val="22"/>
        </w:rPr>
        <w:t>U</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e</w:t>
      </w:r>
    </w:p>
    <w:p w14:paraId="56719319" w14:textId="77777777" w:rsidR="00C444F9" w:rsidRPr="00BC626F" w:rsidRDefault="00C444F9" w:rsidP="00C444F9">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lastRenderedPageBreak/>
        <w:t>构造的</w:t>
      </w:r>
      <m:oMath>
        <m:r>
          <m:rPr>
            <m:sty m:val="bi"/>
          </m:rPr>
          <w:rPr>
            <w:rFonts w:ascii="Cambria Math" w:eastAsia="楷体" w:hAnsi="Cambria Math" w:cs="Times New Roman"/>
            <w:color w:val="000000" w:themeColor="text1"/>
            <w:sz w:val="22"/>
          </w:rPr>
          <m:t>SLR(1)</m:t>
        </m:r>
      </m:oMath>
      <w:r>
        <w:rPr>
          <w:rFonts w:ascii="Times New Roman" w:eastAsia="楷体" w:hAnsi="Times New Roman" w:cs="Times New Roman" w:hint="eastAsia"/>
          <w:b/>
          <w:bCs/>
          <w:iCs/>
          <w:color w:val="000000" w:themeColor="text1"/>
          <w:sz w:val="22"/>
        </w:rPr>
        <w:t>分析表如下：</w:t>
      </w:r>
    </w:p>
    <w:tbl>
      <w:tblPr>
        <w:tblStyle w:val="a7"/>
        <w:tblW w:w="0" w:type="auto"/>
        <w:tblLook w:val="04A0" w:firstRow="1" w:lastRow="0" w:firstColumn="1" w:lastColumn="0" w:noHBand="0" w:noVBand="1"/>
      </w:tblPr>
      <w:tblGrid>
        <w:gridCol w:w="828"/>
        <w:gridCol w:w="850"/>
        <w:gridCol w:w="850"/>
        <w:gridCol w:w="849"/>
        <w:gridCol w:w="792"/>
        <w:gridCol w:w="847"/>
        <w:gridCol w:w="913"/>
        <w:gridCol w:w="852"/>
        <w:gridCol w:w="777"/>
        <w:gridCol w:w="748"/>
      </w:tblGrid>
      <w:tr w:rsidR="00D56A9D" w14:paraId="69EF87D1" w14:textId="77777777" w:rsidTr="00BD5CB6">
        <w:tc>
          <w:tcPr>
            <w:tcW w:w="828" w:type="dxa"/>
            <w:vMerge w:val="restart"/>
            <w:tcBorders>
              <w:top w:val="single" w:sz="12" w:space="0" w:color="auto"/>
              <w:left w:val="nil"/>
            </w:tcBorders>
            <w:vAlign w:val="center"/>
          </w:tcPr>
          <w:p w14:paraId="5E251067"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5101" w:type="dxa"/>
            <w:gridSpan w:val="6"/>
            <w:tcBorders>
              <w:top w:val="single" w:sz="12" w:space="0" w:color="auto"/>
            </w:tcBorders>
          </w:tcPr>
          <w:p w14:paraId="4EF335F4" w14:textId="45DEC5C9"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2377" w:type="dxa"/>
            <w:gridSpan w:val="3"/>
            <w:tcBorders>
              <w:top w:val="single" w:sz="12" w:space="0" w:color="auto"/>
              <w:right w:val="nil"/>
            </w:tcBorders>
            <w:vAlign w:val="center"/>
          </w:tcPr>
          <w:p w14:paraId="6369B91D"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C444F9" w14:paraId="0D4C885A" w14:textId="77777777" w:rsidTr="00C444F9">
        <w:tc>
          <w:tcPr>
            <w:tcW w:w="828" w:type="dxa"/>
            <w:vMerge/>
            <w:tcBorders>
              <w:left w:val="nil"/>
              <w:bottom w:val="single" w:sz="4" w:space="0" w:color="auto"/>
            </w:tcBorders>
            <w:vAlign w:val="center"/>
          </w:tcPr>
          <w:p w14:paraId="253A478D" w14:textId="77777777" w:rsidR="00C444F9" w:rsidRDefault="00C444F9" w:rsidP="00F64BA1">
            <w:pPr>
              <w:jc w:val="center"/>
              <w:rPr>
                <w:rFonts w:ascii="Times New Roman" w:eastAsia="楷体" w:hAnsi="Times New Roman" w:cs="Times New Roman"/>
                <w:b/>
                <w:bCs/>
                <w:iCs/>
                <w:color w:val="000000" w:themeColor="text1"/>
                <w:sz w:val="22"/>
              </w:rPr>
            </w:pPr>
          </w:p>
        </w:tc>
        <w:tc>
          <w:tcPr>
            <w:tcW w:w="850" w:type="dxa"/>
            <w:tcBorders>
              <w:bottom w:val="single" w:sz="4" w:space="0" w:color="auto"/>
            </w:tcBorders>
            <w:vAlign w:val="center"/>
          </w:tcPr>
          <w:p w14:paraId="47D7B1E8" w14:textId="14752B58"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m:t>
                </m:r>
              </m:oMath>
            </m:oMathPara>
          </w:p>
        </w:tc>
        <w:tc>
          <w:tcPr>
            <w:tcW w:w="850" w:type="dxa"/>
            <w:tcBorders>
              <w:bottom w:val="single" w:sz="4" w:space="0" w:color="auto"/>
            </w:tcBorders>
            <w:vAlign w:val="center"/>
          </w:tcPr>
          <w:p w14:paraId="38D0E846" w14:textId="723432BA"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b</m:t>
                </m:r>
              </m:oMath>
            </m:oMathPara>
          </w:p>
        </w:tc>
        <w:tc>
          <w:tcPr>
            <w:tcW w:w="849" w:type="dxa"/>
            <w:tcBorders>
              <w:bottom w:val="single" w:sz="4" w:space="0" w:color="auto"/>
            </w:tcBorders>
            <w:vAlign w:val="center"/>
          </w:tcPr>
          <w:p w14:paraId="416B9AD9" w14:textId="0C647E48"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c</m:t>
                </m:r>
              </m:oMath>
            </m:oMathPara>
          </w:p>
        </w:tc>
        <w:tc>
          <w:tcPr>
            <w:tcW w:w="792" w:type="dxa"/>
            <w:tcBorders>
              <w:bottom w:val="single" w:sz="4" w:space="0" w:color="auto"/>
            </w:tcBorders>
          </w:tcPr>
          <w:p w14:paraId="2C5FB878" w14:textId="597921B8" w:rsidR="00C444F9" w:rsidRDefault="00C444F9"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d</m:t>
                </m:r>
              </m:oMath>
            </m:oMathPara>
          </w:p>
        </w:tc>
        <w:tc>
          <w:tcPr>
            <w:tcW w:w="847" w:type="dxa"/>
            <w:tcBorders>
              <w:bottom w:val="single" w:sz="4" w:space="0" w:color="auto"/>
            </w:tcBorders>
          </w:tcPr>
          <w:p w14:paraId="20EA6FA7" w14:textId="44EBD508" w:rsidR="00C444F9" w:rsidRDefault="00C444F9"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e</m:t>
                </m:r>
              </m:oMath>
            </m:oMathPara>
          </w:p>
        </w:tc>
        <w:tc>
          <w:tcPr>
            <w:tcW w:w="913" w:type="dxa"/>
            <w:tcBorders>
              <w:bottom w:val="single" w:sz="4" w:space="0" w:color="auto"/>
            </w:tcBorders>
            <w:vAlign w:val="center"/>
          </w:tcPr>
          <w:p w14:paraId="5820535E" w14:textId="27D13BA8"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852" w:type="dxa"/>
            <w:tcBorders>
              <w:bottom w:val="single" w:sz="4" w:space="0" w:color="auto"/>
              <w:right w:val="nil"/>
            </w:tcBorders>
            <w:vAlign w:val="center"/>
          </w:tcPr>
          <w:p w14:paraId="6B2B2380" w14:textId="77777777"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S</m:t>
                </m:r>
              </m:oMath>
            </m:oMathPara>
          </w:p>
        </w:tc>
        <w:tc>
          <w:tcPr>
            <w:tcW w:w="777" w:type="dxa"/>
            <w:tcBorders>
              <w:bottom w:val="single" w:sz="4" w:space="0" w:color="auto"/>
              <w:right w:val="nil"/>
            </w:tcBorders>
          </w:tcPr>
          <w:p w14:paraId="70FDC3FB" w14:textId="4C776F82" w:rsidR="00C444F9" w:rsidRDefault="00C444F9"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U</m:t>
                </m:r>
              </m:oMath>
            </m:oMathPara>
          </w:p>
        </w:tc>
        <w:tc>
          <w:tcPr>
            <w:tcW w:w="748" w:type="dxa"/>
            <w:tcBorders>
              <w:bottom w:val="single" w:sz="4" w:space="0" w:color="auto"/>
              <w:right w:val="nil"/>
            </w:tcBorders>
          </w:tcPr>
          <w:p w14:paraId="52547655" w14:textId="4AF17CAA" w:rsidR="00C444F9" w:rsidRDefault="00C444F9"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T</m:t>
                </m:r>
              </m:oMath>
            </m:oMathPara>
          </w:p>
        </w:tc>
      </w:tr>
      <w:tr w:rsidR="00C444F9" w14:paraId="38E240F8" w14:textId="77777777" w:rsidTr="00C444F9">
        <w:tc>
          <w:tcPr>
            <w:tcW w:w="828" w:type="dxa"/>
            <w:tcBorders>
              <w:top w:val="single" w:sz="4" w:space="0" w:color="auto"/>
              <w:left w:val="nil"/>
              <w:bottom w:val="nil"/>
              <w:right w:val="single" w:sz="4" w:space="0" w:color="auto"/>
            </w:tcBorders>
            <w:vAlign w:val="center"/>
          </w:tcPr>
          <w:p w14:paraId="4C17A6A2"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850" w:type="dxa"/>
            <w:tcBorders>
              <w:top w:val="single" w:sz="4" w:space="0" w:color="auto"/>
              <w:left w:val="single" w:sz="4" w:space="0" w:color="auto"/>
              <w:bottom w:val="nil"/>
              <w:right w:val="single" w:sz="4" w:space="0" w:color="auto"/>
            </w:tcBorders>
            <w:vAlign w:val="center"/>
          </w:tcPr>
          <w:p w14:paraId="426068B2" w14:textId="538B0A56" w:rsidR="00C444F9" w:rsidRDefault="00C444F9" w:rsidP="00F64BA1">
            <w:pPr>
              <w:jc w:val="center"/>
              <w:rPr>
                <w:rFonts w:ascii="Times New Roman" w:eastAsia="楷体" w:hAnsi="Times New Roman" w:cs="Times New Roman"/>
                <w:b/>
                <w:bCs/>
                <w:iCs/>
                <w:color w:val="000000" w:themeColor="text1"/>
                <w:sz w:val="22"/>
              </w:rPr>
            </w:pPr>
          </w:p>
        </w:tc>
        <w:tc>
          <w:tcPr>
            <w:tcW w:w="850" w:type="dxa"/>
            <w:tcBorders>
              <w:top w:val="single" w:sz="4" w:space="0" w:color="auto"/>
              <w:left w:val="single" w:sz="4" w:space="0" w:color="auto"/>
              <w:bottom w:val="nil"/>
              <w:right w:val="single" w:sz="4" w:space="0" w:color="auto"/>
            </w:tcBorders>
            <w:vAlign w:val="center"/>
          </w:tcPr>
          <w:p w14:paraId="079D5853" w14:textId="45CA06D7" w:rsidR="00C444F9" w:rsidRDefault="00C444F9" w:rsidP="00F64BA1">
            <w:pPr>
              <w:jc w:val="center"/>
              <w:rPr>
                <w:rFonts w:ascii="Times New Roman" w:eastAsia="楷体" w:hAnsi="Times New Roman" w:cs="Times New Roman"/>
                <w:b/>
                <w:bCs/>
                <w:iCs/>
                <w:color w:val="000000" w:themeColor="text1"/>
                <w:sz w:val="22"/>
              </w:rPr>
            </w:pPr>
          </w:p>
        </w:tc>
        <w:tc>
          <w:tcPr>
            <w:tcW w:w="849" w:type="dxa"/>
            <w:tcBorders>
              <w:top w:val="single" w:sz="4" w:space="0" w:color="auto"/>
              <w:left w:val="single" w:sz="4" w:space="0" w:color="auto"/>
              <w:bottom w:val="nil"/>
              <w:right w:val="single" w:sz="4" w:space="0" w:color="auto"/>
            </w:tcBorders>
            <w:vAlign w:val="center"/>
          </w:tcPr>
          <w:p w14:paraId="3A520B98" w14:textId="77777777" w:rsidR="00C444F9" w:rsidRDefault="00C444F9" w:rsidP="00F64BA1">
            <w:pPr>
              <w:jc w:val="center"/>
              <w:rPr>
                <w:rFonts w:ascii="Times New Roman" w:eastAsia="楷体" w:hAnsi="Times New Roman" w:cs="Times New Roman"/>
                <w:b/>
                <w:bCs/>
                <w:iCs/>
                <w:color w:val="000000" w:themeColor="text1"/>
                <w:sz w:val="22"/>
              </w:rPr>
            </w:pPr>
          </w:p>
        </w:tc>
        <w:tc>
          <w:tcPr>
            <w:tcW w:w="792" w:type="dxa"/>
            <w:tcBorders>
              <w:top w:val="single" w:sz="4" w:space="0" w:color="auto"/>
              <w:left w:val="single" w:sz="4" w:space="0" w:color="auto"/>
              <w:bottom w:val="nil"/>
              <w:right w:val="single" w:sz="4" w:space="0" w:color="auto"/>
            </w:tcBorders>
          </w:tcPr>
          <w:p w14:paraId="508A088B" w14:textId="7100C672"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7" w:type="dxa"/>
            <w:tcBorders>
              <w:top w:val="single" w:sz="4" w:space="0" w:color="auto"/>
              <w:left w:val="single" w:sz="4" w:space="0" w:color="auto"/>
              <w:bottom w:val="nil"/>
              <w:right w:val="single" w:sz="4" w:space="0" w:color="auto"/>
            </w:tcBorders>
          </w:tcPr>
          <w:p w14:paraId="527D670A" w14:textId="5951ACF6"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913" w:type="dxa"/>
            <w:tcBorders>
              <w:top w:val="single" w:sz="4" w:space="0" w:color="auto"/>
              <w:left w:val="single" w:sz="4" w:space="0" w:color="auto"/>
              <w:bottom w:val="nil"/>
              <w:right w:val="single" w:sz="4" w:space="0" w:color="auto"/>
            </w:tcBorders>
            <w:vAlign w:val="center"/>
          </w:tcPr>
          <w:p w14:paraId="78939CD5" w14:textId="5CCA286B" w:rsidR="00C444F9" w:rsidRDefault="00C444F9" w:rsidP="00F64BA1">
            <w:pPr>
              <w:jc w:val="center"/>
              <w:rPr>
                <w:rFonts w:ascii="Times New Roman" w:eastAsia="楷体" w:hAnsi="Times New Roman" w:cs="Times New Roman"/>
                <w:b/>
                <w:bCs/>
                <w:iCs/>
                <w:color w:val="000000" w:themeColor="text1"/>
                <w:sz w:val="22"/>
              </w:rPr>
            </w:pPr>
          </w:p>
        </w:tc>
        <w:tc>
          <w:tcPr>
            <w:tcW w:w="852" w:type="dxa"/>
            <w:tcBorders>
              <w:top w:val="single" w:sz="4" w:space="0" w:color="auto"/>
              <w:left w:val="single" w:sz="4" w:space="0" w:color="auto"/>
              <w:bottom w:val="nil"/>
              <w:right w:val="nil"/>
            </w:tcBorders>
            <w:vAlign w:val="center"/>
          </w:tcPr>
          <w:p w14:paraId="51F496AE"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777" w:type="dxa"/>
            <w:tcBorders>
              <w:top w:val="single" w:sz="4" w:space="0" w:color="auto"/>
              <w:left w:val="single" w:sz="4" w:space="0" w:color="auto"/>
              <w:bottom w:val="nil"/>
              <w:right w:val="nil"/>
            </w:tcBorders>
          </w:tcPr>
          <w:p w14:paraId="2F45826E" w14:textId="4E9C0A54"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3</w:t>
            </w:r>
          </w:p>
        </w:tc>
        <w:tc>
          <w:tcPr>
            <w:tcW w:w="748" w:type="dxa"/>
            <w:tcBorders>
              <w:top w:val="single" w:sz="4" w:space="0" w:color="auto"/>
              <w:left w:val="single" w:sz="4" w:space="0" w:color="auto"/>
              <w:bottom w:val="nil"/>
              <w:right w:val="nil"/>
            </w:tcBorders>
          </w:tcPr>
          <w:p w14:paraId="18A97B0C" w14:textId="1C87971A"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6</w:t>
            </w:r>
          </w:p>
        </w:tc>
      </w:tr>
      <w:tr w:rsidR="00607C80" w14:paraId="6FD78E4A" w14:textId="77777777" w:rsidTr="00C444F9">
        <w:tc>
          <w:tcPr>
            <w:tcW w:w="828" w:type="dxa"/>
            <w:tcBorders>
              <w:top w:val="nil"/>
              <w:left w:val="nil"/>
              <w:bottom w:val="nil"/>
              <w:right w:val="single" w:sz="4" w:space="0" w:color="auto"/>
            </w:tcBorders>
            <w:vAlign w:val="center"/>
          </w:tcPr>
          <w:p w14:paraId="5AE33A1E" w14:textId="77777777"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850" w:type="dxa"/>
            <w:tcBorders>
              <w:top w:val="nil"/>
              <w:left w:val="single" w:sz="4" w:space="0" w:color="auto"/>
              <w:bottom w:val="nil"/>
              <w:right w:val="single" w:sz="4" w:space="0" w:color="auto"/>
            </w:tcBorders>
            <w:vAlign w:val="center"/>
          </w:tcPr>
          <w:p w14:paraId="5A396A70" w14:textId="2185F854"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850" w:type="dxa"/>
            <w:tcBorders>
              <w:top w:val="nil"/>
              <w:left w:val="single" w:sz="4" w:space="0" w:color="auto"/>
              <w:bottom w:val="nil"/>
              <w:right w:val="single" w:sz="4" w:space="0" w:color="auto"/>
            </w:tcBorders>
            <w:vAlign w:val="center"/>
          </w:tcPr>
          <w:p w14:paraId="67B526D9" w14:textId="2B9485BC"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849" w:type="dxa"/>
            <w:tcBorders>
              <w:top w:val="nil"/>
              <w:left w:val="single" w:sz="4" w:space="0" w:color="auto"/>
              <w:bottom w:val="nil"/>
              <w:right w:val="single" w:sz="4" w:space="0" w:color="auto"/>
            </w:tcBorders>
            <w:vAlign w:val="center"/>
          </w:tcPr>
          <w:p w14:paraId="2BA03CB5" w14:textId="58D608F3"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2</m:t>
                </m:r>
              </m:oMath>
            </m:oMathPara>
          </w:p>
        </w:tc>
        <w:tc>
          <w:tcPr>
            <w:tcW w:w="792" w:type="dxa"/>
            <w:tcBorders>
              <w:top w:val="nil"/>
              <w:left w:val="single" w:sz="4" w:space="0" w:color="auto"/>
              <w:bottom w:val="nil"/>
              <w:right w:val="single" w:sz="4" w:space="0" w:color="auto"/>
            </w:tcBorders>
          </w:tcPr>
          <w:p w14:paraId="11B47B74" w14:textId="77777777" w:rsidR="00607C80" w:rsidRDefault="00607C80" w:rsidP="00607C80">
            <w:pPr>
              <w:jc w:val="center"/>
              <w:rPr>
                <w:rFonts w:ascii="楷体" w:eastAsia="楷体" w:hAnsi="楷体" w:cs="Times New Roman"/>
                <w:b/>
                <w:color w:val="000000" w:themeColor="text1"/>
                <w:sz w:val="22"/>
              </w:rPr>
            </w:pPr>
          </w:p>
        </w:tc>
        <w:tc>
          <w:tcPr>
            <w:tcW w:w="847" w:type="dxa"/>
            <w:tcBorders>
              <w:top w:val="nil"/>
              <w:left w:val="single" w:sz="4" w:space="0" w:color="auto"/>
              <w:bottom w:val="nil"/>
              <w:right w:val="single" w:sz="4" w:space="0" w:color="auto"/>
            </w:tcBorders>
          </w:tcPr>
          <w:p w14:paraId="42656F21" w14:textId="77777777" w:rsidR="00607C80" w:rsidRDefault="00607C80" w:rsidP="00607C80">
            <w:pPr>
              <w:jc w:val="center"/>
              <w:rPr>
                <w:rFonts w:ascii="楷体" w:eastAsia="楷体" w:hAnsi="楷体" w:cs="Times New Roman"/>
                <w:b/>
                <w:color w:val="000000" w:themeColor="text1"/>
                <w:sz w:val="22"/>
              </w:rPr>
            </w:pPr>
          </w:p>
        </w:tc>
        <w:tc>
          <w:tcPr>
            <w:tcW w:w="913" w:type="dxa"/>
            <w:tcBorders>
              <w:top w:val="nil"/>
              <w:left w:val="single" w:sz="4" w:space="0" w:color="auto"/>
              <w:bottom w:val="nil"/>
              <w:right w:val="single" w:sz="4" w:space="0" w:color="auto"/>
            </w:tcBorders>
            <w:vAlign w:val="center"/>
          </w:tcPr>
          <w:p w14:paraId="3D45B87B" w14:textId="2FE6C021"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852" w:type="dxa"/>
            <w:tcBorders>
              <w:top w:val="nil"/>
              <w:left w:val="single" w:sz="4" w:space="0" w:color="auto"/>
              <w:bottom w:val="nil"/>
              <w:right w:val="nil"/>
            </w:tcBorders>
            <w:vAlign w:val="center"/>
          </w:tcPr>
          <w:p w14:paraId="36C32086" w14:textId="77777777" w:rsidR="00607C80" w:rsidRDefault="00607C80" w:rsidP="00607C80">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76C38659" w14:textId="77777777" w:rsidR="00607C80" w:rsidRDefault="00607C80" w:rsidP="00607C80">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46060416" w14:textId="77777777" w:rsidR="00607C80" w:rsidRDefault="00607C80" w:rsidP="00607C80">
            <w:pPr>
              <w:jc w:val="center"/>
              <w:rPr>
                <w:rFonts w:ascii="Times New Roman" w:eastAsia="楷体" w:hAnsi="Times New Roman" w:cs="Times New Roman"/>
                <w:b/>
                <w:bCs/>
                <w:iCs/>
                <w:color w:val="000000" w:themeColor="text1"/>
                <w:sz w:val="22"/>
              </w:rPr>
            </w:pPr>
          </w:p>
        </w:tc>
      </w:tr>
      <w:tr w:rsidR="00607C80" w14:paraId="35356E5B" w14:textId="77777777" w:rsidTr="00C444F9">
        <w:tc>
          <w:tcPr>
            <w:tcW w:w="828" w:type="dxa"/>
            <w:tcBorders>
              <w:top w:val="nil"/>
              <w:left w:val="nil"/>
              <w:bottom w:val="nil"/>
              <w:right w:val="single" w:sz="4" w:space="0" w:color="auto"/>
            </w:tcBorders>
            <w:vAlign w:val="center"/>
          </w:tcPr>
          <w:p w14:paraId="3B7AA5F8" w14:textId="77777777"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850" w:type="dxa"/>
            <w:tcBorders>
              <w:top w:val="nil"/>
              <w:left w:val="single" w:sz="4" w:space="0" w:color="auto"/>
              <w:bottom w:val="nil"/>
              <w:right w:val="single" w:sz="4" w:space="0" w:color="auto"/>
            </w:tcBorders>
            <w:vAlign w:val="center"/>
          </w:tcPr>
          <w:p w14:paraId="6B3DE2F3" w14:textId="23235813"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850" w:type="dxa"/>
            <w:tcBorders>
              <w:top w:val="nil"/>
              <w:left w:val="single" w:sz="4" w:space="0" w:color="auto"/>
              <w:bottom w:val="nil"/>
              <w:right w:val="single" w:sz="4" w:space="0" w:color="auto"/>
            </w:tcBorders>
            <w:vAlign w:val="center"/>
          </w:tcPr>
          <w:p w14:paraId="40386589" w14:textId="19DEB9C3"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849" w:type="dxa"/>
            <w:tcBorders>
              <w:top w:val="nil"/>
              <w:left w:val="single" w:sz="4" w:space="0" w:color="auto"/>
              <w:bottom w:val="nil"/>
              <w:right w:val="single" w:sz="4" w:space="0" w:color="auto"/>
            </w:tcBorders>
            <w:vAlign w:val="center"/>
          </w:tcPr>
          <w:p w14:paraId="4E9C09EB" w14:textId="10891B1A" w:rsidR="00607C80" w:rsidRDefault="00607C80" w:rsidP="00607C80">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tcPr>
          <w:p w14:paraId="5726ADE5" w14:textId="77777777" w:rsidR="00607C80" w:rsidRDefault="00607C80" w:rsidP="00607C80">
            <w:pPr>
              <w:jc w:val="center"/>
              <w:rPr>
                <w:rFonts w:ascii="楷体" w:eastAsia="楷体" w:hAnsi="楷体" w:cs="Times New Roman"/>
                <w:b/>
                <w:color w:val="000000" w:themeColor="text1"/>
                <w:sz w:val="22"/>
              </w:rPr>
            </w:pPr>
          </w:p>
        </w:tc>
        <w:tc>
          <w:tcPr>
            <w:tcW w:w="847" w:type="dxa"/>
            <w:tcBorders>
              <w:top w:val="nil"/>
              <w:left w:val="single" w:sz="4" w:space="0" w:color="auto"/>
              <w:bottom w:val="nil"/>
              <w:right w:val="single" w:sz="4" w:space="0" w:color="auto"/>
            </w:tcBorders>
          </w:tcPr>
          <w:p w14:paraId="6B9E6E33" w14:textId="77777777" w:rsidR="00607C80" w:rsidRDefault="00607C80" w:rsidP="00607C80">
            <w:pPr>
              <w:jc w:val="center"/>
              <w:rPr>
                <w:rFonts w:ascii="楷体" w:eastAsia="楷体" w:hAnsi="楷体" w:cs="Times New Roman"/>
                <w:b/>
                <w:color w:val="000000" w:themeColor="text1"/>
                <w:sz w:val="22"/>
              </w:rPr>
            </w:pPr>
          </w:p>
        </w:tc>
        <w:tc>
          <w:tcPr>
            <w:tcW w:w="913" w:type="dxa"/>
            <w:tcBorders>
              <w:top w:val="nil"/>
              <w:left w:val="single" w:sz="4" w:space="0" w:color="auto"/>
              <w:bottom w:val="nil"/>
              <w:right w:val="single" w:sz="4" w:space="0" w:color="auto"/>
            </w:tcBorders>
            <w:vAlign w:val="center"/>
          </w:tcPr>
          <w:p w14:paraId="53354B58" w14:textId="76E15CD4" w:rsidR="00607C80" w:rsidRDefault="00607C80" w:rsidP="00607C80">
            <w:pPr>
              <w:jc w:val="center"/>
              <w:rPr>
                <w:rFonts w:ascii="Times New Roman" w:eastAsia="楷体" w:hAnsi="Times New Roman" w:cs="Times New Roman"/>
                <w:b/>
                <w:bCs/>
                <w:iCs/>
                <w:color w:val="000000" w:themeColor="text1"/>
                <w:sz w:val="22"/>
              </w:rPr>
            </w:pPr>
          </w:p>
        </w:tc>
        <w:tc>
          <w:tcPr>
            <w:tcW w:w="852" w:type="dxa"/>
            <w:tcBorders>
              <w:top w:val="nil"/>
              <w:left w:val="single" w:sz="4" w:space="0" w:color="auto"/>
              <w:bottom w:val="nil"/>
              <w:right w:val="nil"/>
            </w:tcBorders>
            <w:vAlign w:val="center"/>
          </w:tcPr>
          <w:p w14:paraId="3E985A0B" w14:textId="77777777" w:rsidR="00607C80" w:rsidRDefault="00607C80" w:rsidP="00607C80">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75C32120" w14:textId="77777777" w:rsidR="00607C80" w:rsidRDefault="00607C80" w:rsidP="00607C80">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59DAAD41" w14:textId="77777777"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r>
      <w:tr w:rsidR="00607C80" w14:paraId="2CBC2B04" w14:textId="77777777" w:rsidTr="00C444F9">
        <w:tc>
          <w:tcPr>
            <w:tcW w:w="828" w:type="dxa"/>
            <w:tcBorders>
              <w:top w:val="nil"/>
              <w:left w:val="nil"/>
              <w:bottom w:val="nil"/>
              <w:right w:val="single" w:sz="4" w:space="0" w:color="auto"/>
            </w:tcBorders>
            <w:vAlign w:val="center"/>
          </w:tcPr>
          <w:p w14:paraId="5DD7676F" w14:textId="77777777"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850" w:type="dxa"/>
            <w:tcBorders>
              <w:top w:val="nil"/>
              <w:left w:val="single" w:sz="4" w:space="0" w:color="auto"/>
              <w:bottom w:val="nil"/>
              <w:right w:val="single" w:sz="4" w:space="0" w:color="auto"/>
            </w:tcBorders>
            <w:vAlign w:val="center"/>
          </w:tcPr>
          <w:p w14:paraId="2BA7E704" w14:textId="316B9F40" w:rsidR="00607C80" w:rsidRDefault="00607C80" w:rsidP="00607C80">
            <w:pPr>
              <w:jc w:val="center"/>
              <w:rPr>
                <w:rFonts w:ascii="Times New Roman" w:eastAsia="楷体" w:hAnsi="Times New Roman" w:cs="Times New Roman"/>
                <w:b/>
                <w:bCs/>
                <w:iCs/>
                <w:color w:val="000000" w:themeColor="text1"/>
                <w:sz w:val="22"/>
              </w:rPr>
            </w:pPr>
          </w:p>
        </w:tc>
        <w:tc>
          <w:tcPr>
            <w:tcW w:w="850" w:type="dxa"/>
            <w:tcBorders>
              <w:top w:val="nil"/>
              <w:left w:val="single" w:sz="4" w:space="0" w:color="auto"/>
              <w:bottom w:val="nil"/>
              <w:right w:val="single" w:sz="4" w:space="0" w:color="auto"/>
            </w:tcBorders>
            <w:vAlign w:val="center"/>
          </w:tcPr>
          <w:p w14:paraId="63564830" w14:textId="781DFC79" w:rsidR="00607C80" w:rsidRDefault="00607C80" w:rsidP="00607C80">
            <w:pPr>
              <w:jc w:val="center"/>
              <w:rPr>
                <w:rFonts w:ascii="Times New Roman" w:eastAsia="楷体" w:hAnsi="Times New Roman" w:cs="Times New Roman"/>
                <w:b/>
                <w:bCs/>
                <w:iCs/>
                <w:color w:val="000000" w:themeColor="text1"/>
                <w:sz w:val="22"/>
              </w:rPr>
            </w:pPr>
          </w:p>
        </w:tc>
        <w:tc>
          <w:tcPr>
            <w:tcW w:w="849" w:type="dxa"/>
            <w:tcBorders>
              <w:top w:val="nil"/>
              <w:left w:val="single" w:sz="4" w:space="0" w:color="auto"/>
              <w:bottom w:val="nil"/>
              <w:right w:val="single" w:sz="4" w:space="0" w:color="auto"/>
            </w:tcBorders>
            <w:vAlign w:val="center"/>
          </w:tcPr>
          <w:p w14:paraId="001C3B13" w14:textId="1E853A65" w:rsidR="00607C80" w:rsidRDefault="00607C80" w:rsidP="00607C80">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tcPr>
          <w:p w14:paraId="0DA30ACD" w14:textId="0C891A25" w:rsidR="00607C80" w:rsidRDefault="00607C80" w:rsidP="00607C80">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847" w:type="dxa"/>
            <w:tcBorders>
              <w:top w:val="nil"/>
              <w:left w:val="single" w:sz="4" w:space="0" w:color="auto"/>
              <w:bottom w:val="nil"/>
              <w:right w:val="single" w:sz="4" w:space="0" w:color="auto"/>
            </w:tcBorders>
          </w:tcPr>
          <w:p w14:paraId="0A5B8C87" w14:textId="02BCC2AE" w:rsidR="00607C80" w:rsidRDefault="00607C80" w:rsidP="00607C80">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4</m:t>
                </m:r>
              </m:oMath>
            </m:oMathPara>
          </w:p>
        </w:tc>
        <w:tc>
          <w:tcPr>
            <w:tcW w:w="913" w:type="dxa"/>
            <w:tcBorders>
              <w:top w:val="nil"/>
              <w:left w:val="single" w:sz="4" w:space="0" w:color="auto"/>
              <w:bottom w:val="nil"/>
              <w:right w:val="single" w:sz="4" w:space="0" w:color="auto"/>
            </w:tcBorders>
            <w:vAlign w:val="center"/>
          </w:tcPr>
          <w:p w14:paraId="5612EF04" w14:textId="37F69915"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852" w:type="dxa"/>
            <w:tcBorders>
              <w:top w:val="nil"/>
              <w:left w:val="single" w:sz="4" w:space="0" w:color="auto"/>
              <w:bottom w:val="nil"/>
              <w:right w:val="nil"/>
            </w:tcBorders>
            <w:vAlign w:val="center"/>
          </w:tcPr>
          <w:p w14:paraId="2F683F40" w14:textId="113004F2"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0</w:t>
            </w:r>
          </w:p>
        </w:tc>
        <w:tc>
          <w:tcPr>
            <w:tcW w:w="777" w:type="dxa"/>
            <w:tcBorders>
              <w:top w:val="nil"/>
              <w:left w:val="single" w:sz="4" w:space="0" w:color="auto"/>
              <w:bottom w:val="nil"/>
              <w:right w:val="nil"/>
            </w:tcBorders>
          </w:tcPr>
          <w:p w14:paraId="4D4F5776" w14:textId="7A3A6BB0"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748" w:type="dxa"/>
            <w:tcBorders>
              <w:top w:val="nil"/>
              <w:left w:val="single" w:sz="4" w:space="0" w:color="auto"/>
              <w:bottom w:val="nil"/>
              <w:right w:val="nil"/>
            </w:tcBorders>
          </w:tcPr>
          <w:p w14:paraId="77DB2234" w14:textId="3EB32D8C"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r>
      <w:tr w:rsidR="00607C80" w14:paraId="3F98968C" w14:textId="77777777" w:rsidTr="00D370BF">
        <w:tc>
          <w:tcPr>
            <w:tcW w:w="828" w:type="dxa"/>
            <w:tcBorders>
              <w:top w:val="nil"/>
              <w:left w:val="nil"/>
              <w:bottom w:val="nil"/>
              <w:right w:val="single" w:sz="4" w:space="0" w:color="auto"/>
            </w:tcBorders>
            <w:vAlign w:val="center"/>
          </w:tcPr>
          <w:p w14:paraId="49CAF153" w14:textId="77777777"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850" w:type="dxa"/>
            <w:tcBorders>
              <w:top w:val="nil"/>
              <w:left w:val="single" w:sz="4" w:space="0" w:color="auto"/>
              <w:bottom w:val="nil"/>
              <w:right w:val="single" w:sz="4" w:space="0" w:color="auto"/>
            </w:tcBorders>
            <w:vAlign w:val="center"/>
          </w:tcPr>
          <w:p w14:paraId="0998D1D3" w14:textId="28B171C7" w:rsidR="00607C80" w:rsidRDefault="00607C80" w:rsidP="00607C80">
            <w:pPr>
              <w:jc w:val="center"/>
              <w:rPr>
                <w:rFonts w:ascii="Times New Roman" w:eastAsia="楷体" w:hAnsi="Times New Roman" w:cs="Times New Roman"/>
                <w:b/>
                <w:bCs/>
                <w:iCs/>
                <w:color w:val="000000" w:themeColor="text1"/>
                <w:sz w:val="22"/>
              </w:rPr>
            </w:pPr>
          </w:p>
        </w:tc>
        <w:tc>
          <w:tcPr>
            <w:tcW w:w="850" w:type="dxa"/>
            <w:tcBorders>
              <w:top w:val="nil"/>
              <w:left w:val="single" w:sz="4" w:space="0" w:color="auto"/>
              <w:bottom w:val="nil"/>
              <w:right w:val="single" w:sz="4" w:space="0" w:color="auto"/>
            </w:tcBorders>
            <w:vAlign w:val="center"/>
          </w:tcPr>
          <w:p w14:paraId="46B648DE" w14:textId="5C75A7C1" w:rsidR="00607C80" w:rsidRDefault="00607C80" w:rsidP="00607C80">
            <w:pPr>
              <w:jc w:val="center"/>
              <w:rPr>
                <w:rFonts w:ascii="Times New Roman" w:eastAsia="楷体" w:hAnsi="Times New Roman" w:cs="Times New Roman"/>
                <w:b/>
                <w:bCs/>
                <w:iCs/>
                <w:color w:val="000000" w:themeColor="text1"/>
                <w:sz w:val="22"/>
              </w:rPr>
            </w:pPr>
          </w:p>
        </w:tc>
        <w:tc>
          <w:tcPr>
            <w:tcW w:w="849" w:type="dxa"/>
            <w:tcBorders>
              <w:top w:val="nil"/>
              <w:left w:val="single" w:sz="4" w:space="0" w:color="auto"/>
              <w:bottom w:val="nil"/>
              <w:right w:val="single" w:sz="4" w:space="0" w:color="auto"/>
            </w:tcBorders>
            <w:vAlign w:val="center"/>
          </w:tcPr>
          <w:p w14:paraId="5A1655D9" w14:textId="58CF0738"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792" w:type="dxa"/>
            <w:tcBorders>
              <w:top w:val="nil"/>
              <w:left w:val="single" w:sz="4" w:space="0" w:color="auto"/>
              <w:bottom w:val="nil"/>
              <w:right w:val="single" w:sz="4" w:space="0" w:color="auto"/>
            </w:tcBorders>
            <w:vAlign w:val="center"/>
          </w:tcPr>
          <w:p w14:paraId="75048E89" w14:textId="676302F7" w:rsidR="00607C80" w:rsidRDefault="00607C80" w:rsidP="00607C80">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7</m:t>
                </m:r>
              </m:oMath>
            </m:oMathPara>
          </w:p>
        </w:tc>
        <w:tc>
          <w:tcPr>
            <w:tcW w:w="847" w:type="dxa"/>
            <w:tcBorders>
              <w:top w:val="nil"/>
              <w:left w:val="single" w:sz="4" w:space="0" w:color="auto"/>
              <w:bottom w:val="nil"/>
              <w:right w:val="single" w:sz="4" w:space="0" w:color="auto"/>
            </w:tcBorders>
          </w:tcPr>
          <w:p w14:paraId="08B8DEB0" w14:textId="77777777" w:rsidR="00607C80" w:rsidRDefault="00607C80" w:rsidP="00607C80">
            <w:pPr>
              <w:jc w:val="center"/>
              <w:rPr>
                <w:rFonts w:ascii="楷体" w:eastAsia="楷体" w:hAnsi="楷体" w:cs="Times New Roman"/>
                <w:b/>
                <w:color w:val="000000" w:themeColor="text1"/>
                <w:sz w:val="22"/>
              </w:rPr>
            </w:pPr>
          </w:p>
        </w:tc>
        <w:tc>
          <w:tcPr>
            <w:tcW w:w="913" w:type="dxa"/>
            <w:tcBorders>
              <w:top w:val="nil"/>
              <w:left w:val="single" w:sz="4" w:space="0" w:color="auto"/>
              <w:bottom w:val="nil"/>
              <w:right w:val="single" w:sz="4" w:space="0" w:color="auto"/>
            </w:tcBorders>
            <w:vAlign w:val="center"/>
          </w:tcPr>
          <w:p w14:paraId="25E84092" w14:textId="752ADEF9" w:rsidR="00607C80" w:rsidRDefault="00607C80" w:rsidP="00607C80">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852" w:type="dxa"/>
            <w:tcBorders>
              <w:top w:val="nil"/>
              <w:left w:val="single" w:sz="4" w:space="0" w:color="auto"/>
              <w:bottom w:val="nil"/>
              <w:right w:val="nil"/>
            </w:tcBorders>
            <w:vAlign w:val="center"/>
          </w:tcPr>
          <w:p w14:paraId="5A01F99A" w14:textId="77777777" w:rsidR="00607C80" w:rsidRDefault="00607C80" w:rsidP="00607C80">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18D17D9D" w14:textId="77777777" w:rsidR="00607C80" w:rsidRDefault="00607C80" w:rsidP="00607C80">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37CC9C65" w14:textId="77777777" w:rsidR="00607C80" w:rsidRDefault="00607C80" w:rsidP="00607C80">
            <w:pPr>
              <w:jc w:val="center"/>
              <w:rPr>
                <w:rFonts w:ascii="Times New Roman" w:eastAsia="楷体" w:hAnsi="Times New Roman" w:cs="Times New Roman"/>
                <w:b/>
                <w:bCs/>
                <w:iCs/>
                <w:color w:val="000000" w:themeColor="text1"/>
                <w:sz w:val="22"/>
              </w:rPr>
            </w:pPr>
          </w:p>
        </w:tc>
      </w:tr>
      <w:tr w:rsidR="00C444F9" w14:paraId="2D81ACFC" w14:textId="77777777" w:rsidTr="00C444F9">
        <w:tc>
          <w:tcPr>
            <w:tcW w:w="828" w:type="dxa"/>
            <w:tcBorders>
              <w:top w:val="nil"/>
              <w:left w:val="nil"/>
              <w:bottom w:val="nil"/>
              <w:right w:val="single" w:sz="4" w:space="0" w:color="auto"/>
            </w:tcBorders>
            <w:vAlign w:val="center"/>
          </w:tcPr>
          <w:p w14:paraId="5BD45A1D"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850" w:type="dxa"/>
            <w:tcBorders>
              <w:top w:val="nil"/>
              <w:left w:val="single" w:sz="4" w:space="0" w:color="auto"/>
              <w:bottom w:val="nil"/>
              <w:right w:val="single" w:sz="4" w:space="0" w:color="auto"/>
            </w:tcBorders>
            <w:vAlign w:val="center"/>
          </w:tcPr>
          <w:p w14:paraId="7C9201E4" w14:textId="109CED41"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850" w:type="dxa"/>
            <w:tcBorders>
              <w:top w:val="nil"/>
              <w:left w:val="single" w:sz="4" w:space="0" w:color="auto"/>
              <w:bottom w:val="nil"/>
              <w:right w:val="single" w:sz="4" w:space="0" w:color="auto"/>
            </w:tcBorders>
            <w:vAlign w:val="center"/>
          </w:tcPr>
          <w:p w14:paraId="085F9599" w14:textId="7F0CF2F5"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849" w:type="dxa"/>
            <w:tcBorders>
              <w:top w:val="nil"/>
              <w:left w:val="single" w:sz="4" w:space="0" w:color="auto"/>
              <w:bottom w:val="nil"/>
              <w:right w:val="single" w:sz="4" w:space="0" w:color="auto"/>
            </w:tcBorders>
            <w:vAlign w:val="center"/>
          </w:tcPr>
          <w:p w14:paraId="55FAB52B" w14:textId="2ED19704" w:rsidR="00C444F9" w:rsidRDefault="00C444F9"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tcPr>
          <w:p w14:paraId="1F4111BA" w14:textId="77777777" w:rsidR="00C444F9" w:rsidRDefault="00C444F9" w:rsidP="00F64BA1">
            <w:pPr>
              <w:jc w:val="center"/>
              <w:rPr>
                <w:rFonts w:ascii="楷体" w:eastAsia="楷体" w:hAnsi="楷体" w:cs="Times New Roman"/>
                <w:b/>
                <w:color w:val="000000" w:themeColor="text1"/>
                <w:sz w:val="22"/>
              </w:rPr>
            </w:pPr>
          </w:p>
        </w:tc>
        <w:tc>
          <w:tcPr>
            <w:tcW w:w="847" w:type="dxa"/>
            <w:tcBorders>
              <w:top w:val="nil"/>
              <w:left w:val="single" w:sz="4" w:space="0" w:color="auto"/>
              <w:bottom w:val="nil"/>
              <w:right w:val="single" w:sz="4" w:space="0" w:color="auto"/>
            </w:tcBorders>
          </w:tcPr>
          <w:p w14:paraId="3A3E7F6D" w14:textId="77777777" w:rsidR="00C444F9" w:rsidRDefault="00C444F9" w:rsidP="00F64BA1">
            <w:pPr>
              <w:jc w:val="center"/>
              <w:rPr>
                <w:rFonts w:ascii="楷体" w:eastAsia="楷体" w:hAnsi="楷体" w:cs="Times New Roman"/>
                <w:b/>
                <w:color w:val="000000" w:themeColor="text1"/>
                <w:sz w:val="22"/>
              </w:rPr>
            </w:pPr>
          </w:p>
        </w:tc>
        <w:tc>
          <w:tcPr>
            <w:tcW w:w="913" w:type="dxa"/>
            <w:tcBorders>
              <w:top w:val="nil"/>
              <w:left w:val="single" w:sz="4" w:space="0" w:color="auto"/>
              <w:bottom w:val="nil"/>
              <w:right w:val="single" w:sz="4" w:space="0" w:color="auto"/>
            </w:tcBorders>
            <w:vAlign w:val="center"/>
          </w:tcPr>
          <w:p w14:paraId="0E05215E" w14:textId="3743AC87"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852" w:type="dxa"/>
            <w:tcBorders>
              <w:top w:val="nil"/>
              <w:left w:val="single" w:sz="4" w:space="0" w:color="auto"/>
              <w:bottom w:val="nil"/>
              <w:right w:val="nil"/>
            </w:tcBorders>
            <w:vAlign w:val="center"/>
          </w:tcPr>
          <w:p w14:paraId="75DDD874" w14:textId="77777777" w:rsidR="00C444F9" w:rsidRDefault="00C444F9" w:rsidP="00F64BA1">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5AC5DB04" w14:textId="77777777" w:rsidR="00C444F9" w:rsidRDefault="00C444F9" w:rsidP="00F64BA1">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73701279" w14:textId="77777777" w:rsidR="00C444F9" w:rsidRDefault="00C444F9" w:rsidP="00F64BA1">
            <w:pPr>
              <w:jc w:val="center"/>
              <w:rPr>
                <w:rFonts w:ascii="Times New Roman" w:eastAsia="楷体" w:hAnsi="Times New Roman" w:cs="Times New Roman"/>
                <w:b/>
                <w:bCs/>
                <w:iCs/>
                <w:color w:val="000000" w:themeColor="text1"/>
                <w:sz w:val="22"/>
              </w:rPr>
            </w:pPr>
          </w:p>
        </w:tc>
      </w:tr>
      <w:tr w:rsidR="00C444F9" w14:paraId="45593177" w14:textId="77777777" w:rsidTr="00C444F9">
        <w:tc>
          <w:tcPr>
            <w:tcW w:w="828" w:type="dxa"/>
            <w:tcBorders>
              <w:top w:val="nil"/>
              <w:left w:val="nil"/>
              <w:bottom w:val="nil"/>
              <w:right w:val="single" w:sz="4" w:space="0" w:color="auto"/>
            </w:tcBorders>
            <w:vAlign w:val="center"/>
          </w:tcPr>
          <w:p w14:paraId="62D6114B"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850" w:type="dxa"/>
            <w:tcBorders>
              <w:top w:val="nil"/>
              <w:left w:val="single" w:sz="4" w:space="0" w:color="auto"/>
              <w:bottom w:val="nil"/>
              <w:right w:val="single" w:sz="4" w:space="0" w:color="auto"/>
            </w:tcBorders>
            <w:vAlign w:val="center"/>
          </w:tcPr>
          <w:p w14:paraId="49624A9B" w14:textId="0EA197F4" w:rsidR="00C444F9" w:rsidRDefault="00C444F9" w:rsidP="00F64BA1">
            <w:pPr>
              <w:jc w:val="center"/>
              <w:rPr>
                <w:rFonts w:ascii="Times New Roman" w:eastAsia="楷体" w:hAnsi="Times New Roman" w:cs="Times New Roman"/>
                <w:b/>
                <w:bCs/>
                <w:iCs/>
                <w:color w:val="000000" w:themeColor="text1"/>
                <w:sz w:val="22"/>
              </w:rPr>
            </w:pPr>
          </w:p>
        </w:tc>
        <w:tc>
          <w:tcPr>
            <w:tcW w:w="850" w:type="dxa"/>
            <w:tcBorders>
              <w:top w:val="nil"/>
              <w:left w:val="single" w:sz="4" w:space="0" w:color="auto"/>
              <w:bottom w:val="nil"/>
              <w:right w:val="single" w:sz="4" w:space="0" w:color="auto"/>
            </w:tcBorders>
            <w:vAlign w:val="center"/>
          </w:tcPr>
          <w:p w14:paraId="5AD4E669" w14:textId="1695DF3B" w:rsidR="00C444F9" w:rsidRDefault="00C444F9"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49" w:type="dxa"/>
            <w:tcBorders>
              <w:top w:val="nil"/>
              <w:left w:val="single" w:sz="4" w:space="0" w:color="auto"/>
              <w:bottom w:val="nil"/>
              <w:right w:val="single" w:sz="4" w:space="0" w:color="auto"/>
            </w:tcBorders>
            <w:vAlign w:val="center"/>
          </w:tcPr>
          <w:p w14:paraId="34983CA3" w14:textId="77777777" w:rsidR="00C444F9" w:rsidRDefault="00C444F9" w:rsidP="00F64BA1">
            <w:pPr>
              <w:jc w:val="center"/>
              <w:rPr>
                <w:rFonts w:ascii="Times New Roman" w:eastAsia="楷体" w:hAnsi="Times New Roman" w:cs="Times New Roman"/>
                <w:b/>
                <w:color w:val="000000" w:themeColor="text1"/>
                <w:sz w:val="22"/>
              </w:rPr>
            </w:pPr>
          </w:p>
        </w:tc>
        <w:tc>
          <w:tcPr>
            <w:tcW w:w="792" w:type="dxa"/>
            <w:tcBorders>
              <w:top w:val="nil"/>
              <w:left w:val="single" w:sz="4" w:space="0" w:color="auto"/>
              <w:bottom w:val="nil"/>
              <w:right w:val="single" w:sz="4" w:space="0" w:color="auto"/>
            </w:tcBorders>
          </w:tcPr>
          <w:p w14:paraId="43F05F1F" w14:textId="77777777" w:rsidR="00C444F9" w:rsidRDefault="00C444F9" w:rsidP="00F64BA1">
            <w:pPr>
              <w:jc w:val="center"/>
              <w:rPr>
                <w:rFonts w:ascii="Times New Roman" w:eastAsia="楷体" w:hAnsi="Times New Roman" w:cs="Times New Roman"/>
                <w:b/>
                <w:color w:val="000000" w:themeColor="text1"/>
                <w:sz w:val="22"/>
              </w:rPr>
            </w:pPr>
          </w:p>
        </w:tc>
        <w:tc>
          <w:tcPr>
            <w:tcW w:w="847" w:type="dxa"/>
            <w:tcBorders>
              <w:top w:val="nil"/>
              <w:left w:val="single" w:sz="4" w:space="0" w:color="auto"/>
              <w:bottom w:val="nil"/>
              <w:right w:val="single" w:sz="4" w:space="0" w:color="auto"/>
            </w:tcBorders>
          </w:tcPr>
          <w:p w14:paraId="6672C7CB" w14:textId="77777777" w:rsidR="00C444F9" w:rsidRDefault="00C444F9" w:rsidP="00F64BA1">
            <w:pPr>
              <w:jc w:val="center"/>
              <w:rPr>
                <w:rFonts w:ascii="Times New Roman" w:eastAsia="楷体" w:hAnsi="Times New Roman" w:cs="Times New Roman"/>
                <w:b/>
                <w:color w:val="000000" w:themeColor="text1"/>
                <w:sz w:val="22"/>
              </w:rPr>
            </w:pPr>
          </w:p>
        </w:tc>
        <w:tc>
          <w:tcPr>
            <w:tcW w:w="913" w:type="dxa"/>
            <w:tcBorders>
              <w:top w:val="nil"/>
              <w:left w:val="single" w:sz="4" w:space="0" w:color="auto"/>
              <w:bottom w:val="nil"/>
              <w:right w:val="single" w:sz="4" w:space="0" w:color="auto"/>
            </w:tcBorders>
            <w:vAlign w:val="center"/>
          </w:tcPr>
          <w:p w14:paraId="4F5B01AB" w14:textId="0AAB3DE9" w:rsidR="00C444F9" w:rsidRDefault="00C444F9" w:rsidP="00F64BA1">
            <w:pPr>
              <w:jc w:val="center"/>
              <w:rPr>
                <w:rFonts w:ascii="Times New Roman" w:eastAsia="楷体" w:hAnsi="Times New Roman" w:cs="Times New Roman"/>
                <w:b/>
                <w:color w:val="000000" w:themeColor="text1"/>
                <w:sz w:val="22"/>
              </w:rPr>
            </w:pPr>
          </w:p>
        </w:tc>
        <w:tc>
          <w:tcPr>
            <w:tcW w:w="852" w:type="dxa"/>
            <w:tcBorders>
              <w:top w:val="nil"/>
              <w:left w:val="single" w:sz="4" w:space="0" w:color="auto"/>
              <w:bottom w:val="nil"/>
              <w:right w:val="nil"/>
            </w:tcBorders>
            <w:vAlign w:val="center"/>
          </w:tcPr>
          <w:p w14:paraId="715BEFC2" w14:textId="77777777" w:rsidR="00C444F9" w:rsidRDefault="00C444F9" w:rsidP="00F64BA1">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6F09E23B"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748" w:type="dxa"/>
            <w:tcBorders>
              <w:top w:val="nil"/>
              <w:left w:val="single" w:sz="4" w:space="0" w:color="auto"/>
              <w:bottom w:val="nil"/>
              <w:right w:val="nil"/>
            </w:tcBorders>
          </w:tcPr>
          <w:p w14:paraId="6938DBE8"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r>
      <w:tr w:rsidR="00C444F9" w14:paraId="3A1E6226" w14:textId="77777777" w:rsidTr="00C444F9">
        <w:tc>
          <w:tcPr>
            <w:tcW w:w="828" w:type="dxa"/>
            <w:tcBorders>
              <w:top w:val="nil"/>
              <w:left w:val="nil"/>
              <w:bottom w:val="nil"/>
              <w:right w:val="single" w:sz="4" w:space="0" w:color="auto"/>
            </w:tcBorders>
            <w:vAlign w:val="center"/>
          </w:tcPr>
          <w:p w14:paraId="09CB8870"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850" w:type="dxa"/>
            <w:tcBorders>
              <w:top w:val="nil"/>
              <w:left w:val="single" w:sz="4" w:space="0" w:color="auto"/>
              <w:bottom w:val="nil"/>
              <w:right w:val="single" w:sz="4" w:space="0" w:color="auto"/>
            </w:tcBorders>
            <w:vAlign w:val="center"/>
          </w:tcPr>
          <w:p w14:paraId="603DDADF" w14:textId="3F246B2A"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850" w:type="dxa"/>
            <w:tcBorders>
              <w:top w:val="nil"/>
              <w:left w:val="single" w:sz="4" w:space="0" w:color="auto"/>
              <w:bottom w:val="nil"/>
              <w:right w:val="single" w:sz="4" w:space="0" w:color="auto"/>
            </w:tcBorders>
            <w:vAlign w:val="center"/>
          </w:tcPr>
          <w:p w14:paraId="400280F7" w14:textId="73B3D684"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849" w:type="dxa"/>
            <w:tcBorders>
              <w:top w:val="nil"/>
              <w:left w:val="single" w:sz="4" w:space="0" w:color="auto"/>
              <w:bottom w:val="nil"/>
              <w:right w:val="single" w:sz="4" w:space="0" w:color="auto"/>
            </w:tcBorders>
            <w:vAlign w:val="center"/>
          </w:tcPr>
          <w:p w14:paraId="3B1A6969" w14:textId="0B07A4E9"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792" w:type="dxa"/>
            <w:tcBorders>
              <w:top w:val="nil"/>
              <w:left w:val="single" w:sz="4" w:space="0" w:color="auto"/>
              <w:bottom w:val="nil"/>
              <w:right w:val="single" w:sz="4" w:space="0" w:color="auto"/>
            </w:tcBorders>
          </w:tcPr>
          <w:p w14:paraId="39F23C4C" w14:textId="414FC7DF" w:rsidR="00C444F9" w:rsidRDefault="00607C80" w:rsidP="00F64BA1">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847" w:type="dxa"/>
            <w:tcBorders>
              <w:top w:val="nil"/>
              <w:left w:val="single" w:sz="4" w:space="0" w:color="auto"/>
              <w:bottom w:val="nil"/>
              <w:right w:val="single" w:sz="4" w:space="0" w:color="auto"/>
            </w:tcBorders>
          </w:tcPr>
          <w:p w14:paraId="0E8F803C" w14:textId="3CCC4847" w:rsidR="00C444F9" w:rsidRDefault="00607C80" w:rsidP="00F64BA1">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913" w:type="dxa"/>
            <w:tcBorders>
              <w:top w:val="nil"/>
              <w:left w:val="single" w:sz="4" w:space="0" w:color="auto"/>
              <w:bottom w:val="nil"/>
              <w:right w:val="single" w:sz="4" w:space="0" w:color="auto"/>
            </w:tcBorders>
            <w:vAlign w:val="center"/>
          </w:tcPr>
          <w:p w14:paraId="7F4AA746" w14:textId="3285D2A9"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852" w:type="dxa"/>
            <w:tcBorders>
              <w:top w:val="nil"/>
              <w:left w:val="single" w:sz="4" w:space="0" w:color="auto"/>
              <w:bottom w:val="nil"/>
              <w:right w:val="nil"/>
            </w:tcBorders>
            <w:vAlign w:val="center"/>
          </w:tcPr>
          <w:p w14:paraId="6E00293B" w14:textId="77777777" w:rsidR="00C444F9" w:rsidRDefault="00C444F9" w:rsidP="00F64BA1">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173A9F91" w14:textId="77777777" w:rsidR="00C444F9" w:rsidRDefault="00C444F9" w:rsidP="00F64BA1">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3F083D24" w14:textId="77777777" w:rsidR="00C444F9" w:rsidRDefault="00C444F9" w:rsidP="00F64BA1">
            <w:pPr>
              <w:jc w:val="center"/>
              <w:rPr>
                <w:rFonts w:ascii="Times New Roman" w:eastAsia="楷体" w:hAnsi="Times New Roman" w:cs="Times New Roman"/>
                <w:b/>
                <w:bCs/>
                <w:iCs/>
                <w:color w:val="000000" w:themeColor="text1"/>
                <w:sz w:val="22"/>
              </w:rPr>
            </w:pPr>
          </w:p>
        </w:tc>
      </w:tr>
      <w:tr w:rsidR="00C444F9" w14:paraId="0DE719D2" w14:textId="77777777" w:rsidTr="00C444F9">
        <w:tc>
          <w:tcPr>
            <w:tcW w:w="828" w:type="dxa"/>
            <w:tcBorders>
              <w:top w:val="nil"/>
              <w:left w:val="nil"/>
              <w:bottom w:val="nil"/>
              <w:right w:val="single" w:sz="4" w:space="0" w:color="auto"/>
            </w:tcBorders>
            <w:vAlign w:val="center"/>
          </w:tcPr>
          <w:p w14:paraId="3AA81E00"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850" w:type="dxa"/>
            <w:tcBorders>
              <w:top w:val="nil"/>
              <w:left w:val="single" w:sz="4" w:space="0" w:color="auto"/>
              <w:bottom w:val="nil"/>
              <w:right w:val="single" w:sz="4" w:space="0" w:color="auto"/>
            </w:tcBorders>
            <w:vAlign w:val="center"/>
          </w:tcPr>
          <w:p w14:paraId="5E93C9CE" w14:textId="220C50EB" w:rsidR="00C444F9" w:rsidRDefault="00C444F9"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9</m:t>
                </m:r>
              </m:oMath>
            </m:oMathPara>
          </w:p>
        </w:tc>
        <w:tc>
          <w:tcPr>
            <w:tcW w:w="850" w:type="dxa"/>
            <w:tcBorders>
              <w:top w:val="nil"/>
              <w:left w:val="single" w:sz="4" w:space="0" w:color="auto"/>
              <w:bottom w:val="nil"/>
              <w:right w:val="single" w:sz="4" w:space="0" w:color="auto"/>
            </w:tcBorders>
            <w:vAlign w:val="center"/>
          </w:tcPr>
          <w:p w14:paraId="66B1BB93" w14:textId="4442F28F" w:rsidR="00C444F9" w:rsidRDefault="00C444F9"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849" w:type="dxa"/>
            <w:tcBorders>
              <w:top w:val="nil"/>
              <w:left w:val="single" w:sz="4" w:space="0" w:color="auto"/>
              <w:bottom w:val="nil"/>
              <w:right w:val="single" w:sz="4" w:space="0" w:color="auto"/>
            </w:tcBorders>
            <w:vAlign w:val="center"/>
          </w:tcPr>
          <w:p w14:paraId="4B75EB24" w14:textId="77777777" w:rsidR="00C444F9" w:rsidRDefault="00C444F9" w:rsidP="00F64BA1">
            <w:pPr>
              <w:jc w:val="center"/>
              <w:rPr>
                <w:rFonts w:ascii="Times New Roman" w:eastAsia="楷体" w:hAnsi="Times New Roman" w:cs="Times New Roman"/>
                <w:b/>
                <w:color w:val="000000" w:themeColor="text1"/>
                <w:sz w:val="22"/>
              </w:rPr>
            </w:pPr>
          </w:p>
        </w:tc>
        <w:tc>
          <w:tcPr>
            <w:tcW w:w="792" w:type="dxa"/>
            <w:tcBorders>
              <w:top w:val="nil"/>
              <w:left w:val="single" w:sz="4" w:space="0" w:color="auto"/>
              <w:bottom w:val="nil"/>
              <w:right w:val="single" w:sz="4" w:space="0" w:color="auto"/>
            </w:tcBorders>
          </w:tcPr>
          <w:p w14:paraId="23B6E6A0" w14:textId="77777777" w:rsidR="00C444F9" w:rsidRDefault="00C444F9" w:rsidP="00F64BA1">
            <w:pPr>
              <w:jc w:val="center"/>
              <w:rPr>
                <w:rFonts w:ascii="楷体" w:eastAsia="楷体" w:hAnsi="楷体" w:cs="Times New Roman"/>
                <w:b/>
                <w:color w:val="000000" w:themeColor="text1"/>
                <w:sz w:val="22"/>
              </w:rPr>
            </w:pPr>
          </w:p>
        </w:tc>
        <w:tc>
          <w:tcPr>
            <w:tcW w:w="847" w:type="dxa"/>
            <w:tcBorders>
              <w:top w:val="nil"/>
              <w:left w:val="single" w:sz="4" w:space="0" w:color="auto"/>
              <w:bottom w:val="nil"/>
              <w:right w:val="single" w:sz="4" w:space="0" w:color="auto"/>
            </w:tcBorders>
          </w:tcPr>
          <w:p w14:paraId="092DEA55" w14:textId="77777777" w:rsidR="00C444F9" w:rsidRDefault="00C444F9" w:rsidP="00F64BA1">
            <w:pPr>
              <w:jc w:val="center"/>
              <w:rPr>
                <w:rFonts w:ascii="楷体" w:eastAsia="楷体" w:hAnsi="楷体" w:cs="Times New Roman"/>
                <w:b/>
                <w:color w:val="000000" w:themeColor="text1"/>
                <w:sz w:val="22"/>
              </w:rPr>
            </w:pPr>
          </w:p>
        </w:tc>
        <w:tc>
          <w:tcPr>
            <w:tcW w:w="913" w:type="dxa"/>
            <w:tcBorders>
              <w:top w:val="nil"/>
              <w:left w:val="single" w:sz="4" w:space="0" w:color="auto"/>
              <w:bottom w:val="nil"/>
              <w:right w:val="single" w:sz="4" w:space="0" w:color="auto"/>
            </w:tcBorders>
            <w:vAlign w:val="center"/>
          </w:tcPr>
          <w:p w14:paraId="05CA9DC5" w14:textId="32372908" w:rsidR="00C444F9" w:rsidRDefault="00C444F9"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852" w:type="dxa"/>
            <w:tcBorders>
              <w:top w:val="nil"/>
              <w:left w:val="single" w:sz="4" w:space="0" w:color="auto"/>
              <w:bottom w:val="nil"/>
              <w:right w:val="nil"/>
            </w:tcBorders>
            <w:vAlign w:val="center"/>
          </w:tcPr>
          <w:p w14:paraId="4913524D" w14:textId="77777777" w:rsidR="00C444F9" w:rsidRDefault="00C444F9" w:rsidP="00F64BA1">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0549359C" w14:textId="77777777" w:rsidR="00C444F9" w:rsidRDefault="00C444F9" w:rsidP="00F64BA1">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649A48C8" w14:textId="77777777"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r>
      <w:tr w:rsidR="00C444F9" w14:paraId="216E1DD0" w14:textId="77777777" w:rsidTr="00C444F9">
        <w:tc>
          <w:tcPr>
            <w:tcW w:w="828" w:type="dxa"/>
            <w:tcBorders>
              <w:top w:val="nil"/>
              <w:left w:val="nil"/>
              <w:bottom w:val="nil"/>
              <w:right w:val="single" w:sz="4" w:space="0" w:color="auto"/>
            </w:tcBorders>
            <w:vAlign w:val="center"/>
          </w:tcPr>
          <w:p w14:paraId="521F9288" w14:textId="14CD08C8" w:rsidR="00C444F9" w:rsidRDefault="00C444F9"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9</w:t>
            </w:r>
          </w:p>
        </w:tc>
        <w:tc>
          <w:tcPr>
            <w:tcW w:w="850" w:type="dxa"/>
            <w:tcBorders>
              <w:top w:val="nil"/>
              <w:left w:val="single" w:sz="4" w:space="0" w:color="auto"/>
              <w:bottom w:val="nil"/>
              <w:right w:val="single" w:sz="4" w:space="0" w:color="auto"/>
            </w:tcBorders>
            <w:vAlign w:val="center"/>
          </w:tcPr>
          <w:p w14:paraId="20455788" w14:textId="21F9E999"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850" w:type="dxa"/>
            <w:tcBorders>
              <w:top w:val="nil"/>
              <w:left w:val="single" w:sz="4" w:space="0" w:color="auto"/>
              <w:bottom w:val="nil"/>
              <w:right w:val="single" w:sz="4" w:space="0" w:color="auto"/>
            </w:tcBorders>
            <w:vAlign w:val="center"/>
          </w:tcPr>
          <w:p w14:paraId="1F3BB401" w14:textId="7C751296"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849" w:type="dxa"/>
            <w:tcBorders>
              <w:top w:val="nil"/>
              <w:left w:val="single" w:sz="4" w:space="0" w:color="auto"/>
              <w:bottom w:val="nil"/>
              <w:right w:val="single" w:sz="4" w:space="0" w:color="auto"/>
            </w:tcBorders>
            <w:vAlign w:val="center"/>
          </w:tcPr>
          <w:p w14:paraId="50755BA9" w14:textId="4A7D2BB9"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792" w:type="dxa"/>
            <w:tcBorders>
              <w:top w:val="nil"/>
              <w:left w:val="single" w:sz="4" w:space="0" w:color="auto"/>
              <w:bottom w:val="nil"/>
              <w:right w:val="single" w:sz="4" w:space="0" w:color="auto"/>
            </w:tcBorders>
          </w:tcPr>
          <w:p w14:paraId="19D76338" w14:textId="51BF115C"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847" w:type="dxa"/>
            <w:tcBorders>
              <w:top w:val="nil"/>
              <w:left w:val="single" w:sz="4" w:space="0" w:color="auto"/>
              <w:bottom w:val="nil"/>
              <w:right w:val="single" w:sz="4" w:space="0" w:color="auto"/>
            </w:tcBorders>
          </w:tcPr>
          <w:p w14:paraId="69A76BA9" w14:textId="5272A6A6"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913" w:type="dxa"/>
            <w:tcBorders>
              <w:top w:val="nil"/>
              <w:left w:val="single" w:sz="4" w:space="0" w:color="auto"/>
              <w:bottom w:val="nil"/>
              <w:right w:val="single" w:sz="4" w:space="0" w:color="auto"/>
            </w:tcBorders>
            <w:vAlign w:val="center"/>
          </w:tcPr>
          <w:p w14:paraId="414A3F4E" w14:textId="682364A9" w:rsidR="00C444F9" w:rsidRDefault="00607C80"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852" w:type="dxa"/>
            <w:tcBorders>
              <w:top w:val="nil"/>
              <w:left w:val="single" w:sz="4" w:space="0" w:color="auto"/>
              <w:bottom w:val="nil"/>
              <w:right w:val="nil"/>
            </w:tcBorders>
            <w:vAlign w:val="center"/>
          </w:tcPr>
          <w:p w14:paraId="586B762A" w14:textId="77777777" w:rsidR="00C444F9" w:rsidRDefault="00C444F9" w:rsidP="00F64BA1">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nil"/>
              <w:right w:val="nil"/>
            </w:tcBorders>
          </w:tcPr>
          <w:p w14:paraId="2DA11980" w14:textId="77777777" w:rsidR="00C444F9" w:rsidRDefault="00C444F9" w:rsidP="00F64BA1">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nil"/>
              <w:right w:val="nil"/>
            </w:tcBorders>
          </w:tcPr>
          <w:p w14:paraId="185C2117" w14:textId="77777777" w:rsidR="00C444F9" w:rsidRDefault="00C444F9" w:rsidP="00F64BA1">
            <w:pPr>
              <w:jc w:val="center"/>
              <w:rPr>
                <w:rFonts w:ascii="Times New Roman" w:eastAsia="楷体" w:hAnsi="Times New Roman" w:cs="Times New Roman"/>
                <w:b/>
                <w:bCs/>
                <w:iCs/>
                <w:color w:val="000000" w:themeColor="text1"/>
                <w:sz w:val="22"/>
              </w:rPr>
            </w:pPr>
          </w:p>
        </w:tc>
      </w:tr>
      <w:tr w:rsidR="00607C80" w14:paraId="34A86975" w14:textId="77777777" w:rsidTr="00CF034A">
        <w:tc>
          <w:tcPr>
            <w:tcW w:w="828" w:type="dxa"/>
            <w:tcBorders>
              <w:top w:val="nil"/>
              <w:left w:val="nil"/>
              <w:bottom w:val="single" w:sz="12" w:space="0" w:color="auto"/>
              <w:right w:val="single" w:sz="4" w:space="0" w:color="auto"/>
            </w:tcBorders>
            <w:vAlign w:val="center"/>
          </w:tcPr>
          <w:p w14:paraId="10AD8704" w14:textId="3367D73D" w:rsidR="00607C80" w:rsidRDefault="00607C80" w:rsidP="00607C80">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10</w:t>
            </w:r>
          </w:p>
        </w:tc>
        <w:tc>
          <w:tcPr>
            <w:tcW w:w="850" w:type="dxa"/>
            <w:tcBorders>
              <w:top w:val="nil"/>
              <w:left w:val="single" w:sz="4" w:space="0" w:color="auto"/>
              <w:bottom w:val="single" w:sz="12" w:space="0" w:color="auto"/>
              <w:right w:val="single" w:sz="4" w:space="0" w:color="auto"/>
            </w:tcBorders>
            <w:vAlign w:val="center"/>
          </w:tcPr>
          <w:p w14:paraId="6C2165F0" w14:textId="71732A4D" w:rsidR="00607C80" w:rsidRDefault="00607C80" w:rsidP="00607C80">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850" w:type="dxa"/>
            <w:tcBorders>
              <w:top w:val="nil"/>
              <w:left w:val="single" w:sz="4" w:space="0" w:color="auto"/>
              <w:bottom w:val="single" w:sz="12" w:space="0" w:color="auto"/>
              <w:right w:val="single" w:sz="4" w:space="0" w:color="auto"/>
            </w:tcBorders>
            <w:vAlign w:val="center"/>
          </w:tcPr>
          <w:p w14:paraId="58509EF3" w14:textId="6A2ABF96" w:rsidR="00607C80" w:rsidRDefault="00607C80" w:rsidP="00607C80">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849" w:type="dxa"/>
            <w:tcBorders>
              <w:top w:val="nil"/>
              <w:left w:val="single" w:sz="4" w:space="0" w:color="auto"/>
              <w:bottom w:val="single" w:sz="12" w:space="0" w:color="auto"/>
              <w:right w:val="single" w:sz="4" w:space="0" w:color="auto"/>
            </w:tcBorders>
            <w:vAlign w:val="center"/>
          </w:tcPr>
          <w:p w14:paraId="27EEA65F" w14:textId="597B6D6F" w:rsidR="00607C80" w:rsidRDefault="00607C80" w:rsidP="00607C80">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2</m:t>
                </m:r>
              </m:oMath>
            </m:oMathPara>
          </w:p>
        </w:tc>
        <w:tc>
          <w:tcPr>
            <w:tcW w:w="792" w:type="dxa"/>
            <w:tcBorders>
              <w:top w:val="nil"/>
              <w:left w:val="single" w:sz="4" w:space="0" w:color="auto"/>
              <w:bottom w:val="single" w:sz="12" w:space="0" w:color="auto"/>
              <w:right w:val="single" w:sz="4" w:space="0" w:color="auto"/>
            </w:tcBorders>
            <w:vAlign w:val="center"/>
          </w:tcPr>
          <w:p w14:paraId="3E2E6311" w14:textId="43850F74" w:rsidR="00607C80" w:rsidRDefault="00607C80" w:rsidP="00607C80">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847" w:type="dxa"/>
            <w:tcBorders>
              <w:top w:val="nil"/>
              <w:left w:val="single" w:sz="4" w:space="0" w:color="auto"/>
              <w:bottom w:val="single" w:sz="12" w:space="0" w:color="auto"/>
              <w:right w:val="single" w:sz="4" w:space="0" w:color="auto"/>
            </w:tcBorders>
            <w:vAlign w:val="center"/>
          </w:tcPr>
          <w:p w14:paraId="0A473B1B" w14:textId="61BB0D85" w:rsidR="00607C80" w:rsidRDefault="00607C80" w:rsidP="00607C80">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913" w:type="dxa"/>
            <w:tcBorders>
              <w:top w:val="nil"/>
              <w:left w:val="single" w:sz="4" w:space="0" w:color="auto"/>
              <w:bottom w:val="single" w:sz="12" w:space="0" w:color="auto"/>
              <w:right w:val="single" w:sz="4" w:space="0" w:color="auto"/>
            </w:tcBorders>
            <w:vAlign w:val="center"/>
          </w:tcPr>
          <w:p w14:paraId="0971590A" w14:textId="56DA2841" w:rsidR="00607C80" w:rsidRDefault="00607C80" w:rsidP="00607C80">
            <w:pPr>
              <w:jc w:val="center"/>
              <w:rPr>
                <w:rFonts w:ascii="Times New Roman" w:eastAsia="楷体" w:hAnsi="Times New Roman" w:cs="Times New Roman"/>
                <w:b/>
                <w:color w:val="000000" w:themeColor="text1"/>
                <w:sz w:val="22"/>
              </w:rPr>
            </w:pPr>
          </w:p>
        </w:tc>
        <w:tc>
          <w:tcPr>
            <w:tcW w:w="852" w:type="dxa"/>
            <w:tcBorders>
              <w:top w:val="nil"/>
              <w:left w:val="single" w:sz="4" w:space="0" w:color="auto"/>
              <w:bottom w:val="single" w:sz="12" w:space="0" w:color="auto"/>
              <w:right w:val="nil"/>
            </w:tcBorders>
            <w:vAlign w:val="center"/>
          </w:tcPr>
          <w:p w14:paraId="5C7195E5" w14:textId="77777777" w:rsidR="00607C80" w:rsidRDefault="00607C80" w:rsidP="00607C80">
            <w:pPr>
              <w:jc w:val="center"/>
              <w:rPr>
                <w:rFonts w:ascii="Times New Roman" w:eastAsia="楷体" w:hAnsi="Times New Roman" w:cs="Times New Roman"/>
                <w:b/>
                <w:bCs/>
                <w:iCs/>
                <w:color w:val="000000" w:themeColor="text1"/>
                <w:sz w:val="22"/>
              </w:rPr>
            </w:pPr>
          </w:p>
        </w:tc>
        <w:tc>
          <w:tcPr>
            <w:tcW w:w="777" w:type="dxa"/>
            <w:tcBorders>
              <w:top w:val="nil"/>
              <w:left w:val="single" w:sz="4" w:space="0" w:color="auto"/>
              <w:bottom w:val="single" w:sz="12" w:space="0" w:color="auto"/>
              <w:right w:val="nil"/>
            </w:tcBorders>
          </w:tcPr>
          <w:p w14:paraId="0C90540D" w14:textId="77777777" w:rsidR="00607C80" w:rsidRDefault="00607C80" w:rsidP="00607C80">
            <w:pPr>
              <w:jc w:val="center"/>
              <w:rPr>
                <w:rFonts w:ascii="Times New Roman" w:eastAsia="楷体" w:hAnsi="Times New Roman" w:cs="Times New Roman"/>
                <w:b/>
                <w:bCs/>
                <w:iCs/>
                <w:color w:val="000000" w:themeColor="text1"/>
                <w:sz w:val="22"/>
              </w:rPr>
            </w:pPr>
          </w:p>
        </w:tc>
        <w:tc>
          <w:tcPr>
            <w:tcW w:w="748" w:type="dxa"/>
            <w:tcBorders>
              <w:top w:val="nil"/>
              <w:left w:val="single" w:sz="4" w:space="0" w:color="auto"/>
              <w:bottom w:val="single" w:sz="12" w:space="0" w:color="auto"/>
              <w:right w:val="nil"/>
            </w:tcBorders>
          </w:tcPr>
          <w:p w14:paraId="17F532BE" w14:textId="77777777" w:rsidR="00607C80" w:rsidRDefault="00607C80" w:rsidP="00607C80">
            <w:pPr>
              <w:jc w:val="center"/>
              <w:rPr>
                <w:rFonts w:ascii="Times New Roman" w:eastAsia="楷体" w:hAnsi="Times New Roman" w:cs="Times New Roman"/>
                <w:b/>
                <w:bCs/>
                <w:iCs/>
                <w:color w:val="000000" w:themeColor="text1"/>
                <w:sz w:val="22"/>
              </w:rPr>
            </w:pPr>
          </w:p>
        </w:tc>
      </w:tr>
    </w:tbl>
    <w:p w14:paraId="30B35001" w14:textId="77777777" w:rsidR="00C444F9" w:rsidRPr="00465046" w:rsidRDefault="00C444F9" w:rsidP="00836A6D">
      <w:pPr>
        <w:ind w:left="139" w:hangingChars="63" w:hanging="139"/>
        <w:rPr>
          <w:rFonts w:ascii="Times New Roman" w:eastAsia="楷体" w:hAnsi="Times New Roman"/>
          <w:b/>
          <w:bCs/>
          <w:color w:val="000000" w:themeColor="text1"/>
          <w:sz w:val="22"/>
        </w:rPr>
      </w:pPr>
    </w:p>
    <w:p w14:paraId="01239AF5" w14:textId="77777777" w:rsidR="006A5B15" w:rsidRDefault="006A5B15"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t>7</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证明下面文法不是</w:t>
      </w:r>
      <w:r w:rsidR="00AE31E0" w:rsidRPr="00836A6D">
        <w:rPr>
          <w:rFonts w:ascii="Times New Roman" w:eastAsia="楷体" w:hAnsi="Times New Roman" w:hint="eastAsia"/>
          <w:b/>
          <w:bCs/>
          <w:color w:val="000000" w:themeColor="text1"/>
          <w:sz w:val="22"/>
        </w:rPr>
        <w:t>LR(</w:t>
      </w:r>
      <w:r>
        <w:rPr>
          <w:rFonts w:ascii="Times New Roman" w:eastAsia="楷体" w:hAnsi="Times New Roman"/>
          <w:b/>
          <w:bCs/>
          <w:color w:val="000000" w:themeColor="text1"/>
          <w:sz w:val="22"/>
        </w:rPr>
        <w:t>0</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而是</w:t>
      </w:r>
      <w:r w:rsidR="00AE31E0" w:rsidRPr="00836A6D">
        <w:rPr>
          <w:rFonts w:ascii="Times New Roman" w:eastAsia="楷体" w:hAnsi="Times New Roman" w:hint="eastAsia"/>
          <w:b/>
          <w:bCs/>
          <w:color w:val="000000" w:themeColor="text1"/>
          <w:sz w:val="22"/>
        </w:rPr>
        <w:t>SLR(1)</w:t>
      </w:r>
    </w:p>
    <w:p w14:paraId="4BD79A03" w14:textId="77777777" w:rsidR="006A5B15" w:rsidRDefault="00AE31E0" w:rsidP="006A5B15">
      <w:pPr>
        <w:ind w:leftChars="50" w:left="105" w:firstLineChars="100" w:firstLine="221"/>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A </w:t>
      </w:r>
    </w:p>
    <w:p w14:paraId="096649B2" w14:textId="77777777" w:rsidR="006A5B15" w:rsidRDefault="00AE31E0" w:rsidP="006A5B15">
      <w:pPr>
        <w:ind w:leftChars="50" w:left="105" w:firstLineChars="100" w:firstLine="221"/>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Ab | </w:t>
      </w:r>
      <w:proofErr w:type="spellStart"/>
      <w:r w:rsidRPr="00836A6D">
        <w:rPr>
          <w:rFonts w:ascii="Times New Roman" w:eastAsia="楷体" w:hAnsi="Times New Roman" w:hint="eastAsia"/>
          <w:b/>
          <w:bCs/>
          <w:color w:val="000000" w:themeColor="text1"/>
          <w:sz w:val="22"/>
        </w:rPr>
        <w:t>bBa</w:t>
      </w:r>
      <w:proofErr w:type="spellEnd"/>
      <w:r w:rsidRPr="00836A6D">
        <w:rPr>
          <w:rFonts w:ascii="Times New Roman" w:eastAsia="楷体" w:hAnsi="Times New Roman" w:hint="eastAsia"/>
          <w:b/>
          <w:bCs/>
          <w:color w:val="000000" w:themeColor="text1"/>
          <w:sz w:val="22"/>
        </w:rPr>
        <w:t xml:space="preserve"> </w:t>
      </w:r>
    </w:p>
    <w:p w14:paraId="6CAA7B17" w14:textId="293C4D18" w:rsidR="00AE31E0" w:rsidRDefault="00AE31E0" w:rsidP="006A5B15">
      <w:pPr>
        <w:ind w:leftChars="50" w:left="105" w:firstLineChars="100" w:firstLine="221"/>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aAc</w:t>
      </w:r>
      <w:proofErr w:type="spellEnd"/>
      <w:r w:rsidRPr="00836A6D">
        <w:rPr>
          <w:rFonts w:ascii="Times New Roman" w:eastAsia="楷体" w:hAnsi="Times New Roman" w:hint="eastAsia"/>
          <w:b/>
          <w:bCs/>
          <w:color w:val="000000" w:themeColor="text1"/>
          <w:sz w:val="22"/>
        </w:rPr>
        <w:t xml:space="preserve"> | a | </w:t>
      </w:r>
      <w:proofErr w:type="spellStart"/>
      <w:r w:rsidRPr="00836A6D">
        <w:rPr>
          <w:rFonts w:ascii="Times New Roman" w:eastAsia="楷体" w:hAnsi="Times New Roman" w:hint="eastAsia"/>
          <w:b/>
          <w:bCs/>
          <w:color w:val="000000" w:themeColor="text1"/>
          <w:sz w:val="22"/>
        </w:rPr>
        <w:t>aAb</w:t>
      </w:r>
      <w:proofErr w:type="spellEnd"/>
    </w:p>
    <w:p w14:paraId="3CB44568" w14:textId="77777777" w:rsidR="00E02601" w:rsidRDefault="00E02601" w:rsidP="00E02601">
      <w:pPr>
        <w:ind w:firstLineChars="100" w:firstLine="221"/>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G[S']</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2CF065EF" w14:textId="31EFEE33" w:rsidR="00E02601" w:rsidRDefault="007F4D4F" w:rsidP="00E02601">
      <w:pPr>
        <w:ind w:firstLineChars="100" w:firstLine="210"/>
        <w:rPr>
          <w:rFonts w:ascii="Times New Roman" w:eastAsia="楷体" w:hAnsi="Times New Roman" w:cs="Times New Roman"/>
          <w:b/>
          <w:bCs/>
          <w:color w:val="000000" w:themeColor="text1"/>
          <w:sz w:val="22"/>
        </w:rPr>
      </w:pPr>
      <w:r>
        <w:object w:dxaOrig="8325" w:dyaOrig="7770" w14:anchorId="4629E2F0">
          <v:shape id="_x0000_i1049" type="#_x0000_t75" style="width:400.9pt;height:373.5pt" o:ole="">
            <v:imagedata r:id="rId72" o:title=""/>
          </v:shape>
          <o:OLEObject Type="Embed" ProgID="Visio.Drawing.15" ShapeID="_x0000_i1049" DrawAspect="Content" ObjectID="_1745303150" r:id="rId73"/>
        </w:object>
      </w:r>
    </w:p>
    <w:p w14:paraId="7A3FA00C" w14:textId="368BBB30" w:rsidR="003C2E9C" w:rsidRDefault="003C2E9C" w:rsidP="003C2E9C">
      <w:pPr>
        <w:rPr>
          <w:rFonts w:ascii="Times New Roman" w:eastAsia="楷体" w:hAnsi="Times New Roman" w:cs="Times New Roman"/>
          <w:b/>
          <w:bCs/>
          <w:color w:val="000000" w:themeColor="text1"/>
          <w:sz w:val="22"/>
        </w:rPr>
      </w:pPr>
      <w:r>
        <w:rPr>
          <w:rFonts w:ascii="Times New Roman" w:eastAsia="楷体" w:hAnsi="Times New Roman" w:cs="Times New Roman" w:hint="eastAsia"/>
          <w:b/>
          <w:bCs/>
          <w:color w:val="000000" w:themeColor="text1"/>
          <w:sz w:val="22"/>
        </w:rPr>
        <w:lastRenderedPageBreak/>
        <w:t>由产生式知：</w:t>
      </w:r>
    </w:p>
    <w:p w14:paraId="75EBF1BB" w14:textId="5D229815" w:rsidR="003C2E9C" w:rsidRPr="00DE775A" w:rsidRDefault="003C2E9C" w:rsidP="003C2E9C">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oMath>
      </m:oMathPara>
    </w:p>
    <w:p w14:paraId="77A5790F" w14:textId="6197D622" w:rsidR="003C2E9C" w:rsidRPr="00DE775A" w:rsidRDefault="003C2E9C" w:rsidP="003C2E9C">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hint="eastAsia"/>
                  <w:color w:val="000000" w:themeColor="text1"/>
                  <w:sz w:val="22"/>
                </w:rPr>
                <m:t>A</m:t>
              </m:r>
            </m:e>
          </m:d>
          <m:r>
            <m:rPr>
              <m:sty m:val="bi"/>
            </m:rPr>
            <w:rPr>
              <w:rFonts w:ascii="Cambria Math" w:eastAsia="楷体" w:hAnsi="Cambria Math" w:cs="Times New Roman"/>
              <w:color w:val="000000" w:themeColor="text1"/>
              <w:sz w:val="22"/>
            </w:rPr>
            <m:t>={#,b,c}</m:t>
          </m:r>
        </m:oMath>
      </m:oMathPara>
    </w:p>
    <w:p w14:paraId="22222478" w14:textId="0DCE081A" w:rsidR="003C2E9C" w:rsidRPr="005D66CD" w:rsidRDefault="003C2E9C" w:rsidP="003C2E9C">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B</m:t>
              </m:r>
            </m:e>
          </m:d>
          <m:r>
            <m:rPr>
              <m:sty m:val="bi"/>
            </m:rPr>
            <w:rPr>
              <w:rFonts w:ascii="Cambria Math" w:eastAsia="楷体" w:hAnsi="Cambria Math" w:cs="Times New Roman"/>
              <w:color w:val="000000" w:themeColor="text1"/>
              <w:sz w:val="22"/>
            </w:rPr>
            <m:t>={a</m:t>
          </m:r>
          <m:r>
            <m:rPr>
              <m:sty m:val="bi"/>
            </m:rPr>
            <w:rPr>
              <w:rFonts w:ascii="Cambria Math" w:eastAsia="楷体" w:hAnsi="Cambria Math" w:cs="Times New Roman" w:hint="eastAsia"/>
              <w:color w:val="000000" w:themeColor="text1"/>
              <w:sz w:val="22"/>
            </w:rPr>
            <m:t>}</m:t>
          </m:r>
        </m:oMath>
      </m:oMathPara>
    </w:p>
    <w:p w14:paraId="4D5BC0DF" w14:textId="77777777" w:rsidR="006A5B15" w:rsidRDefault="006A5B15" w:rsidP="00836A6D">
      <w:pPr>
        <w:ind w:left="139" w:hangingChars="63" w:hanging="139"/>
        <w:rPr>
          <w:rFonts w:ascii="Times New Roman" w:eastAsia="楷体" w:hAnsi="Times New Roman"/>
          <w:b/>
          <w:bCs/>
          <w:color w:val="000000" w:themeColor="text1"/>
          <w:sz w:val="22"/>
        </w:rPr>
      </w:pPr>
    </w:p>
    <w:p w14:paraId="0350EA3D" w14:textId="56B64357" w:rsidR="006A5B15" w:rsidRDefault="006A5B15" w:rsidP="006A5B15">
      <w:pPr>
        <w:rPr>
          <w:rFonts w:ascii="Times New Roman" w:eastAsia="楷体" w:hAnsi="Times New Roman" w:cs="Times New Roman"/>
          <w:b/>
          <w:color w:val="000000" w:themeColor="text1"/>
          <w:sz w:val="22"/>
        </w:rPr>
      </w:pPr>
      <w:r>
        <w:rPr>
          <w:rFonts w:ascii="Times New Roman" w:eastAsia="楷体" w:hAnsi="Times New Roman" w:cs="Times New Roman" w:hint="eastAsia"/>
          <w:b/>
          <w:bCs/>
          <w:iCs/>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和</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7</m:t>
            </m:r>
          </m:sub>
        </m:sSub>
      </m:oMath>
      <w:r>
        <w:rPr>
          <w:rFonts w:ascii="Times New Roman" w:eastAsia="楷体" w:hAnsi="Times New Roman" w:cs="Times New Roman" w:hint="eastAsia"/>
          <w:b/>
          <w:bCs/>
          <w:iCs/>
          <w:color w:val="000000" w:themeColor="text1"/>
          <w:sz w:val="22"/>
        </w:rPr>
        <w:t>中</w:t>
      </w:r>
      <w:r>
        <w:rPr>
          <w:rFonts w:ascii="Times New Roman" w:eastAsia="楷体" w:hAnsi="Times New Roman" w:cs="Times New Roman" w:hint="eastAsia"/>
          <w:b/>
          <w:color w:val="000000" w:themeColor="text1"/>
          <w:sz w:val="22"/>
        </w:rPr>
        <w:t>存在移进</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归约冲突，因此所给文法不是</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color w:val="000000" w:themeColor="text1"/>
          <w:sz w:val="22"/>
        </w:rPr>
        <w:t>文法。</w:t>
      </w:r>
    </w:p>
    <w:p w14:paraId="2B059C93" w14:textId="77777777" w:rsidR="006A5B15" w:rsidRPr="006A5B15" w:rsidRDefault="006A5B15" w:rsidP="00836A6D">
      <w:pPr>
        <w:ind w:left="139" w:hangingChars="63" w:hanging="139"/>
        <w:rPr>
          <w:rFonts w:ascii="Times New Roman" w:eastAsia="楷体" w:hAnsi="Times New Roman"/>
          <w:b/>
          <w:bCs/>
          <w:color w:val="000000" w:themeColor="text1"/>
          <w:sz w:val="22"/>
        </w:rPr>
      </w:pPr>
    </w:p>
    <w:p w14:paraId="44577A8D" w14:textId="4D82D8E6" w:rsidR="006A5B15" w:rsidRDefault="006A5B15" w:rsidP="006A5B15">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hint="eastAsia"/>
            <w:color w:val="000000" w:themeColor="text1"/>
            <w:sz w:val="22"/>
          </w:rPr>
          <m:t>S</m:t>
        </m:r>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A</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和</w:t>
      </w:r>
      <m:oMath>
        <m:r>
          <m:rPr>
            <m:sty m:val="bi"/>
          </m:rPr>
          <w:rPr>
            <w:rFonts w:ascii="Cambria Math" w:eastAsia="楷体" w:hAnsi="Cambria Math" w:cs="Times New Roman" w:hint="eastAsia"/>
            <w:color w:val="000000" w:themeColor="text1"/>
            <w:sz w:val="22"/>
          </w:rPr>
          <m:t>A</m:t>
        </m:r>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A</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hint="eastAsia"/>
            <w:color w:val="000000" w:themeColor="text1"/>
            <w:sz w:val="22"/>
          </w:rPr>
          <m:t>b</m:t>
        </m:r>
      </m:oMath>
      <w:r w:rsidR="003C2E9C">
        <w:rPr>
          <w:rFonts w:ascii="Times New Roman" w:eastAsia="楷体" w:hAnsi="Times New Roman" w:cs="Times New Roman" w:hint="eastAsia"/>
          <w:b/>
          <w:color w:val="000000" w:themeColor="text1"/>
          <w:sz w:val="22"/>
        </w:rPr>
        <w:t>为归约</w:t>
      </w:r>
      <w:r w:rsidR="003C2E9C">
        <w:rPr>
          <w:rFonts w:ascii="Times New Roman" w:eastAsia="楷体" w:hAnsi="Times New Roman" w:cs="Times New Roman" w:hint="eastAsia"/>
          <w:b/>
          <w:color w:val="000000" w:themeColor="text1"/>
          <w:sz w:val="22"/>
        </w:rPr>
        <w:t>-</w:t>
      </w:r>
      <w:r w:rsidR="003C2E9C">
        <w:rPr>
          <w:rFonts w:ascii="Times New Roman" w:eastAsia="楷体" w:hAnsi="Times New Roman" w:cs="Times New Roman" w:hint="eastAsia"/>
          <w:b/>
          <w:color w:val="000000" w:themeColor="text1"/>
          <w:sz w:val="22"/>
        </w:rPr>
        <w:t>移进冲突，</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hint="eastAsia"/>
                <w:color w:val="000000" w:themeColor="text1"/>
                <w:sz w:val="22"/>
              </w:rPr>
              <m:t>b</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a,b</m:t>
            </m:r>
          </m:e>
        </m:d>
        <m:r>
          <m:rPr>
            <m:sty m:val="bi"/>
          </m:rPr>
          <w:rPr>
            <w:rFonts w:ascii="Cambria Math" w:eastAsia="楷体" w:hAnsi="Cambria Math" w:cs="Times New Roman"/>
            <w:color w:val="000000" w:themeColor="text1"/>
            <w:sz w:val="22"/>
          </w:rPr>
          <m:t>=∅</m:t>
        </m:r>
      </m:oMath>
      <w:r w:rsidR="003C2E9C">
        <w:rPr>
          <w:rFonts w:ascii="Times New Roman" w:eastAsia="楷体" w:hAnsi="Times New Roman" w:cs="Times New Roman" w:hint="eastAsia"/>
          <w:b/>
          <w:color w:val="000000" w:themeColor="text1"/>
          <w:sz w:val="22"/>
        </w:rPr>
        <w:t>，所以</w:t>
      </w:r>
      <w:r>
        <w:rPr>
          <w:rFonts w:ascii="Times New Roman" w:eastAsia="楷体" w:hAnsi="Times New Roman" w:cs="Times New Roman" w:hint="eastAsia"/>
          <w:b/>
          <w:bCs/>
          <w:iCs/>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hint="eastAsia"/>
            <w:color w:val="000000" w:themeColor="text1"/>
            <w:sz w:val="22"/>
          </w:rPr>
          <m:t>SLR</m:t>
        </m:r>
        <m:r>
          <m:rPr>
            <m:sty m:val="bi"/>
          </m:rPr>
          <w:rPr>
            <w:rFonts w:ascii="Cambria Math" w:eastAsia="楷体" w:hAnsi="Cambria Math" w:cs="Times New Roman"/>
            <w:color w:val="000000" w:themeColor="text1"/>
            <w:sz w:val="22"/>
          </w:rPr>
          <m:t>(1)</m:t>
        </m:r>
      </m:oMath>
      <w:r w:rsidR="003C2E9C">
        <w:rPr>
          <w:rFonts w:ascii="Times New Roman" w:eastAsia="楷体" w:hAnsi="Times New Roman" w:cs="Times New Roman" w:hint="eastAsia"/>
          <w:b/>
          <w:color w:val="000000" w:themeColor="text1"/>
          <w:sz w:val="22"/>
        </w:rPr>
        <w:t>规则</w:t>
      </w:r>
      <w:r>
        <w:rPr>
          <w:rFonts w:ascii="Times New Roman" w:eastAsia="楷体" w:hAnsi="Times New Roman" w:cs="Times New Roman" w:hint="eastAsia"/>
          <w:b/>
          <w:bCs/>
          <w:iCs/>
          <w:color w:val="000000" w:themeColor="text1"/>
          <w:sz w:val="22"/>
        </w:rPr>
        <w:t>解决。</w:t>
      </w:r>
    </w:p>
    <w:p w14:paraId="6B0553F4" w14:textId="7DB1A66D" w:rsidR="006A5B15" w:rsidRDefault="006A5B15" w:rsidP="006A5B15">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7</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hint="eastAsia"/>
            <w:color w:val="000000" w:themeColor="text1"/>
            <w:sz w:val="22"/>
          </w:rPr>
          <m:t>B</m:t>
        </m:r>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a</m:t>
        </m:r>
        <m:r>
          <m:rPr>
            <m:sty m:val="bi"/>
          </m:rPr>
          <w:rPr>
            <w:rFonts w:ascii="Cambria Math" w:eastAsia="楷体" w:hAnsi="Cambria Math" w:cs="Times New Roman" w:hint="eastAsia"/>
            <w:color w:val="000000" w:themeColor="text1"/>
            <w:sz w:val="22"/>
          </w:rPr>
          <m:t>·</m:t>
        </m:r>
      </m:oMath>
      <w:r w:rsidR="003C2E9C">
        <w:rPr>
          <w:rFonts w:ascii="Times New Roman" w:eastAsia="楷体" w:hAnsi="Times New Roman" w:cs="Times New Roman" w:hint="eastAsia"/>
          <w:b/>
          <w:color w:val="000000" w:themeColor="text1"/>
          <w:sz w:val="22"/>
        </w:rPr>
        <w:t>为归约项目，</w:t>
      </w:r>
      <w:r w:rsidR="003C2E9C">
        <w:rPr>
          <w:rFonts w:ascii="Times New Roman" w:eastAsia="楷体" w:hAnsi="Times New Roman" w:cs="Times New Roman" w:hint="eastAsia"/>
          <w:b/>
          <w:bCs/>
          <w:iCs/>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10</m:t>
            </m:r>
          </m:sub>
        </m:sSub>
      </m:oMath>
      <w:r w:rsidR="003C2E9C">
        <w:rPr>
          <w:rFonts w:ascii="Times New Roman" w:eastAsia="楷体" w:hAnsi="Times New Roman" w:cs="Times New Roman" w:hint="eastAsia"/>
          <w:b/>
          <w:bCs/>
          <w:iCs/>
          <w:color w:val="000000" w:themeColor="text1"/>
          <w:sz w:val="22"/>
        </w:rPr>
        <w:t>中的移进</w:t>
      </w:r>
      <w:r w:rsidR="003C2E9C">
        <w:rPr>
          <w:rFonts w:ascii="Times New Roman" w:eastAsia="楷体" w:hAnsi="Times New Roman" w:cs="Times New Roman" w:hint="eastAsia"/>
          <w:b/>
          <w:bCs/>
          <w:iCs/>
          <w:color w:val="000000" w:themeColor="text1"/>
          <w:sz w:val="22"/>
        </w:rPr>
        <w:t>-</w:t>
      </w:r>
      <w:r w:rsidR="003C2E9C">
        <w:rPr>
          <w:rFonts w:ascii="Times New Roman" w:eastAsia="楷体" w:hAnsi="Times New Roman" w:cs="Times New Roman" w:hint="eastAsia"/>
          <w:b/>
          <w:bCs/>
          <w:iCs/>
          <w:color w:val="000000" w:themeColor="text1"/>
          <w:sz w:val="22"/>
        </w:rPr>
        <w:t>归约冲突可以由</w:t>
      </w:r>
      <m:oMath>
        <m:r>
          <m:rPr>
            <m:sty m:val="bi"/>
          </m:rPr>
          <w:rPr>
            <w:rFonts w:ascii="Cambria Math" w:eastAsia="楷体" w:hAnsi="Cambria Math" w:cs="Times New Roman" w:hint="eastAsia"/>
            <w:color w:val="000000" w:themeColor="text1"/>
            <w:sz w:val="22"/>
          </w:rPr>
          <m:t>SLR</m:t>
        </m:r>
        <m:r>
          <m:rPr>
            <m:sty m:val="bi"/>
          </m:rPr>
          <w:rPr>
            <w:rFonts w:ascii="Cambria Math" w:eastAsia="楷体" w:hAnsi="Cambria Math" w:cs="Times New Roman"/>
            <w:color w:val="000000" w:themeColor="text1"/>
            <w:sz w:val="22"/>
          </w:rPr>
          <m:t>(1)</m:t>
        </m:r>
      </m:oMath>
      <w:r w:rsidR="003C2E9C">
        <w:rPr>
          <w:rFonts w:ascii="Times New Roman" w:eastAsia="楷体" w:hAnsi="Times New Roman" w:cs="Times New Roman" w:hint="eastAsia"/>
          <w:b/>
          <w:color w:val="000000" w:themeColor="text1"/>
          <w:sz w:val="22"/>
        </w:rPr>
        <w:t>规则</w:t>
      </w:r>
      <w:r w:rsidR="003C2E9C">
        <w:rPr>
          <w:rFonts w:ascii="Times New Roman" w:eastAsia="楷体" w:hAnsi="Times New Roman" w:cs="Times New Roman" w:hint="eastAsia"/>
          <w:b/>
          <w:bCs/>
          <w:iCs/>
          <w:color w:val="000000" w:themeColor="text1"/>
          <w:sz w:val="22"/>
        </w:rPr>
        <w:t>解决。</w:t>
      </w:r>
    </w:p>
    <w:p w14:paraId="3BBE15A8" w14:textId="77777777" w:rsidR="003C2E9C" w:rsidRPr="00A977FC" w:rsidRDefault="003C2E9C" w:rsidP="006A5B15">
      <w:pPr>
        <w:rPr>
          <w:rFonts w:ascii="Times New Roman" w:eastAsia="楷体" w:hAnsi="Times New Roman" w:cs="Times New Roman"/>
          <w:b/>
          <w:bCs/>
          <w:iCs/>
          <w:color w:val="000000" w:themeColor="text1"/>
          <w:sz w:val="22"/>
        </w:rPr>
      </w:pPr>
    </w:p>
    <w:p w14:paraId="6F9C64A8" w14:textId="4672A496" w:rsidR="006A5B15" w:rsidRPr="006A5B15" w:rsidRDefault="006A5B15" w:rsidP="006A5B15">
      <w:pPr>
        <w:ind w:left="139" w:hangingChars="63" w:hanging="139"/>
        <w:rPr>
          <w:rFonts w:ascii="Times New Roman" w:eastAsia="楷体" w:hAnsi="Times New Roman"/>
          <w:b/>
          <w:bCs/>
          <w:color w:val="000000" w:themeColor="text1"/>
          <w:sz w:val="22"/>
        </w:rPr>
      </w:pPr>
      <w:r>
        <w:rPr>
          <w:rFonts w:ascii="Times New Roman" w:eastAsia="楷体" w:hAnsi="Times New Roman" w:cs="Times New Roman" w:hint="eastAsia"/>
          <w:b/>
          <w:bCs/>
          <w:iCs/>
          <w:color w:val="000000" w:themeColor="text1"/>
          <w:sz w:val="22"/>
        </w:rPr>
        <w:t>综上，该文法是</w:t>
      </w:r>
      <m:oMath>
        <m:r>
          <m:rPr>
            <m:sty m:val="bi"/>
          </m:rPr>
          <w:rPr>
            <w:rFonts w:ascii="Cambria Math" w:eastAsia="楷体" w:hAnsi="Cambria Math" w:cs="Times New Roman"/>
            <w:color w:val="000000" w:themeColor="text1"/>
            <w:sz w:val="22"/>
          </w:rPr>
          <m:t>SLR</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1</m:t>
            </m:r>
          </m:e>
        </m:d>
      </m:oMath>
      <w:r>
        <w:rPr>
          <w:rFonts w:ascii="Times New Roman" w:eastAsia="楷体" w:hAnsi="Times New Roman" w:cs="Times New Roman" w:hint="eastAsia"/>
          <w:b/>
          <w:bCs/>
          <w:iCs/>
          <w:color w:val="000000" w:themeColor="text1"/>
          <w:sz w:val="22"/>
        </w:rPr>
        <w:t>文法。</w:t>
      </w:r>
    </w:p>
    <w:p w14:paraId="50732885" w14:textId="77777777" w:rsidR="006A5B15" w:rsidRPr="003C2E9C" w:rsidRDefault="006A5B15" w:rsidP="00836A6D">
      <w:pPr>
        <w:ind w:left="139" w:hangingChars="63" w:hanging="139"/>
        <w:rPr>
          <w:rFonts w:ascii="Times New Roman" w:eastAsia="楷体" w:hAnsi="Times New Roman"/>
          <w:b/>
          <w:bCs/>
          <w:color w:val="000000" w:themeColor="text1"/>
          <w:sz w:val="22"/>
        </w:rPr>
      </w:pPr>
    </w:p>
    <w:p w14:paraId="6CBEC1D3" w14:textId="77777777" w:rsidR="00456F1D" w:rsidRDefault="00456F1D"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t>8</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证明文法</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其中</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相当于井</w:t>
      </w:r>
      <w:r w:rsidR="00AE31E0" w:rsidRPr="00836A6D">
        <w:rPr>
          <w:rFonts w:ascii="Times New Roman" w:eastAsia="楷体" w:hAnsi="Times New Roman" w:hint="eastAsia"/>
          <w:b/>
          <w:bCs/>
          <w:color w:val="000000" w:themeColor="text1"/>
          <w:sz w:val="22"/>
        </w:rPr>
        <w:t xml:space="preserve">) </w:t>
      </w:r>
    </w:p>
    <w:p w14:paraId="4C5968FE" w14:textId="77777777" w:rsidR="00456F1D" w:rsidRDefault="00AE31E0" w:rsidP="00456F1D">
      <w:pPr>
        <w:ind w:leftChars="66" w:left="139" w:firstLineChars="193" w:firstLine="426"/>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A$ </w:t>
      </w:r>
    </w:p>
    <w:p w14:paraId="18BC8366" w14:textId="77777777" w:rsidR="00456F1D" w:rsidRDefault="00AE31E0" w:rsidP="00456F1D">
      <w:pPr>
        <w:ind w:leftChars="66" w:left="139" w:firstLineChars="193" w:firstLine="426"/>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BaBb</w:t>
      </w:r>
      <w:proofErr w:type="spellEnd"/>
      <w:r w:rsidRPr="00836A6D">
        <w:rPr>
          <w:rFonts w:ascii="Times New Roman" w:eastAsia="楷体" w:hAnsi="Times New Roman" w:hint="eastAsia"/>
          <w:b/>
          <w:bCs/>
          <w:color w:val="000000" w:themeColor="text1"/>
          <w:sz w:val="22"/>
        </w:rPr>
        <w:t xml:space="preserve"> | </w:t>
      </w:r>
      <w:proofErr w:type="spellStart"/>
      <w:r w:rsidRPr="00836A6D">
        <w:rPr>
          <w:rFonts w:ascii="Times New Roman" w:eastAsia="楷体" w:hAnsi="Times New Roman" w:hint="eastAsia"/>
          <w:b/>
          <w:bCs/>
          <w:color w:val="000000" w:themeColor="text1"/>
          <w:sz w:val="22"/>
        </w:rPr>
        <w:t>DbDa</w:t>
      </w:r>
      <w:proofErr w:type="spellEnd"/>
      <w:r w:rsidRPr="00836A6D">
        <w:rPr>
          <w:rFonts w:ascii="Times New Roman" w:eastAsia="楷体" w:hAnsi="Times New Roman" w:hint="eastAsia"/>
          <w:b/>
          <w:bCs/>
          <w:color w:val="000000" w:themeColor="text1"/>
          <w:sz w:val="22"/>
        </w:rPr>
        <w:t xml:space="preserve"> </w:t>
      </w:r>
    </w:p>
    <w:p w14:paraId="71901886" w14:textId="77777777" w:rsidR="00456F1D" w:rsidRDefault="00AE31E0" w:rsidP="00456F1D">
      <w:pPr>
        <w:ind w:leftChars="66" w:left="139" w:firstLineChars="193" w:firstLine="426"/>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MS Gothic" w:eastAsia="MS Gothic" w:hAnsi="MS Gothic" w:cs="MS Gothic" w:hint="eastAsia"/>
          <w:b/>
          <w:bCs/>
          <w:color w:val="000000" w:themeColor="text1"/>
          <w:sz w:val="22"/>
        </w:rPr>
        <w:t>ɛ</w:t>
      </w:r>
      <w:r w:rsidRPr="00836A6D">
        <w:rPr>
          <w:rFonts w:ascii="Times New Roman" w:eastAsia="楷体" w:hAnsi="Times New Roman" w:hint="eastAsia"/>
          <w:b/>
          <w:bCs/>
          <w:color w:val="000000" w:themeColor="text1"/>
          <w:sz w:val="22"/>
        </w:rPr>
        <w:t xml:space="preserve"> </w:t>
      </w:r>
    </w:p>
    <w:p w14:paraId="514B1FC4" w14:textId="77777777" w:rsidR="00456F1D" w:rsidRDefault="00AE31E0" w:rsidP="00456F1D">
      <w:pPr>
        <w:ind w:leftChars="66" w:left="139" w:firstLineChars="193" w:firstLine="426"/>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D</w:t>
      </w:r>
      <w:r w:rsidRPr="00836A6D">
        <w:rPr>
          <w:rFonts w:ascii="Times New Roman" w:eastAsia="楷体" w:hAnsi="Times New Roman" w:hint="eastAsia"/>
          <w:b/>
          <w:bCs/>
          <w:color w:val="000000" w:themeColor="text1"/>
          <w:sz w:val="22"/>
        </w:rPr>
        <w:t>→</w:t>
      </w:r>
      <w:r w:rsidRPr="00836A6D">
        <w:rPr>
          <w:rFonts w:ascii="MS Gothic" w:eastAsia="MS Gothic" w:hAnsi="MS Gothic" w:cs="MS Gothic" w:hint="eastAsia"/>
          <w:b/>
          <w:bCs/>
          <w:color w:val="000000" w:themeColor="text1"/>
          <w:sz w:val="22"/>
        </w:rPr>
        <w:t>ɛ</w:t>
      </w:r>
      <w:r w:rsidRPr="00836A6D">
        <w:rPr>
          <w:rFonts w:ascii="Times New Roman" w:eastAsia="楷体" w:hAnsi="Times New Roman" w:hint="eastAsia"/>
          <w:b/>
          <w:bCs/>
          <w:color w:val="000000" w:themeColor="text1"/>
          <w:sz w:val="22"/>
        </w:rPr>
        <w:t xml:space="preserve"> </w:t>
      </w:r>
    </w:p>
    <w:p w14:paraId="6341035C" w14:textId="4009C158" w:rsidR="00AE31E0"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是</w:t>
      </w:r>
      <w:r w:rsidRPr="00836A6D">
        <w:rPr>
          <w:rFonts w:ascii="Times New Roman" w:eastAsia="楷体" w:hAnsi="Times New Roman" w:hint="eastAsia"/>
          <w:b/>
          <w:bCs/>
          <w:color w:val="000000" w:themeColor="text1"/>
          <w:sz w:val="22"/>
        </w:rPr>
        <w:t>LR(1)</w:t>
      </w:r>
      <w:r w:rsidRPr="00836A6D">
        <w:rPr>
          <w:rFonts w:ascii="Times New Roman" w:eastAsia="楷体" w:hAnsi="Times New Roman" w:hint="eastAsia"/>
          <w:b/>
          <w:bCs/>
          <w:color w:val="000000" w:themeColor="text1"/>
          <w:sz w:val="22"/>
        </w:rPr>
        <w:t>而不是</w:t>
      </w:r>
      <w:r w:rsidRPr="00836A6D">
        <w:rPr>
          <w:rFonts w:ascii="Times New Roman" w:eastAsia="楷体" w:hAnsi="Times New Roman" w:hint="eastAsia"/>
          <w:b/>
          <w:bCs/>
          <w:color w:val="000000" w:themeColor="text1"/>
          <w:sz w:val="22"/>
        </w:rPr>
        <w:t>SLR(1)</w:t>
      </w:r>
      <w:r w:rsidRPr="00836A6D">
        <w:rPr>
          <w:rFonts w:ascii="Times New Roman" w:eastAsia="楷体" w:hAnsi="Times New Roman" w:hint="eastAsia"/>
          <w:b/>
          <w:bCs/>
          <w:color w:val="000000" w:themeColor="text1"/>
          <w:sz w:val="22"/>
        </w:rPr>
        <w:t>的。</w:t>
      </w:r>
    </w:p>
    <w:p w14:paraId="3396CFD4" w14:textId="390C35AC" w:rsidR="00FA4E73" w:rsidRPr="00FA4E73" w:rsidRDefault="00FA4E73" w:rsidP="00FA4E73">
      <w:pPr>
        <w:ind w:leftChars="50" w:left="134" w:hangingChars="13" w:hanging="29"/>
        <w:rPr>
          <w:rFonts w:ascii="Times New Roman" w:eastAsia="楷体" w:hAnsi="Times New Roman"/>
          <w:b/>
          <w:bCs/>
          <w:color w:val="FF0000"/>
          <w:sz w:val="22"/>
        </w:rPr>
      </w:pPr>
      <w:r w:rsidRPr="00FA4E73">
        <w:rPr>
          <w:rFonts w:ascii="Times New Roman" w:eastAsia="楷体" w:hAnsi="Times New Roman" w:hint="eastAsia"/>
          <w:b/>
          <w:bCs/>
          <w:color w:val="FF0000"/>
          <w:sz w:val="22"/>
        </w:rPr>
        <w:t>答：</w:t>
      </w:r>
    </w:p>
    <w:p w14:paraId="5EA82A88" w14:textId="74747AC5" w:rsidR="00FA4E73" w:rsidRDefault="00FA4E73" w:rsidP="00FA4E73">
      <w:pPr>
        <w:ind w:leftChars="50" w:left="134" w:hangingChars="13" w:hanging="2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拓广文法并对产生式进行编号：</w:t>
      </w:r>
    </w:p>
    <w:p w14:paraId="2F2356F1" w14:textId="04B9B597" w:rsidR="00D56A9D" w:rsidRDefault="00D56A9D" w:rsidP="00D56A9D">
      <w:pPr>
        <w:ind w:leftChars="50" w:left="105" w:firstLineChars="195" w:firstLine="431"/>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p>
    <w:p w14:paraId="6C9C287E" w14:textId="234AA154" w:rsidR="00D56A9D" w:rsidRDefault="00D56A9D" w:rsidP="00D56A9D">
      <w:pPr>
        <w:ind w:leftChars="66" w:left="139" w:firstLineChars="193" w:firstLine="426"/>
        <w:rPr>
          <w:rFonts w:ascii="Times New Roman" w:eastAsia="楷体" w:hAnsi="Times New Roman"/>
          <w:b/>
          <w:bCs/>
          <w:color w:val="000000" w:themeColor="text1"/>
          <w:sz w:val="22"/>
        </w:rPr>
      </w:pPr>
      <w:r>
        <w:rPr>
          <w:rFonts w:ascii="Times New Roman" w:eastAsia="楷体" w:hAnsi="Times New Roman"/>
          <w:b/>
          <w:bCs/>
          <w:color w:val="000000" w:themeColor="text1"/>
          <w:sz w:val="22"/>
        </w:rPr>
        <w:t>1:</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A </w:t>
      </w:r>
    </w:p>
    <w:p w14:paraId="3DCA6122" w14:textId="7EC42B1E" w:rsidR="00D56A9D" w:rsidRDefault="00D56A9D" w:rsidP="00D56A9D">
      <w:pPr>
        <w:ind w:leftChars="66" w:left="139" w:firstLineChars="193" w:firstLine="426"/>
        <w:rPr>
          <w:rFonts w:ascii="Times New Roman" w:eastAsia="楷体" w:hAnsi="Times New Roman"/>
          <w:b/>
          <w:bCs/>
          <w:color w:val="000000" w:themeColor="text1"/>
          <w:sz w:val="22"/>
        </w:rPr>
      </w:pPr>
      <w:r>
        <w:rPr>
          <w:rFonts w:ascii="Times New Roman" w:eastAsia="楷体" w:hAnsi="Times New Roman"/>
          <w:b/>
          <w:bCs/>
          <w:color w:val="000000" w:themeColor="text1"/>
          <w:sz w:val="22"/>
        </w:rPr>
        <w:t>2:</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BaBb</w:t>
      </w:r>
      <w:proofErr w:type="spellEnd"/>
      <w:r w:rsidRPr="00836A6D">
        <w:rPr>
          <w:rFonts w:ascii="Times New Roman" w:eastAsia="楷体" w:hAnsi="Times New Roman" w:hint="eastAsia"/>
          <w:b/>
          <w:bCs/>
          <w:color w:val="000000" w:themeColor="text1"/>
          <w:sz w:val="22"/>
        </w:rPr>
        <w:t xml:space="preserve"> </w:t>
      </w:r>
    </w:p>
    <w:p w14:paraId="7A284004" w14:textId="325DD9C6" w:rsidR="00D56A9D" w:rsidRDefault="00D56A9D" w:rsidP="00D56A9D">
      <w:pPr>
        <w:ind w:leftChars="66" w:left="139" w:firstLineChars="193" w:firstLine="426"/>
        <w:rPr>
          <w:rFonts w:ascii="Times New Roman" w:eastAsia="楷体" w:hAnsi="Times New Roman"/>
          <w:b/>
          <w:bCs/>
          <w:color w:val="000000" w:themeColor="text1"/>
          <w:sz w:val="22"/>
        </w:rPr>
      </w:pPr>
      <w:r>
        <w:rPr>
          <w:rFonts w:ascii="Times New Roman" w:eastAsia="楷体" w:hAnsi="Times New Roman"/>
          <w:b/>
          <w:bCs/>
          <w:color w:val="000000" w:themeColor="text1"/>
          <w:sz w:val="22"/>
        </w:rPr>
        <w:t>3:</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DbDa</w:t>
      </w:r>
      <w:proofErr w:type="spellEnd"/>
      <w:r w:rsidRPr="00836A6D">
        <w:rPr>
          <w:rFonts w:ascii="Times New Roman" w:eastAsia="楷体" w:hAnsi="Times New Roman" w:hint="eastAsia"/>
          <w:b/>
          <w:bCs/>
          <w:color w:val="000000" w:themeColor="text1"/>
          <w:sz w:val="22"/>
        </w:rPr>
        <w:t xml:space="preserve"> </w:t>
      </w:r>
    </w:p>
    <w:p w14:paraId="17FD3CD5" w14:textId="01C3F155" w:rsidR="00D56A9D" w:rsidRDefault="00D56A9D" w:rsidP="00D56A9D">
      <w:pPr>
        <w:ind w:leftChars="66" w:left="139" w:firstLineChars="193" w:firstLine="426"/>
        <w:rPr>
          <w:rFonts w:ascii="Times New Roman" w:eastAsia="楷体" w:hAnsi="Times New Roman"/>
          <w:b/>
          <w:bCs/>
          <w:color w:val="000000" w:themeColor="text1"/>
          <w:sz w:val="22"/>
        </w:rPr>
      </w:pPr>
      <w:r>
        <w:rPr>
          <w:rFonts w:ascii="Times New Roman" w:eastAsia="楷体" w:hAnsi="Times New Roman"/>
          <w:b/>
          <w:bCs/>
          <w:color w:val="000000" w:themeColor="text1"/>
          <w:sz w:val="22"/>
        </w:rPr>
        <w:t>4:</w:t>
      </w: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MS Gothic" w:eastAsia="MS Gothic" w:hAnsi="MS Gothic" w:cs="MS Gothic" w:hint="eastAsia"/>
          <w:b/>
          <w:bCs/>
          <w:color w:val="000000" w:themeColor="text1"/>
          <w:sz w:val="22"/>
        </w:rPr>
        <w:t>ɛ</w:t>
      </w:r>
      <w:r w:rsidRPr="00836A6D">
        <w:rPr>
          <w:rFonts w:ascii="Times New Roman" w:eastAsia="楷体" w:hAnsi="Times New Roman" w:hint="eastAsia"/>
          <w:b/>
          <w:bCs/>
          <w:color w:val="000000" w:themeColor="text1"/>
          <w:sz w:val="22"/>
        </w:rPr>
        <w:t xml:space="preserve"> </w:t>
      </w:r>
    </w:p>
    <w:p w14:paraId="691364EF" w14:textId="1666CA98" w:rsidR="00D56A9D" w:rsidRDefault="00D56A9D" w:rsidP="00D56A9D">
      <w:pPr>
        <w:ind w:leftChars="66" w:left="139" w:firstLineChars="193" w:firstLine="426"/>
        <w:rPr>
          <w:rFonts w:ascii="Times New Roman" w:eastAsia="楷体" w:hAnsi="Times New Roman"/>
          <w:b/>
          <w:bCs/>
          <w:color w:val="000000" w:themeColor="text1"/>
          <w:sz w:val="22"/>
        </w:rPr>
      </w:pPr>
      <w:r>
        <w:rPr>
          <w:rFonts w:ascii="Times New Roman" w:eastAsia="楷体" w:hAnsi="Times New Roman"/>
          <w:b/>
          <w:bCs/>
          <w:color w:val="000000" w:themeColor="text1"/>
          <w:sz w:val="22"/>
        </w:rPr>
        <w:t>5:</w:t>
      </w:r>
      <w:r w:rsidRPr="00836A6D">
        <w:rPr>
          <w:rFonts w:ascii="Times New Roman" w:eastAsia="楷体" w:hAnsi="Times New Roman" w:hint="eastAsia"/>
          <w:b/>
          <w:bCs/>
          <w:color w:val="000000" w:themeColor="text1"/>
          <w:sz w:val="22"/>
        </w:rPr>
        <w:t>D</w:t>
      </w:r>
      <w:r w:rsidRPr="00836A6D">
        <w:rPr>
          <w:rFonts w:ascii="Times New Roman" w:eastAsia="楷体" w:hAnsi="Times New Roman" w:hint="eastAsia"/>
          <w:b/>
          <w:bCs/>
          <w:color w:val="000000" w:themeColor="text1"/>
          <w:sz w:val="22"/>
        </w:rPr>
        <w:t>→</w:t>
      </w:r>
      <w:r w:rsidRPr="00836A6D">
        <w:rPr>
          <w:rFonts w:ascii="MS Gothic" w:eastAsia="MS Gothic" w:hAnsi="MS Gothic" w:cs="MS Gothic" w:hint="eastAsia"/>
          <w:b/>
          <w:bCs/>
          <w:color w:val="000000" w:themeColor="text1"/>
          <w:sz w:val="22"/>
        </w:rPr>
        <w:t>ɛ</w:t>
      </w:r>
      <w:r w:rsidRPr="00836A6D">
        <w:rPr>
          <w:rFonts w:ascii="Times New Roman" w:eastAsia="楷体" w:hAnsi="Times New Roman" w:hint="eastAsia"/>
          <w:b/>
          <w:bCs/>
          <w:color w:val="000000" w:themeColor="text1"/>
          <w:sz w:val="22"/>
        </w:rPr>
        <w:t xml:space="preserve"> </w:t>
      </w:r>
    </w:p>
    <w:p w14:paraId="7F11E571" w14:textId="77777777" w:rsidR="00D56A9D" w:rsidRDefault="00D56A9D" w:rsidP="00836A6D">
      <w:pPr>
        <w:ind w:left="139" w:hangingChars="63" w:hanging="139"/>
        <w:rPr>
          <w:rFonts w:ascii="Times New Roman" w:eastAsia="楷体" w:hAnsi="Times New Roman"/>
          <w:b/>
          <w:bCs/>
          <w:color w:val="000000" w:themeColor="text1"/>
          <w:sz w:val="22"/>
        </w:rPr>
      </w:pPr>
    </w:p>
    <w:p w14:paraId="03F65388" w14:textId="1FFD712B" w:rsidR="00E02601" w:rsidRDefault="00E02601" w:rsidP="00E02601">
      <w:pPr>
        <w:ind w:firstLineChars="100" w:firstLine="221"/>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G[S']</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sidR="00434F8B">
        <w:rPr>
          <w:rFonts w:ascii="Times New Roman" w:eastAsia="楷体" w:hAnsi="Times New Roman" w:cs="Times New Roman" w:hint="eastAsia"/>
          <w:b/>
          <w:color w:val="000000" w:themeColor="text1"/>
          <w:sz w:val="22"/>
        </w:rPr>
        <w:t>状态</w:t>
      </w:r>
      <w:r w:rsidR="00434F8B">
        <w:rPr>
          <w:rFonts w:ascii="Times New Roman" w:eastAsia="楷体" w:hAnsi="Times New Roman" w:cs="Times New Roman" w:hint="eastAsia"/>
          <w:b/>
          <w:color w:val="000000" w:themeColor="text1"/>
          <w:sz w:val="22"/>
        </w:rPr>
        <w:t>I</w:t>
      </w:r>
      <w:r w:rsidR="00434F8B">
        <w:rPr>
          <w:rFonts w:ascii="Times New Roman" w:eastAsia="楷体" w:hAnsi="Times New Roman" w:cs="Times New Roman"/>
          <w:b/>
          <w:color w:val="000000" w:themeColor="text1"/>
          <w:sz w:val="22"/>
        </w:rPr>
        <w:t>0</w:t>
      </w:r>
      <w:r>
        <w:rPr>
          <w:rFonts w:ascii="Times New Roman" w:eastAsia="楷体" w:hAnsi="Times New Roman" w:cs="Times New Roman" w:hint="eastAsia"/>
          <w:b/>
          <w:bCs/>
          <w:color w:val="000000" w:themeColor="text1"/>
          <w:sz w:val="22"/>
        </w:rPr>
        <w:t>如下图所示：</w:t>
      </w:r>
    </w:p>
    <w:p w14:paraId="6E28ACC2" w14:textId="77777777" w:rsidR="00434F8B" w:rsidRDefault="00434F8B" w:rsidP="00E02601">
      <w:pPr>
        <w:ind w:firstLineChars="100" w:firstLine="221"/>
        <w:rPr>
          <w:rFonts w:ascii="Times New Roman" w:eastAsia="楷体" w:hAnsi="Times New Roman" w:cs="Times New Roman"/>
          <w:b/>
          <w:bCs/>
          <w:color w:val="000000" w:themeColor="text1"/>
          <w:sz w:val="22"/>
        </w:rPr>
      </w:pPr>
    </w:p>
    <w:p w14:paraId="0C85CEE5" w14:textId="4144FE2B" w:rsidR="00434F8B" w:rsidRDefault="00434F8B" w:rsidP="00E02601">
      <w:pPr>
        <w:ind w:firstLineChars="100" w:firstLine="210"/>
        <w:rPr>
          <w:rFonts w:ascii="Times New Roman" w:eastAsia="楷体" w:hAnsi="Times New Roman" w:cs="Times New Roman"/>
          <w:b/>
          <w:bCs/>
          <w:color w:val="000000" w:themeColor="text1"/>
          <w:sz w:val="22"/>
        </w:rPr>
      </w:pPr>
      <w:r>
        <w:object w:dxaOrig="1815" w:dyaOrig="3023" w14:anchorId="4C907051">
          <v:shape id="_x0000_i1050" type="#_x0000_t75" style="width:91.15pt;height:150.75pt" o:ole="">
            <v:imagedata r:id="rId74" o:title=""/>
          </v:shape>
          <o:OLEObject Type="Embed" ProgID="Visio.Drawing.15" ShapeID="_x0000_i1050" DrawAspect="Content" ObjectID="_1745303151" r:id="rId75"/>
        </w:object>
      </w:r>
    </w:p>
    <w:p w14:paraId="4B858290" w14:textId="6E2E6C68" w:rsidR="00434F8B" w:rsidRDefault="00434F8B" w:rsidP="00434F8B">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0</m:t>
            </m:r>
          </m:sub>
        </m:sSub>
      </m:oMath>
      <w:r>
        <w:rPr>
          <w:rFonts w:ascii="Times New Roman" w:eastAsia="楷体" w:hAnsi="Times New Roman" w:cs="Times New Roman" w:hint="eastAsia"/>
          <w:b/>
          <w:bCs/>
          <w:iCs/>
          <w:color w:val="000000" w:themeColor="text1"/>
          <w:sz w:val="22"/>
        </w:rPr>
        <w:t>中：</w:t>
      </w:r>
      <m:oMath>
        <m:r>
          <m:rPr>
            <m:sty m:val="bi"/>
          </m:rPr>
          <w:rPr>
            <w:rFonts w:ascii="Cambria Math" w:eastAsia="楷体" w:hAnsi="Cambria Math" w:cs="Times New Roman" w:hint="eastAsia"/>
            <w:color w:val="000000" w:themeColor="text1"/>
            <w:sz w:val="22"/>
          </w:rPr>
          <m:t>B</m:t>
        </m:r>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和</w:t>
      </w:r>
      <m:oMath>
        <m:r>
          <m:rPr>
            <m:sty m:val="bi"/>
          </m:rPr>
          <w:rPr>
            <w:rFonts w:ascii="Cambria Math" w:eastAsia="楷体" w:hAnsi="Cambria Math" w:cs="Times New Roman" w:hint="eastAsia"/>
            <w:color w:val="000000" w:themeColor="text1"/>
            <w:sz w:val="22"/>
          </w:rPr>
          <m:t>D</m:t>
        </m:r>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m:t>
        </m:r>
      </m:oMath>
      <w:r>
        <w:rPr>
          <w:rFonts w:ascii="Times New Roman" w:eastAsia="楷体" w:hAnsi="Times New Roman" w:cs="Times New Roman" w:hint="eastAsia"/>
          <w:b/>
          <w:color w:val="000000" w:themeColor="text1"/>
          <w:sz w:val="22"/>
        </w:rPr>
        <w:t>为归约</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归约冲突，</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hint="eastAsia"/>
                <w:color w:val="000000" w:themeColor="text1"/>
                <w:sz w:val="22"/>
              </w:rPr>
              <m:t>B</m:t>
            </m:r>
          </m:e>
        </m:d>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hint="eastAsia"/>
                <w:color w:val="000000" w:themeColor="text1"/>
                <w:sz w:val="22"/>
              </w:rPr>
              <m:t>D</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a,b</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bCs/>
                <w:i/>
                <w:iCs/>
                <w:color w:val="000000" w:themeColor="text1"/>
                <w:sz w:val="22"/>
              </w:rPr>
            </m:ctrlPr>
          </m:dPr>
          <m:e>
            <m:r>
              <m:rPr>
                <m:sty m:val="bi"/>
              </m:rPr>
              <w:rPr>
                <w:rFonts w:ascii="Cambria Math" w:eastAsia="楷体" w:hAnsi="Cambria Math" w:cs="Times New Roman"/>
                <w:color w:val="000000" w:themeColor="text1"/>
                <w:sz w:val="22"/>
              </w:rPr>
              <m:t>a,b</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color w:val="000000" w:themeColor="text1"/>
          <w:sz w:val="22"/>
        </w:rPr>
        <w:t>，所以</w:t>
      </w:r>
      <w:r>
        <w:rPr>
          <w:rFonts w:ascii="Times New Roman" w:eastAsia="楷体" w:hAnsi="Times New Roman" w:cs="Times New Roman" w:hint="eastAsia"/>
          <w:b/>
          <w:bCs/>
          <w:iCs/>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2</m:t>
            </m:r>
          </m:sub>
        </m:sSub>
      </m:oMath>
      <w:r>
        <w:rPr>
          <w:rFonts w:ascii="Times New Roman" w:eastAsia="楷体" w:hAnsi="Times New Roman" w:cs="Times New Roman" w:hint="eastAsia"/>
          <w:b/>
          <w:bCs/>
          <w:iCs/>
          <w:color w:val="000000" w:themeColor="text1"/>
          <w:sz w:val="22"/>
        </w:rPr>
        <w:t>中的移进</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归约冲突不能由</w:t>
      </w:r>
      <m:oMath>
        <m:r>
          <m:rPr>
            <m:sty m:val="bi"/>
          </m:rPr>
          <w:rPr>
            <w:rFonts w:ascii="Cambria Math" w:eastAsia="楷体" w:hAnsi="Cambria Math" w:cs="Times New Roman" w:hint="eastAsia"/>
            <w:color w:val="000000" w:themeColor="text1"/>
            <w:sz w:val="22"/>
          </w:rPr>
          <m:t>SLR</m:t>
        </m:r>
        <m:r>
          <m:rPr>
            <m:sty m:val="bi"/>
          </m:rPr>
          <w:rPr>
            <w:rFonts w:ascii="Cambria Math" w:eastAsia="楷体" w:hAnsi="Cambria Math" w:cs="Times New Roman"/>
            <w:color w:val="000000" w:themeColor="text1"/>
            <w:sz w:val="22"/>
          </w:rPr>
          <m:t>(1)</m:t>
        </m:r>
      </m:oMath>
      <w:r>
        <w:rPr>
          <w:rFonts w:ascii="Times New Roman" w:eastAsia="楷体" w:hAnsi="Times New Roman" w:cs="Times New Roman" w:hint="eastAsia"/>
          <w:b/>
          <w:color w:val="000000" w:themeColor="text1"/>
          <w:sz w:val="22"/>
        </w:rPr>
        <w:t>规则</w:t>
      </w:r>
      <w:r>
        <w:rPr>
          <w:rFonts w:ascii="Times New Roman" w:eastAsia="楷体" w:hAnsi="Times New Roman" w:cs="Times New Roman" w:hint="eastAsia"/>
          <w:b/>
          <w:bCs/>
          <w:iCs/>
          <w:color w:val="000000" w:themeColor="text1"/>
          <w:sz w:val="22"/>
        </w:rPr>
        <w:t>解决，</w:t>
      </w:r>
      <w:r w:rsidRPr="00836A6D">
        <w:rPr>
          <w:rFonts w:ascii="Times New Roman" w:eastAsia="楷体" w:hAnsi="Times New Roman" w:hint="eastAsia"/>
          <w:b/>
          <w:bCs/>
          <w:color w:val="000000" w:themeColor="text1"/>
          <w:sz w:val="22"/>
        </w:rPr>
        <w:t>不是</w:t>
      </w:r>
      <w:r w:rsidRPr="00836A6D">
        <w:rPr>
          <w:rFonts w:ascii="Times New Roman" w:eastAsia="楷体" w:hAnsi="Times New Roman" w:hint="eastAsia"/>
          <w:b/>
          <w:bCs/>
          <w:color w:val="000000" w:themeColor="text1"/>
          <w:sz w:val="22"/>
        </w:rPr>
        <w:t>SLR(1)</w:t>
      </w:r>
      <w:r>
        <w:rPr>
          <w:rFonts w:ascii="Times New Roman" w:eastAsia="楷体" w:hAnsi="Times New Roman" w:hint="eastAsia"/>
          <w:b/>
          <w:bCs/>
          <w:color w:val="000000" w:themeColor="text1"/>
          <w:sz w:val="22"/>
        </w:rPr>
        <w:t>文法</w:t>
      </w:r>
      <w:r>
        <w:rPr>
          <w:rFonts w:ascii="Times New Roman" w:eastAsia="楷体" w:hAnsi="Times New Roman" w:cs="Times New Roman" w:hint="eastAsia"/>
          <w:b/>
          <w:bCs/>
          <w:iCs/>
          <w:color w:val="000000" w:themeColor="text1"/>
          <w:sz w:val="22"/>
        </w:rPr>
        <w:t>。</w:t>
      </w:r>
    </w:p>
    <w:p w14:paraId="42945548" w14:textId="77777777" w:rsidR="00434F8B" w:rsidRPr="00434F8B" w:rsidRDefault="00434F8B" w:rsidP="00836A6D">
      <w:pPr>
        <w:ind w:left="139" w:hangingChars="63" w:hanging="139"/>
        <w:rPr>
          <w:rFonts w:ascii="Times New Roman" w:eastAsia="楷体" w:hAnsi="Times New Roman"/>
          <w:b/>
          <w:bCs/>
          <w:color w:val="000000" w:themeColor="text1"/>
          <w:sz w:val="22"/>
        </w:rPr>
      </w:pPr>
    </w:p>
    <w:p w14:paraId="2B46C463" w14:textId="77777777" w:rsidR="00434F8B" w:rsidRDefault="00434F8B" w:rsidP="00836A6D">
      <w:pPr>
        <w:ind w:left="139" w:hangingChars="63" w:hanging="139"/>
        <w:rPr>
          <w:rFonts w:ascii="Times New Roman" w:eastAsia="楷体" w:hAnsi="Times New Roman"/>
          <w:b/>
          <w:bCs/>
          <w:color w:val="000000" w:themeColor="text1"/>
          <w:sz w:val="22"/>
        </w:rPr>
      </w:pPr>
    </w:p>
    <w:p w14:paraId="49B134D4" w14:textId="20CC3087" w:rsidR="00434F8B" w:rsidRDefault="00434F8B" w:rsidP="00434F8B">
      <w:pPr>
        <w:ind w:firstLineChars="100" w:firstLine="221"/>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w:lastRenderedPageBreak/>
          <m:t>G[S']</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LR(1)</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color w:val="000000" w:themeColor="text1"/>
          <w:sz w:val="22"/>
        </w:rPr>
        <w:t>状态</w:t>
      </w:r>
      <w:r>
        <w:rPr>
          <w:rFonts w:ascii="Times New Roman" w:eastAsia="楷体" w:hAnsi="Times New Roman" w:cs="Times New Roman" w:hint="eastAsia"/>
          <w:b/>
          <w:bCs/>
          <w:color w:val="000000" w:themeColor="text1"/>
          <w:sz w:val="22"/>
        </w:rPr>
        <w:t>如下图所示：</w:t>
      </w:r>
    </w:p>
    <w:p w14:paraId="4F2C8E40" w14:textId="4ECFE104" w:rsidR="00456F1D" w:rsidRPr="0022702E" w:rsidRDefault="007F4D4F" w:rsidP="00836A6D">
      <w:pPr>
        <w:ind w:left="132" w:hangingChars="63" w:hanging="132"/>
        <w:rPr>
          <w:rFonts w:ascii="Times New Roman" w:eastAsia="楷体" w:hAnsi="Times New Roman"/>
          <w:b/>
          <w:bCs/>
          <w:color w:val="000000" w:themeColor="text1"/>
          <w:sz w:val="22"/>
        </w:rPr>
      </w:pPr>
      <w:r>
        <w:object w:dxaOrig="5220" w:dyaOrig="7222" w14:anchorId="5DAA3C21">
          <v:shape id="_x0000_i1051" type="#_x0000_t75" style="width:273pt;height:375.75pt" o:ole="">
            <v:imagedata r:id="rId76" o:title=""/>
          </v:shape>
          <o:OLEObject Type="Embed" ProgID="Visio.Drawing.15" ShapeID="_x0000_i1051" DrawAspect="Content" ObjectID="_1745303152" r:id="rId77"/>
        </w:object>
      </w:r>
    </w:p>
    <w:p w14:paraId="236BCC85" w14:textId="142D23DD" w:rsidR="00D56A9D" w:rsidRDefault="00D56A9D" w:rsidP="00A977FC">
      <w:pPr>
        <w:ind w:leftChars="50" w:left="105" w:firstLineChars="195" w:firstLine="431"/>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r w:rsidR="00A977FC">
        <w:rPr>
          <w:rFonts w:ascii="Times New Roman" w:eastAsia="楷体" w:hAnsi="Times New Roman"/>
          <w:b/>
          <w:bCs/>
          <w:color w:val="000000" w:themeColor="text1"/>
          <w:sz w:val="22"/>
        </w:rPr>
        <w:t xml:space="preserve">    </w:t>
      </w:r>
      <w:r>
        <w:rPr>
          <w:rFonts w:ascii="Times New Roman" w:eastAsia="楷体" w:hAnsi="Times New Roman"/>
          <w:b/>
          <w:bCs/>
          <w:color w:val="000000" w:themeColor="text1"/>
          <w:sz w:val="22"/>
        </w:rPr>
        <w:t>1:</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w:t>
      </w:r>
      <w:r w:rsidR="00A977FC">
        <w:rPr>
          <w:rFonts w:ascii="Times New Roman" w:eastAsia="楷体" w:hAnsi="Times New Roman"/>
          <w:b/>
          <w:bCs/>
          <w:color w:val="000000" w:themeColor="text1"/>
          <w:sz w:val="22"/>
        </w:rPr>
        <w:t xml:space="preserve"> </w:t>
      </w:r>
      <w:r w:rsidRPr="00836A6D">
        <w:rPr>
          <w:rFonts w:ascii="Times New Roman" w:eastAsia="楷体" w:hAnsi="Times New Roman" w:hint="eastAsia"/>
          <w:b/>
          <w:bCs/>
          <w:color w:val="000000" w:themeColor="text1"/>
          <w:sz w:val="22"/>
        </w:rPr>
        <w:t xml:space="preserve"> </w:t>
      </w:r>
      <w:r>
        <w:rPr>
          <w:rFonts w:ascii="Times New Roman" w:eastAsia="楷体" w:hAnsi="Times New Roman"/>
          <w:b/>
          <w:bCs/>
          <w:color w:val="000000" w:themeColor="text1"/>
          <w:sz w:val="22"/>
        </w:rPr>
        <w:t>2:</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BaBb</w:t>
      </w:r>
      <w:proofErr w:type="spellEnd"/>
      <w:r w:rsidRPr="00836A6D">
        <w:rPr>
          <w:rFonts w:ascii="Times New Roman" w:eastAsia="楷体" w:hAnsi="Times New Roman" w:hint="eastAsia"/>
          <w:b/>
          <w:bCs/>
          <w:color w:val="000000" w:themeColor="text1"/>
          <w:sz w:val="22"/>
        </w:rPr>
        <w:t xml:space="preserve"> </w:t>
      </w:r>
      <w:r w:rsidR="00A977FC">
        <w:rPr>
          <w:rFonts w:ascii="Times New Roman" w:eastAsia="楷体" w:hAnsi="Times New Roman"/>
          <w:b/>
          <w:bCs/>
          <w:color w:val="000000" w:themeColor="text1"/>
          <w:sz w:val="22"/>
        </w:rPr>
        <w:t xml:space="preserve">  </w:t>
      </w:r>
      <w:r>
        <w:rPr>
          <w:rFonts w:ascii="Times New Roman" w:eastAsia="楷体" w:hAnsi="Times New Roman"/>
          <w:b/>
          <w:bCs/>
          <w:color w:val="000000" w:themeColor="text1"/>
          <w:sz w:val="22"/>
        </w:rPr>
        <w:t>3:</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DbDa</w:t>
      </w:r>
      <w:proofErr w:type="spellEnd"/>
      <w:r w:rsidRPr="00836A6D">
        <w:rPr>
          <w:rFonts w:ascii="Times New Roman" w:eastAsia="楷体" w:hAnsi="Times New Roman" w:hint="eastAsia"/>
          <w:b/>
          <w:bCs/>
          <w:color w:val="000000" w:themeColor="text1"/>
          <w:sz w:val="22"/>
        </w:rPr>
        <w:t xml:space="preserve"> </w:t>
      </w:r>
      <w:r w:rsidR="00A977FC">
        <w:rPr>
          <w:rFonts w:ascii="Times New Roman" w:eastAsia="楷体" w:hAnsi="Times New Roman"/>
          <w:b/>
          <w:bCs/>
          <w:color w:val="000000" w:themeColor="text1"/>
          <w:sz w:val="22"/>
        </w:rPr>
        <w:t xml:space="preserve">  </w:t>
      </w:r>
      <w:r>
        <w:rPr>
          <w:rFonts w:ascii="Times New Roman" w:eastAsia="楷体" w:hAnsi="Times New Roman"/>
          <w:b/>
          <w:bCs/>
          <w:color w:val="000000" w:themeColor="text1"/>
          <w:sz w:val="22"/>
        </w:rPr>
        <w:t>4:</w:t>
      </w: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MS Gothic" w:eastAsia="MS Gothic" w:hAnsi="MS Gothic" w:cs="MS Gothic" w:hint="eastAsia"/>
          <w:b/>
          <w:bCs/>
          <w:color w:val="000000" w:themeColor="text1"/>
          <w:sz w:val="22"/>
        </w:rPr>
        <w:t>ɛ</w:t>
      </w:r>
      <w:r w:rsidRPr="00836A6D">
        <w:rPr>
          <w:rFonts w:ascii="Times New Roman" w:eastAsia="楷体" w:hAnsi="Times New Roman" w:hint="eastAsia"/>
          <w:b/>
          <w:bCs/>
          <w:color w:val="000000" w:themeColor="text1"/>
          <w:sz w:val="22"/>
        </w:rPr>
        <w:t xml:space="preserve"> </w:t>
      </w:r>
      <w:r w:rsidR="00A977FC">
        <w:rPr>
          <w:rFonts w:ascii="Times New Roman" w:eastAsia="楷体" w:hAnsi="Times New Roman"/>
          <w:b/>
          <w:bCs/>
          <w:color w:val="000000" w:themeColor="text1"/>
          <w:sz w:val="22"/>
        </w:rPr>
        <w:t xml:space="preserve">  </w:t>
      </w:r>
      <w:r>
        <w:rPr>
          <w:rFonts w:ascii="Times New Roman" w:eastAsia="楷体" w:hAnsi="Times New Roman"/>
          <w:b/>
          <w:bCs/>
          <w:color w:val="000000" w:themeColor="text1"/>
          <w:sz w:val="22"/>
        </w:rPr>
        <w:t>5:</w:t>
      </w:r>
      <w:r w:rsidRPr="00836A6D">
        <w:rPr>
          <w:rFonts w:ascii="Times New Roman" w:eastAsia="楷体" w:hAnsi="Times New Roman" w:hint="eastAsia"/>
          <w:b/>
          <w:bCs/>
          <w:color w:val="000000" w:themeColor="text1"/>
          <w:sz w:val="22"/>
        </w:rPr>
        <w:t>D</w:t>
      </w:r>
      <w:r w:rsidRPr="00836A6D">
        <w:rPr>
          <w:rFonts w:ascii="Times New Roman" w:eastAsia="楷体" w:hAnsi="Times New Roman" w:hint="eastAsia"/>
          <w:b/>
          <w:bCs/>
          <w:color w:val="000000" w:themeColor="text1"/>
          <w:sz w:val="22"/>
        </w:rPr>
        <w:t>→</w:t>
      </w:r>
      <w:r w:rsidRPr="00836A6D">
        <w:rPr>
          <w:rFonts w:ascii="MS Gothic" w:eastAsia="MS Gothic" w:hAnsi="MS Gothic" w:cs="MS Gothic" w:hint="eastAsia"/>
          <w:b/>
          <w:bCs/>
          <w:color w:val="000000" w:themeColor="text1"/>
          <w:sz w:val="22"/>
        </w:rPr>
        <w:t>ɛ</w:t>
      </w:r>
      <w:r w:rsidRPr="00836A6D">
        <w:rPr>
          <w:rFonts w:ascii="Times New Roman" w:eastAsia="楷体" w:hAnsi="Times New Roman" w:hint="eastAsia"/>
          <w:b/>
          <w:bCs/>
          <w:color w:val="000000" w:themeColor="text1"/>
          <w:sz w:val="22"/>
        </w:rPr>
        <w:t xml:space="preserve"> </w:t>
      </w:r>
    </w:p>
    <w:p w14:paraId="78E4BDD7" w14:textId="0FC10F90" w:rsidR="00D56A9D" w:rsidRPr="00BC626F" w:rsidRDefault="00D56A9D" w:rsidP="00D56A9D">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color w:val="000000" w:themeColor="text1"/>
            <w:sz w:val="22"/>
          </w:rPr>
          <m:t>LR(1)</m:t>
        </m:r>
      </m:oMath>
      <w:r>
        <w:rPr>
          <w:rFonts w:ascii="Times New Roman" w:eastAsia="楷体" w:hAnsi="Times New Roman" w:cs="Times New Roman" w:hint="eastAsia"/>
          <w:b/>
          <w:bCs/>
          <w:iCs/>
          <w:color w:val="000000" w:themeColor="text1"/>
          <w:sz w:val="22"/>
        </w:rPr>
        <w:t>分析表如下：</w:t>
      </w:r>
    </w:p>
    <w:tbl>
      <w:tblPr>
        <w:tblStyle w:val="a7"/>
        <w:tblW w:w="0" w:type="auto"/>
        <w:tblLook w:val="04A0" w:firstRow="1" w:lastRow="0" w:firstColumn="1" w:lastColumn="0" w:noHBand="0" w:noVBand="1"/>
      </w:tblPr>
      <w:tblGrid>
        <w:gridCol w:w="1006"/>
        <w:gridCol w:w="1019"/>
        <w:gridCol w:w="1019"/>
        <w:gridCol w:w="1376"/>
        <w:gridCol w:w="1083"/>
        <w:gridCol w:w="958"/>
        <w:gridCol w:w="926"/>
        <w:gridCol w:w="919"/>
      </w:tblGrid>
      <w:tr w:rsidR="00D56A9D" w14:paraId="74F045B3" w14:textId="03D6CB64" w:rsidTr="00E96065">
        <w:tc>
          <w:tcPr>
            <w:tcW w:w="1006" w:type="dxa"/>
            <w:vMerge w:val="restart"/>
            <w:tcBorders>
              <w:top w:val="single" w:sz="12" w:space="0" w:color="auto"/>
              <w:left w:val="nil"/>
            </w:tcBorders>
            <w:vAlign w:val="center"/>
          </w:tcPr>
          <w:p w14:paraId="7A53CC8D"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3414" w:type="dxa"/>
            <w:gridSpan w:val="3"/>
            <w:tcBorders>
              <w:top w:val="single" w:sz="12" w:space="0" w:color="auto"/>
            </w:tcBorders>
            <w:vAlign w:val="center"/>
          </w:tcPr>
          <w:p w14:paraId="7BDB2957"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3886" w:type="dxa"/>
            <w:gridSpan w:val="4"/>
            <w:tcBorders>
              <w:top w:val="single" w:sz="12" w:space="0" w:color="auto"/>
              <w:right w:val="nil"/>
            </w:tcBorders>
            <w:vAlign w:val="center"/>
          </w:tcPr>
          <w:p w14:paraId="624563B6" w14:textId="47E2FA6C"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D56A9D" w14:paraId="44E75968" w14:textId="1B0F39A7" w:rsidTr="00D56A9D">
        <w:tc>
          <w:tcPr>
            <w:tcW w:w="1006" w:type="dxa"/>
            <w:vMerge/>
            <w:tcBorders>
              <w:left w:val="nil"/>
              <w:bottom w:val="single" w:sz="4" w:space="0" w:color="auto"/>
            </w:tcBorders>
            <w:vAlign w:val="center"/>
          </w:tcPr>
          <w:p w14:paraId="40AEEA26" w14:textId="77777777"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bottom w:val="single" w:sz="4" w:space="0" w:color="auto"/>
            </w:tcBorders>
            <w:vAlign w:val="center"/>
          </w:tcPr>
          <w:p w14:paraId="1159930B" w14:textId="27EE8B0A"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a</m:t>
                </m:r>
              </m:oMath>
            </m:oMathPara>
          </w:p>
        </w:tc>
        <w:tc>
          <w:tcPr>
            <w:tcW w:w="1019" w:type="dxa"/>
            <w:tcBorders>
              <w:bottom w:val="single" w:sz="4" w:space="0" w:color="auto"/>
            </w:tcBorders>
            <w:vAlign w:val="center"/>
          </w:tcPr>
          <w:p w14:paraId="346ABB4E" w14:textId="38B836B2"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b</m:t>
                </m:r>
              </m:oMath>
            </m:oMathPara>
          </w:p>
        </w:tc>
        <w:tc>
          <w:tcPr>
            <w:tcW w:w="1376" w:type="dxa"/>
            <w:tcBorders>
              <w:bottom w:val="single" w:sz="4" w:space="0" w:color="auto"/>
            </w:tcBorders>
            <w:vAlign w:val="center"/>
          </w:tcPr>
          <w:p w14:paraId="0C0B766D" w14:textId="77777777"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1083" w:type="dxa"/>
            <w:tcBorders>
              <w:bottom w:val="single" w:sz="4" w:space="0" w:color="auto"/>
              <w:right w:val="nil"/>
            </w:tcBorders>
            <w:vAlign w:val="center"/>
          </w:tcPr>
          <w:p w14:paraId="2ECAE7F9" w14:textId="77777777"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S</m:t>
                </m:r>
              </m:oMath>
            </m:oMathPara>
          </w:p>
        </w:tc>
        <w:tc>
          <w:tcPr>
            <w:tcW w:w="958" w:type="dxa"/>
            <w:tcBorders>
              <w:bottom w:val="single" w:sz="4" w:space="0" w:color="auto"/>
              <w:right w:val="nil"/>
            </w:tcBorders>
          </w:tcPr>
          <w:p w14:paraId="39321406" w14:textId="6CA5A74E" w:rsidR="00D56A9D" w:rsidRDefault="00D56A9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A</m:t>
                </m:r>
              </m:oMath>
            </m:oMathPara>
          </w:p>
        </w:tc>
        <w:tc>
          <w:tcPr>
            <w:tcW w:w="926" w:type="dxa"/>
            <w:tcBorders>
              <w:bottom w:val="single" w:sz="4" w:space="0" w:color="auto"/>
              <w:right w:val="nil"/>
            </w:tcBorders>
          </w:tcPr>
          <w:p w14:paraId="5136F87B" w14:textId="77777777" w:rsidR="00D56A9D" w:rsidRDefault="00D56A9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hint="eastAsia"/>
                    <w:color w:val="000000" w:themeColor="text1"/>
                    <w:sz w:val="22"/>
                  </w:rPr>
                  <m:t>B</m:t>
                </m:r>
              </m:oMath>
            </m:oMathPara>
          </w:p>
        </w:tc>
        <w:tc>
          <w:tcPr>
            <w:tcW w:w="919" w:type="dxa"/>
            <w:tcBorders>
              <w:bottom w:val="single" w:sz="4" w:space="0" w:color="auto"/>
              <w:right w:val="nil"/>
            </w:tcBorders>
          </w:tcPr>
          <w:p w14:paraId="32236ACD" w14:textId="1FDB49BD" w:rsidR="00D56A9D" w:rsidRDefault="00D56A9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D</m:t>
                </m:r>
              </m:oMath>
            </m:oMathPara>
          </w:p>
        </w:tc>
      </w:tr>
      <w:tr w:rsidR="00D56A9D" w14:paraId="04A8E829" w14:textId="13C4F79E" w:rsidTr="00D56A9D">
        <w:tc>
          <w:tcPr>
            <w:tcW w:w="1006" w:type="dxa"/>
            <w:tcBorders>
              <w:top w:val="single" w:sz="4" w:space="0" w:color="auto"/>
              <w:left w:val="nil"/>
              <w:bottom w:val="nil"/>
              <w:right w:val="single" w:sz="4" w:space="0" w:color="auto"/>
            </w:tcBorders>
            <w:vAlign w:val="center"/>
          </w:tcPr>
          <w:p w14:paraId="7A5DB2A2"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1019" w:type="dxa"/>
            <w:tcBorders>
              <w:top w:val="single" w:sz="4" w:space="0" w:color="auto"/>
              <w:left w:val="single" w:sz="4" w:space="0" w:color="auto"/>
              <w:bottom w:val="nil"/>
              <w:right w:val="single" w:sz="4" w:space="0" w:color="auto"/>
            </w:tcBorders>
            <w:vAlign w:val="center"/>
          </w:tcPr>
          <w:p w14:paraId="779AF878" w14:textId="4F65A7D7"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1019" w:type="dxa"/>
            <w:tcBorders>
              <w:top w:val="single" w:sz="4" w:space="0" w:color="auto"/>
              <w:left w:val="single" w:sz="4" w:space="0" w:color="auto"/>
              <w:bottom w:val="nil"/>
              <w:right w:val="single" w:sz="4" w:space="0" w:color="auto"/>
            </w:tcBorders>
            <w:vAlign w:val="center"/>
          </w:tcPr>
          <w:p w14:paraId="0F3B0B1C" w14:textId="1F6A98CB"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376" w:type="dxa"/>
            <w:tcBorders>
              <w:top w:val="single" w:sz="4" w:space="0" w:color="auto"/>
              <w:left w:val="single" w:sz="4" w:space="0" w:color="auto"/>
              <w:bottom w:val="nil"/>
              <w:right w:val="single" w:sz="4" w:space="0" w:color="auto"/>
            </w:tcBorders>
            <w:vAlign w:val="center"/>
          </w:tcPr>
          <w:p w14:paraId="3223989A" w14:textId="77777777" w:rsidR="00D56A9D" w:rsidRDefault="00D56A9D" w:rsidP="00F64BA1">
            <w:pPr>
              <w:jc w:val="center"/>
              <w:rPr>
                <w:rFonts w:ascii="Times New Roman" w:eastAsia="楷体" w:hAnsi="Times New Roman" w:cs="Times New Roman"/>
                <w:b/>
                <w:bCs/>
                <w:iCs/>
                <w:color w:val="000000" w:themeColor="text1"/>
                <w:sz w:val="22"/>
              </w:rPr>
            </w:pPr>
          </w:p>
        </w:tc>
        <w:tc>
          <w:tcPr>
            <w:tcW w:w="1083" w:type="dxa"/>
            <w:tcBorders>
              <w:top w:val="single" w:sz="4" w:space="0" w:color="auto"/>
              <w:left w:val="single" w:sz="4" w:space="0" w:color="auto"/>
              <w:bottom w:val="nil"/>
              <w:right w:val="nil"/>
            </w:tcBorders>
            <w:vAlign w:val="center"/>
          </w:tcPr>
          <w:p w14:paraId="1AA210F5"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958" w:type="dxa"/>
            <w:tcBorders>
              <w:top w:val="single" w:sz="4" w:space="0" w:color="auto"/>
              <w:left w:val="single" w:sz="4" w:space="0" w:color="auto"/>
              <w:bottom w:val="nil"/>
              <w:right w:val="nil"/>
            </w:tcBorders>
          </w:tcPr>
          <w:p w14:paraId="567145A5"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926" w:type="dxa"/>
            <w:tcBorders>
              <w:top w:val="single" w:sz="4" w:space="0" w:color="auto"/>
              <w:left w:val="single" w:sz="4" w:space="0" w:color="auto"/>
              <w:bottom w:val="nil"/>
              <w:right w:val="nil"/>
            </w:tcBorders>
          </w:tcPr>
          <w:p w14:paraId="52899F16"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919" w:type="dxa"/>
            <w:tcBorders>
              <w:top w:val="single" w:sz="4" w:space="0" w:color="auto"/>
              <w:left w:val="single" w:sz="4" w:space="0" w:color="auto"/>
              <w:bottom w:val="nil"/>
              <w:right w:val="nil"/>
            </w:tcBorders>
          </w:tcPr>
          <w:p w14:paraId="065C2445" w14:textId="3AA89FBE"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r>
      <w:tr w:rsidR="00D56A9D" w14:paraId="0D75C4B4" w14:textId="17E82391" w:rsidTr="00D56A9D">
        <w:tc>
          <w:tcPr>
            <w:tcW w:w="1006" w:type="dxa"/>
            <w:tcBorders>
              <w:top w:val="nil"/>
              <w:left w:val="nil"/>
              <w:bottom w:val="nil"/>
              <w:right w:val="single" w:sz="4" w:space="0" w:color="auto"/>
            </w:tcBorders>
            <w:vAlign w:val="center"/>
          </w:tcPr>
          <w:p w14:paraId="5EDF2637"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1019" w:type="dxa"/>
            <w:tcBorders>
              <w:top w:val="nil"/>
              <w:left w:val="single" w:sz="4" w:space="0" w:color="auto"/>
              <w:bottom w:val="nil"/>
              <w:right w:val="single" w:sz="4" w:space="0" w:color="auto"/>
            </w:tcBorders>
            <w:vAlign w:val="center"/>
          </w:tcPr>
          <w:p w14:paraId="31C9E419" w14:textId="77777777"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top w:val="nil"/>
              <w:left w:val="single" w:sz="4" w:space="0" w:color="auto"/>
              <w:bottom w:val="nil"/>
              <w:right w:val="single" w:sz="4" w:space="0" w:color="auto"/>
            </w:tcBorders>
            <w:vAlign w:val="center"/>
          </w:tcPr>
          <w:p w14:paraId="29405DF0" w14:textId="77777777" w:rsidR="00D56A9D" w:rsidRDefault="00D56A9D" w:rsidP="00F64BA1">
            <w:pPr>
              <w:jc w:val="center"/>
              <w:rPr>
                <w:rFonts w:ascii="Times New Roman" w:eastAsia="楷体" w:hAnsi="Times New Roman" w:cs="Times New Roman"/>
                <w:b/>
                <w:bCs/>
                <w:iCs/>
                <w:color w:val="000000" w:themeColor="text1"/>
                <w:sz w:val="22"/>
              </w:rPr>
            </w:pPr>
          </w:p>
        </w:tc>
        <w:tc>
          <w:tcPr>
            <w:tcW w:w="1376" w:type="dxa"/>
            <w:tcBorders>
              <w:top w:val="nil"/>
              <w:left w:val="single" w:sz="4" w:space="0" w:color="auto"/>
              <w:bottom w:val="nil"/>
              <w:right w:val="single" w:sz="4" w:space="0" w:color="auto"/>
            </w:tcBorders>
            <w:vAlign w:val="center"/>
          </w:tcPr>
          <w:p w14:paraId="02E5940B" w14:textId="77777777"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1083" w:type="dxa"/>
            <w:tcBorders>
              <w:top w:val="nil"/>
              <w:left w:val="single" w:sz="4" w:space="0" w:color="auto"/>
              <w:bottom w:val="nil"/>
              <w:right w:val="nil"/>
            </w:tcBorders>
            <w:vAlign w:val="center"/>
          </w:tcPr>
          <w:p w14:paraId="3C6D13A8"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3F97ED93"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4281ED34" w14:textId="77777777"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nil"/>
              <w:right w:val="nil"/>
            </w:tcBorders>
          </w:tcPr>
          <w:p w14:paraId="3FA92381"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084174AF" w14:textId="56C3DDAF" w:rsidTr="00D56A9D">
        <w:tc>
          <w:tcPr>
            <w:tcW w:w="1006" w:type="dxa"/>
            <w:tcBorders>
              <w:top w:val="nil"/>
              <w:left w:val="nil"/>
              <w:bottom w:val="nil"/>
              <w:right w:val="single" w:sz="4" w:space="0" w:color="auto"/>
            </w:tcBorders>
            <w:vAlign w:val="center"/>
          </w:tcPr>
          <w:p w14:paraId="7A07D493"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1019" w:type="dxa"/>
            <w:tcBorders>
              <w:top w:val="nil"/>
              <w:left w:val="single" w:sz="4" w:space="0" w:color="auto"/>
              <w:bottom w:val="nil"/>
              <w:right w:val="single" w:sz="4" w:space="0" w:color="auto"/>
            </w:tcBorders>
            <w:vAlign w:val="center"/>
          </w:tcPr>
          <w:p w14:paraId="19730B88" w14:textId="6BA85DF2"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top w:val="nil"/>
              <w:left w:val="single" w:sz="4" w:space="0" w:color="auto"/>
              <w:bottom w:val="nil"/>
              <w:right w:val="single" w:sz="4" w:space="0" w:color="auto"/>
            </w:tcBorders>
            <w:vAlign w:val="center"/>
          </w:tcPr>
          <w:p w14:paraId="6D8E2B42" w14:textId="467E0591" w:rsidR="00D56A9D" w:rsidRDefault="00D56A9D" w:rsidP="00F64BA1">
            <w:pPr>
              <w:jc w:val="center"/>
              <w:rPr>
                <w:rFonts w:ascii="Times New Roman" w:eastAsia="楷体" w:hAnsi="Times New Roman" w:cs="Times New Roman"/>
                <w:b/>
                <w:bCs/>
                <w:iCs/>
                <w:color w:val="000000" w:themeColor="text1"/>
                <w:sz w:val="22"/>
              </w:rPr>
            </w:pPr>
          </w:p>
        </w:tc>
        <w:tc>
          <w:tcPr>
            <w:tcW w:w="1376" w:type="dxa"/>
            <w:tcBorders>
              <w:top w:val="nil"/>
              <w:left w:val="single" w:sz="4" w:space="0" w:color="auto"/>
              <w:bottom w:val="nil"/>
              <w:right w:val="single" w:sz="4" w:space="0" w:color="auto"/>
            </w:tcBorders>
            <w:vAlign w:val="center"/>
          </w:tcPr>
          <w:p w14:paraId="647F115B" w14:textId="1BD7F27A"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1083" w:type="dxa"/>
            <w:tcBorders>
              <w:top w:val="nil"/>
              <w:left w:val="single" w:sz="4" w:space="0" w:color="auto"/>
              <w:bottom w:val="nil"/>
              <w:right w:val="nil"/>
            </w:tcBorders>
            <w:vAlign w:val="center"/>
          </w:tcPr>
          <w:p w14:paraId="79C9AE05"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4925DE1E"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4CC6F8BE"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919" w:type="dxa"/>
            <w:tcBorders>
              <w:top w:val="nil"/>
              <w:left w:val="single" w:sz="4" w:space="0" w:color="auto"/>
              <w:bottom w:val="nil"/>
              <w:right w:val="nil"/>
            </w:tcBorders>
          </w:tcPr>
          <w:p w14:paraId="331C69E7"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593B5D03" w14:textId="641788E6" w:rsidTr="00D56A9D">
        <w:tc>
          <w:tcPr>
            <w:tcW w:w="1006" w:type="dxa"/>
            <w:tcBorders>
              <w:top w:val="nil"/>
              <w:left w:val="nil"/>
              <w:bottom w:val="nil"/>
              <w:right w:val="single" w:sz="4" w:space="0" w:color="auto"/>
            </w:tcBorders>
            <w:vAlign w:val="center"/>
          </w:tcPr>
          <w:p w14:paraId="52260104"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1019" w:type="dxa"/>
            <w:tcBorders>
              <w:top w:val="nil"/>
              <w:left w:val="single" w:sz="4" w:space="0" w:color="auto"/>
              <w:bottom w:val="nil"/>
              <w:right w:val="single" w:sz="4" w:space="0" w:color="auto"/>
            </w:tcBorders>
            <w:vAlign w:val="center"/>
          </w:tcPr>
          <w:p w14:paraId="1701CD13" w14:textId="5DEC1303"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19" w:type="dxa"/>
            <w:tcBorders>
              <w:top w:val="nil"/>
              <w:left w:val="single" w:sz="4" w:space="0" w:color="auto"/>
              <w:bottom w:val="nil"/>
              <w:right w:val="single" w:sz="4" w:space="0" w:color="auto"/>
            </w:tcBorders>
            <w:vAlign w:val="center"/>
          </w:tcPr>
          <w:p w14:paraId="3B25047B" w14:textId="208C0228" w:rsidR="00D56A9D" w:rsidRDefault="00D56A9D" w:rsidP="00F64BA1">
            <w:pPr>
              <w:jc w:val="center"/>
              <w:rPr>
                <w:rFonts w:ascii="Times New Roman" w:eastAsia="楷体" w:hAnsi="Times New Roman" w:cs="Times New Roman"/>
                <w:b/>
                <w:bCs/>
                <w:iCs/>
                <w:color w:val="000000" w:themeColor="text1"/>
                <w:sz w:val="22"/>
              </w:rPr>
            </w:pPr>
          </w:p>
        </w:tc>
        <w:tc>
          <w:tcPr>
            <w:tcW w:w="1376" w:type="dxa"/>
            <w:tcBorders>
              <w:top w:val="nil"/>
              <w:left w:val="single" w:sz="4" w:space="0" w:color="auto"/>
              <w:bottom w:val="nil"/>
              <w:right w:val="single" w:sz="4" w:space="0" w:color="auto"/>
            </w:tcBorders>
            <w:vAlign w:val="center"/>
          </w:tcPr>
          <w:p w14:paraId="57F06C58" w14:textId="44A24709" w:rsidR="00D56A9D" w:rsidRDefault="00D56A9D" w:rsidP="00F64BA1">
            <w:pPr>
              <w:jc w:val="center"/>
              <w:rPr>
                <w:rFonts w:ascii="Times New Roman" w:eastAsia="楷体" w:hAnsi="Times New Roman" w:cs="Times New Roman"/>
                <w:b/>
                <w:bCs/>
                <w:iCs/>
                <w:color w:val="000000" w:themeColor="text1"/>
                <w:sz w:val="22"/>
              </w:rPr>
            </w:pPr>
          </w:p>
        </w:tc>
        <w:tc>
          <w:tcPr>
            <w:tcW w:w="1083" w:type="dxa"/>
            <w:tcBorders>
              <w:top w:val="nil"/>
              <w:left w:val="single" w:sz="4" w:space="0" w:color="auto"/>
              <w:bottom w:val="nil"/>
              <w:right w:val="nil"/>
            </w:tcBorders>
            <w:vAlign w:val="center"/>
          </w:tcPr>
          <w:p w14:paraId="3D795C10"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73CDA175"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32B808EE" w14:textId="77777777"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nil"/>
              <w:right w:val="nil"/>
            </w:tcBorders>
          </w:tcPr>
          <w:p w14:paraId="75EBD26B"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39C8F9B9" w14:textId="72F43E2A" w:rsidTr="00D56A9D">
        <w:tc>
          <w:tcPr>
            <w:tcW w:w="1006" w:type="dxa"/>
            <w:tcBorders>
              <w:top w:val="nil"/>
              <w:left w:val="nil"/>
              <w:bottom w:val="nil"/>
              <w:right w:val="single" w:sz="4" w:space="0" w:color="auto"/>
            </w:tcBorders>
            <w:vAlign w:val="center"/>
          </w:tcPr>
          <w:p w14:paraId="556C3207"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1019" w:type="dxa"/>
            <w:tcBorders>
              <w:top w:val="nil"/>
              <w:left w:val="single" w:sz="4" w:space="0" w:color="auto"/>
              <w:bottom w:val="nil"/>
              <w:right w:val="single" w:sz="4" w:space="0" w:color="auto"/>
            </w:tcBorders>
            <w:vAlign w:val="center"/>
          </w:tcPr>
          <w:p w14:paraId="32C80CA3" w14:textId="363B82DC"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top w:val="nil"/>
              <w:left w:val="single" w:sz="4" w:space="0" w:color="auto"/>
              <w:bottom w:val="nil"/>
              <w:right w:val="single" w:sz="4" w:space="0" w:color="auto"/>
            </w:tcBorders>
            <w:vAlign w:val="center"/>
          </w:tcPr>
          <w:p w14:paraId="3F9997BD" w14:textId="1825238E"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1376" w:type="dxa"/>
            <w:tcBorders>
              <w:top w:val="nil"/>
              <w:left w:val="single" w:sz="4" w:space="0" w:color="auto"/>
              <w:bottom w:val="nil"/>
              <w:right w:val="single" w:sz="4" w:space="0" w:color="auto"/>
            </w:tcBorders>
            <w:vAlign w:val="center"/>
          </w:tcPr>
          <w:p w14:paraId="14C07361" w14:textId="563D31D1" w:rsidR="00D56A9D" w:rsidRDefault="00D56A9D" w:rsidP="00F64BA1">
            <w:pPr>
              <w:jc w:val="center"/>
              <w:rPr>
                <w:rFonts w:ascii="Times New Roman" w:eastAsia="楷体" w:hAnsi="Times New Roman" w:cs="Times New Roman"/>
                <w:b/>
                <w:bCs/>
                <w:iCs/>
                <w:color w:val="000000" w:themeColor="text1"/>
                <w:sz w:val="22"/>
              </w:rPr>
            </w:pPr>
          </w:p>
        </w:tc>
        <w:tc>
          <w:tcPr>
            <w:tcW w:w="1083" w:type="dxa"/>
            <w:tcBorders>
              <w:top w:val="nil"/>
              <w:left w:val="single" w:sz="4" w:space="0" w:color="auto"/>
              <w:bottom w:val="nil"/>
              <w:right w:val="nil"/>
            </w:tcBorders>
            <w:vAlign w:val="center"/>
          </w:tcPr>
          <w:p w14:paraId="36170C42"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2D3E1D6A"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42FB3264" w14:textId="77777777"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nil"/>
              <w:right w:val="nil"/>
            </w:tcBorders>
          </w:tcPr>
          <w:p w14:paraId="1F01D5A9"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61B400F0" w14:textId="246E6660" w:rsidTr="00D56A9D">
        <w:tc>
          <w:tcPr>
            <w:tcW w:w="1006" w:type="dxa"/>
            <w:tcBorders>
              <w:top w:val="nil"/>
              <w:left w:val="nil"/>
              <w:bottom w:val="nil"/>
              <w:right w:val="single" w:sz="4" w:space="0" w:color="auto"/>
            </w:tcBorders>
            <w:vAlign w:val="center"/>
          </w:tcPr>
          <w:p w14:paraId="6E210E6A"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1019" w:type="dxa"/>
            <w:tcBorders>
              <w:top w:val="nil"/>
              <w:left w:val="single" w:sz="4" w:space="0" w:color="auto"/>
              <w:bottom w:val="nil"/>
              <w:right w:val="single" w:sz="4" w:space="0" w:color="auto"/>
            </w:tcBorders>
            <w:vAlign w:val="center"/>
          </w:tcPr>
          <w:p w14:paraId="0532DB0B" w14:textId="0BE599BD"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top w:val="nil"/>
              <w:left w:val="single" w:sz="4" w:space="0" w:color="auto"/>
              <w:bottom w:val="nil"/>
              <w:right w:val="single" w:sz="4" w:space="0" w:color="auto"/>
            </w:tcBorders>
            <w:vAlign w:val="center"/>
          </w:tcPr>
          <w:p w14:paraId="0B09E315" w14:textId="663FBDBA" w:rsidR="00D56A9D" w:rsidRDefault="00D56A9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r4</m:t>
                </m:r>
              </m:oMath>
            </m:oMathPara>
          </w:p>
        </w:tc>
        <w:tc>
          <w:tcPr>
            <w:tcW w:w="1376" w:type="dxa"/>
            <w:tcBorders>
              <w:top w:val="nil"/>
              <w:left w:val="single" w:sz="4" w:space="0" w:color="auto"/>
              <w:bottom w:val="nil"/>
              <w:right w:val="single" w:sz="4" w:space="0" w:color="auto"/>
            </w:tcBorders>
            <w:vAlign w:val="center"/>
          </w:tcPr>
          <w:p w14:paraId="1CB6A0C1" w14:textId="614AC147" w:rsidR="00D56A9D" w:rsidRDefault="00D56A9D" w:rsidP="00F64BA1">
            <w:pPr>
              <w:jc w:val="center"/>
              <w:rPr>
                <w:rFonts w:ascii="Times New Roman" w:eastAsia="楷体" w:hAnsi="Times New Roman" w:cs="Times New Roman"/>
                <w:b/>
                <w:bCs/>
                <w:iCs/>
                <w:color w:val="000000" w:themeColor="text1"/>
                <w:sz w:val="22"/>
              </w:rPr>
            </w:pPr>
          </w:p>
        </w:tc>
        <w:tc>
          <w:tcPr>
            <w:tcW w:w="1083" w:type="dxa"/>
            <w:tcBorders>
              <w:top w:val="nil"/>
              <w:left w:val="single" w:sz="4" w:space="0" w:color="auto"/>
              <w:bottom w:val="nil"/>
              <w:right w:val="nil"/>
            </w:tcBorders>
            <w:vAlign w:val="center"/>
          </w:tcPr>
          <w:p w14:paraId="2541BF5E"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665735EA"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3ABC37C3" w14:textId="365E78BD"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919" w:type="dxa"/>
            <w:tcBorders>
              <w:top w:val="nil"/>
              <w:left w:val="single" w:sz="4" w:space="0" w:color="auto"/>
              <w:bottom w:val="nil"/>
              <w:right w:val="nil"/>
            </w:tcBorders>
          </w:tcPr>
          <w:p w14:paraId="3A5A2A45"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0072F3B6" w14:textId="30147827" w:rsidTr="00D56A9D">
        <w:tc>
          <w:tcPr>
            <w:tcW w:w="1006" w:type="dxa"/>
            <w:tcBorders>
              <w:top w:val="nil"/>
              <w:left w:val="nil"/>
              <w:bottom w:val="nil"/>
              <w:right w:val="single" w:sz="4" w:space="0" w:color="auto"/>
            </w:tcBorders>
            <w:vAlign w:val="center"/>
          </w:tcPr>
          <w:p w14:paraId="5194F3DE"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1019" w:type="dxa"/>
            <w:tcBorders>
              <w:top w:val="nil"/>
              <w:left w:val="single" w:sz="4" w:space="0" w:color="auto"/>
              <w:bottom w:val="nil"/>
              <w:right w:val="single" w:sz="4" w:space="0" w:color="auto"/>
            </w:tcBorders>
            <w:vAlign w:val="center"/>
          </w:tcPr>
          <w:p w14:paraId="5A5C6F14" w14:textId="7B1D82C8" w:rsidR="00D56A9D" w:rsidRDefault="0087486B"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019" w:type="dxa"/>
            <w:tcBorders>
              <w:top w:val="nil"/>
              <w:left w:val="single" w:sz="4" w:space="0" w:color="auto"/>
              <w:bottom w:val="nil"/>
              <w:right w:val="single" w:sz="4" w:space="0" w:color="auto"/>
            </w:tcBorders>
            <w:vAlign w:val="center"/>
          </w:tcPr>
          <w:p w14:paraId="271E2D88" w14:textId="362F28F8" w:rsidR="00D56A9D" w:rsidRDefault="00D56A9D" w:rsidP="00F64BA1">
            <w:pPr>
              <w:jc w:val="center"/>
              <w:rPr>
                <w:rFonts w:ascii="Times New Roman" w:eastAsia="楷体" w:hAnsi="Times New Roman" w:cs="Times New Roman"/>
                <w:b/>
                <w:color w:val="000000" w:themeColor="text1"/>
                <w:sz w:val="22"/>
              </w:rPr>
            </w:pPr>
          </w:p>
        </w:tc>
        <w:tc>
          <w:tcPr>
            <w:tcW w:w="1376" w:type="dxa"/>
            <w:tcBorders>
              <w:top w:val="nil"/>
              <w:left w:val="single" w:sz="4" w:space="0" w:color="auto"/>
              <w:bottom w:val="nil"/>
              <w:right w:val="single" w:sz="4" w:space="0" w:color="auto"/>
            </w:tcBorders>
            <w:vAlign w:val="center"/>
          </w:tcPr>
          <w:p w14:paraId="7173F8FE" w14:textId="77777777" w:rsidR="00D56A9D" w:rsidRDefault="00D56A9D" w:rsidP="00F64BA1">
            <w:pPr>
              <w:jc w:val="center"/>
              <w:rPr>
                <w:rFonts w:ascii="Times New Roman" w:eastAsia="楷体" w:hAnsi="Times New Roman" w:cs="Times New Roman"/>
                <w:b/>
                <w:color w:val="000000" w:themeColor="text1"/>
                <w:sz w:val="22"/>
              </w:rPr>
            </w:pPr>
          </w:p>
        </w:tc>
        <w:tc>
          <w:tcPr>
            <w:tcW w:w="1083" w:type="dxa"/>
            <w:tcBorders>
              <w:top w:val="nil"/>
              <w:left w:val="single" w:sz="4" w:space="0" w:color="auto"/>
              <w:bottom w:val="nil"/>
              <w:right w:val="nil"/>
            </w:tcBorders>
            <w:vAlign w:val="center"/>
          </w:tcPr>
          <w:p w14:paraId="092423FC"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4A8529D4" w14:textId="200AB7E3"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71A27517" w14:textId="11B67748"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nil"/>
              <w:right w:val="nil"/>
            </w:tcBorders>
          </w:tcPr>
          <w:p w14:paraId="1C5236E7" w14:textId="45E5889B"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9</w:t>
            </w:r>
          </w:p>
        </w:tc>
      </w:tr>
      <w:tr w:rsidR="00D56A9D" w14:paraId="1655204A" w14:textId="19110161" w:rsidTr="00D56A9D">
        <w:tc>
          <w:tcPr>
            <w:tcW w:w="1006" w:type="dxa"/>
            <w:tcBorders>
              <w:top w:val="nil"/>
              <w:left w:val="nil"/>
              <w:bottom w:val="nil"/>
              <w:right w:val="single" w:sz="4" w:space="0" w:color="auto"/>
            </w:tcBorders>
            <w:vAlign w:val="center"/>
          </w:tcPr>
          <w:p w14:paraId="54FC4670"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1019" w:type="dxa"/>
            <w:tcBorders>
              <w:top w:val="nil"/>
              <w:left w:val="single" w:sz="4" w:space="0" w:color="auto"/>
              <w:bottom w:val="nil"/>
              <w:right w:val="single" w:sz="4" w:space="0" w:color="auto"/>
            </w:tcBorders>
            <w:vAlign w:val="center"/>
          </w:tcPr>
          <w:p w14:paraId="6D270ECD" w14:textId="4A4384BD"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top w:val="nil"/>
              <w:left w:val="single" w:sz="4" w:space="0" w:color="auto"/>
              <w:bottom w:val="nil"/>
              <w:right w:val="single" w:sz="4" w:space="0" w:color="auto"/>
            </w:tcBorders>
            <w:vAlign w:val="center"/>
          </w:tcPr>
          <w:p w14:paraId="0E6FCB28" w14:textId="2BD22C47" w:rsidR="00D56A9D" w:rsidRDefault="0087486B"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8</m:t>
                </m:r>
              </m:oMath>
            </m:oMathPara>
          </w:p>
        </w:tc>
        <w:tc>
          <w:tcPr>
            <w:tcW w:w="1376" w:type="dxa"/>
            <w:tcBorders>
              <w:top w:val="nil"/>
              <w:left w:val="single" w:sz="4" w:space="0" w:color="auto"/>
              <w:bottom w:val="nil"/>
              <w:right w:val="single" w:sz="4" w:space="0" w:color="auto"/>
            </w:tcBorders>
            <w:vAlign w:val="center"/>
          </w:tcPr>
          <w:p w14:paraId="0C591AD9" w14:textId="77777777" w:rsidR="00D56A9D" w:rsidRDefault="00D56A9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083" w:type="dxa"/>
            <w:tcBorders>
              <w:top w:val="nil"/>
              <w:left w:val="single" w:sz="4" w:space="0" w:color="auto"/>
              <w:bottom w:val="nil"/>
              <w:right w:val="nil"/>
            </w:tcBorders>
            <w:vAlign w:val="center"/>
          </w:tcPr>
          <w:p w14:paraId="5167B399"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1261DA56"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4F01E258" w14:textId="77777777"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nil"/>
              <w:right w:val="nil"/>
            </w:tcBorders>
          </w:tcPr>
          <w:p w14:paraId="3C6EA853"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09C10E48" w14:textId="7C3C59EE" w:rsidTr="00D56A9D">
        <w:tc>
          <w:tcPr>
            <w:tcW w:w="1006" w:type="dxa"/>
            <w:tcBorders>
              <w:top w:val="nil"/>
              <w:left w:val="nil"/>
              <w:bottom w:val="nil"/>
              <w:right w:val="single" w:sz="4" w:space="0" w:color="auto"/>
            </w:tcBorders>
            <w:vAlign w:val="center"/>
          </w:tcPr>
          <w:p w14:paraId="5AC473F3"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1019" w:type="dxa"/>
            <w:tcBorders>
              <w:top w:val="nil"/>
              <w:left w:val="single" w:sz="4" w:space="0" w:color="auto"/>
              <w:bottom w:val="nil"/>
              <w:right w:val="single" w:sz="4" w:space="0" w:color="auto"/>
            </w:tcBorders>
            <w:vAlign w:val="center"/>
          </w:tcPr>
          <w:p w14:paraId="3DA10C8A" w14:textId="38F95B70" w:rsidR="00D56A9D" w:rsidRDefault="00D56A9D" w:rsidP="00F64BA1">
            <w:pPr>
              <w:jc w:val="center"/>
              <w:rPr>
                <w:rFonts w:ascii="Times New Roman" w:eastAsia="楷体" w:hAnsi="Times New Roman" w:cs="Times New Roman"/>
                <w:b/>
                <w:bCs/>
                <w:iCs/>
                <w:color w:val="000000" w:themeColor="text1"/>
                <w:sz w:val="22"/>
              </w:rPr>
            </w:pPr>
          </w:p>
        </w:tc>
        <w:tc>
          <w:tcPr>
            <w:tcW w:w="1019" w:type="dxa"/>
            <w:tcBorders>
              <w:top w:val="nil"/>
              <w:left w:val="single" w:sz="4" w:space="0" w:color="auto"/>
              <w:bottom w:val="nil"/>
              <w:right w:val="single" w:sz="4" w:space="0" w:color="auto"/>
            </w:tcBorders>
            <w:vAlign w:val="center"/>
          </w:tcPr>
          <w:p w14:paraId="666AED1C" w14:textId="5135A1A4" w:rsidR="00D56A9D" w:rsidRDefault="00D56A9D" w:rsidP="00F64BA1">
            <w:pPr>
              <w:jc w:val="center"/>
              <w:rPr>
                <w:rFonts w:ascii="Times New Roman" w:eastAsia="楷体" w:hAnsi="Times New Roman" w:cs="Times New Roman"/>
                <w:b/>
                <w:color w:val="000000" w:themeColor="text1"/>
                <w:sz w:val="22"/>
              </w:rPr>
            </w:pPr>
          </w:p>
        </w:tc>
        <w:tc>
          <w:tcPr>
            <w:tcW w:w="1376" w:type="dxa"/>
            <w:tcBorders>
              <w:top w:val="nil"/>
              <w:left w:val="single" w:sz="4" w:space="0" w:color="auto"/>
              <w:bottom w:val="nil"/>
              <w:right w:val="single" w:sz="4" w:space="0" w:color="auto"/>
            </w:tcBorders>
            <w:vAlign w:val="center"/>
          </w:tcPr>
          <w:p w14:paraId="2B65D70A" w14:textId="0176EA0E" w:rsidR="00D56A9D" w:rsidRDefault="00D56A9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1083" w:type="dxa"/>
            <w:tcBorders>
              <w:top w:val="nil"/>
              <w:left w:val="single" w:sz="4" w:space="0" w:color="auto"/>
              <w:bottom w:val="nil"/>
              <w:right w:val="nil"/>
            </w:tcBorders>
            <w:vAlign w:val="center"/>
          </w:tcPr>
          <w:p w14:paraId="7CF77033"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3B983F00"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5AB5C12F" w14:textId="77777777"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919" w:type="dxa"/>
            <w:tcBorders>
              <w:top w:val="nil"/>
              <w:left w:val="single" w:sz="4" w:space="0" w:color="auto"/>
              <w:bottom w:val="nil"/>
              <w:right w:val="nil"/>
            </w:tcBorders>
          </w:tcPr>
          <w:p w14:paraId="3253013D"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2C2902E5" w14:textId="77777777" w:rsidTr="00D56A9D">
        <w:tc>
          <w:tcPr>
            <w:tcW w:w="1006" w:type="dxa"/>
            <w:tcBorders>
              <w:top w:val="nil"/>
              <w:left w:val="nil"/>
              <w:bottom w:val="nil"/>
              <w:right w:val="single" w:sz="4" w:space="0" w:color="auto"/>
            </w:tcBorders>
            <w:vAlign w:val="center"/>
          </w:tcPr>
          <w:p w14:paraId="63806BA5" w14:textId="6E6BA2C4"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9</w:t>
            </w:r>
          </w:p>
        </w:tc>
        <w:tc>
          <w:tcPr>
            <w:tcW w:w="1019" w:type="dxa"/>
            <w:tcBorders>
              <w:top w:val="nil"/>
              <w:left w:val="single" w:sz="4" w:space="0" w:color="auto"/>
              <w:bottom w:val="nil"/>
              <w:right w:val="single" w:sz="4" w:space="0" w:color="auto"/>
            </w:tcBorders>
            <w:vAlign w:val="center"/>
          </w:tcPr>
          <w:p w14:paraId="50AE7E65" w14:textId="2ABEA278" w:rsidR="00D56A9D" w:rsidRDefault="00D56A9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10</m:t>
                </m:r>
              </m:oMath>
            </m:oMathPara>
          </w:p>
        </w:tc>
        <w:tc>
          <w:tcPr>
            <w:tcW w:w="1019" w:type="dxa"/>
            <w:tcBorders>
              <w:top w:val="nil"/>
              <w:left w:val="single" w:sz="4" w:space="0" w:color="auto"/>
              <w:bottom w:val="nil"/>
              <w:right w:val="single" w:sz="4" w:space="0" w:color="auto"/>
            </w:tcBorders>
            <w:vAlign w:val="center"/>
          </w:tcPr>
          <w:p w14:paraId="5133C048" w14:textId="77777777" w:rsidR="00D56A9D" w:rsidRDefault="00D56A9D" w:rsidP="00F64BA1">
            <w:pPr>
              <w:jc w:val="center"/>
              <w:rPr>
                <w:rFonts w:ascii="Times New Roman" w:eastAsia="楷体" w:hAnsi="Times New Roman" w:cs="Times New Roman"/>
                <w:b/>
                <w:color w:val="000000" w:themeColor="text1"/>
                <w:sz w:val="22"/>
              </w:rPr>
            </w:pPr>
          </w:p>
        </w:tc>
        <w:tc>
          <w:tcPr>
            <w:tcW w:w="1376" w:type="dxa"/>
            <w:tcBorders>
              <w:top w:val="nil"/>
              <w:left w:val="single" w:sz="4" w:space="0" w:color="auto"/>
              <w:bottom w:val="nil"/>
              <w:right w:val="single" w:sz="4" w:space="0" w:color="auto"/>
            </w:tcBorders>
            <w:vAlign w:val="center"/>
          </w:tcPr>
          <w:p w14:paraId="496470F5" w14:textId="77777777" w:rsidR="00D56A9D" w:rsidRDefault="00D56A9D" w:rsidP="00F64BA1">
            <w:pPr>
              <w:jc w:val="center"/>
              <w:rPr>
                <w:rFonts w:ascii="Times New Roman" w:eastAsia="楷体" w:hAnsi="Times New Roman" w:cs="Times New Roman"/>
                <w:b/>
                <w:color w:val="000000" w:themeColor="text1"/>
                <w:sz w:val="22"/>
              </w:rPr>
            </w:pPr>
          </w:p>
        </w:tc>
        <w:tc>
          <w:tcPr>
            <w:tcW w:w="1083" w:type="dxa"/>
            <w:tcBorders>
              <w:top w:val="nil"/>
              <w:left w:val="single" w:sz="4" w:space="0" w:color="auto"/>
              <w:bottom w:val="nil"/>
              <w:right w:val="nil"/>
            </w:tcBorders>
            <w:vAlign w:val="center"/>
          </w:tcPr>
          <w:p w14:paraId="2D4E48F0"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nil"/>
              <w:right w:val="nil"/>
            </w:tcBorders>
          </w:tcPr>
          <w:p w14:paraId="2F50E22D"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nil"/>
              <w:right w:val="nil"/>
            </w:tcBorders>
          </w:tcPr>
          <w:p w14:paraId="4D019AA9" w14:textId="77777777"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nil"/>
              <w:right w:val="nil"/>
            </w:tcBorders>
          </w:tcPr>
          <w:p w14:paraId="519715B8" w14:textId="77777777" w:rsidR="00D56A9D" w:rsidRDefault="00D56A9D" w:rsidP="00F64BA1">
            <w:pPr>
              <w:jc w:val="center"/>
              <w:rPr>
                <w:rFonts w:ascii="Times New Roman" w:eastAsia="楷体" w:hAnsi="Times New Roman" w:cs="Times New Roman"/>
                <w:b/>
                <w:bCs/>
                <w:iCs/>
                <w:color w:val="000000" w:themeColor="text1"/>
                <w:sz w:val="22"/>
              </w:rPr>
            </w:pPr>
          </w:p>
        </w:tc>
      </w:tr>
      <w:tr w:rsidR="00D56A9D" w14:paraId="0DAD1EDA" w14:textId="77777777" w:rsidTr="00D56A9D">
        <w:tc>
          <w:tcPr>
            <w:tcW w:w="1006" w:type="dxa"/>
            <w:tcBorders>
              <w:top w:val="nil"/>
              <w:left w:val="nil"/>
              <w:bottom w:val="single" w:sz="12" w:space="0" w:color="auto"/>
              <w:right w:val="single" w:sz="4" w:space="0" w:color="auto"/>
            </w:tcBorders>
            <w:vAlign w:val="center"/>
          </w:tcPr>
          <w:p w14:paraId="7BD79673" w14:textId="24914D31" w:rsidR="00D56A9D" w:rsidRDefault="00D56A9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0</w:t>
            </w:r>
          </w:p>
        </w:tc>
        <w:tc>
          <w:tcPr>
            <w:tcW w:w="1019" w:type="dxa"/>
            <w:tcBorders>
              <w:top w:val="nil"/>
              <w:left w:val="single" w:sz="4" w:space="0" w:color="auto"/>
              <w:bottom w:val="single" w:sz="12" w:space="0" w:color="auto"/>
              <w:right w:val="single" w:sz="4" w:space="0" w:color="auto"/>
            </w:tcBorders>
            <w:vAlign w:val="center"/>
          </w:tcPr>
          <w:p w14:paraId="18B3C020" w14:textId="09B0E638" w:rsidR="00D56A9D" w:rsidRDefault="00D56A9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1019" w:type="dxa"/>
            <w:tcBorders>
              <w:top w:val="nil"/>
              <w:left w:val="single" w:sz="4" w:space="0" w:color="auto"/>
              <w:bottom w:val="single" w:sz="12" w:space="0" w:color="auto"/>
              <w:right w:val="single" w:sz="4" w:space="0" w:color="auto"/>
            </w:tcBorders>
            <w:vAlign w:val="center"/>
          </w:tcPr>
          <w:p w14:paraId="42DE5953" w14:textId="77777777" w:rsidR="00D56A9D" w:rsidRDefault="00D56A9D" w:rsidP="00F64BA1">
            <w:pPr>
              <w:jc w:val="center"/>
              <w:rPr>
                <w:rFonts w:ascii="Times New Roman" w:eastAsia="楷体" w:hAnsi="Times New Roman" w:cs="Times New Roman"/>
                <w:b/>
                <w:color w:val="000000" w:themeColor="text1"/>
                <w:sz w:val="22"/>
              </w:rPr>
            </w:pPr>
          </w:p>
        </w:tc>
        <w:tc>
          <w:tcPr>
            <w:tcW w:w="1376" w:type="dxa"/>
            <w:tcBorders>
              <w:top w:val="nil"/>
              <w:left w:val="single" w:sz="4" w:space="0" w:color="auto"/>
              <w:bottom w:val="single" w:sz="12" w:space="0" w:color="auto"/>
              <w:right w:val="single" w:sz="4" w:space="0" w:color="auto"/>
            </w:tcBorders>
            <w:vAlign w:val="center"/>
          </w:tcPr>
          <w:p w14:paraId="6715ACDA" w14:textId="77777777" w:rsidR="00D56A9D" w:rsidRDefault="00D56A9D" w:rsidP="00F64BA1">
            <w:pPr>
              <w:jc w:val="center"/>
              <w:rPr>
                <w:rFonts w:ascii="Times New Roman" w:eastAsia="楷体" w:hAnsi="Times New Roman" w:cs="Times New Roman"/>
                <w:b/>
                <w:color w:val="000000" w:themeColor="text1"/>
                <w:sz w:val="22"/>
              </w:rPr>
            </w:pPr>
          </w:p>
        </w:tc>
        <w:tc>
          <w:tcPr>
            <w:tcW w:w="1083" w:type="dxa"/>
            <w:tcBorders>
              <w:top w:val="nil"/>
              <w:left w:val="single" w:sz="4" w:space="0" w:color="auto"/>
              <w:bottom w:val="single" w:sz="12" w:space="0" w:color="auto"/>
              <w:right w:val="nil"/>
            </w:tcBorders>
            <w:vAlign w:val="center"/>
          </w:tcPr>
          <w:p w14:paraId="45951005" w14:textId="77777777" w:rsidR="00D56A9D" w:rsidRDefault="00D56A9D" w:rsidP="00F64BA1">
            <w:pPr>
              <w:jc w:val="center"/>
              <w:rPr>
                <w:rFonts w:ascii="Times New Roman" w:eastAsia="楷体" w:hAnsi="Times New Roman" w:cs="Times New Roman"/>
                <w:b/>
                <w:bCs/>
                <w:iCs/>
                <w:color w:val="000000" w:themeColor="text1"/>
                <w:sz w:val="22"/>
              </w:rPr>
            </w:pPr>
          </w:p>
        </w:tc>
        <w:tc>
          <w:tcPr>
            <w:tcW w:w="958" w:type="dxa"/>
            <w:tcBorders>
              <w:top w:val="nil"/>
              <w:left w:val="single" w:sz="4" w:space="0" w:color="auto"/>
              <w:bottom w:val="single" w:sz="12" w:space="0" w:color="auto"/>
              <w:right w:val="nil"/>
            </w:tcBorders>
          </w:tcPr>
          <w:p w14:paraId="02946E15" w14:textId="77777777" w:rsidR="00D56A9D" w:rsidRDefault="00D56A9D" w:rsidP="00F64BA1">
            <w:pPr>
              <w:jc w:val="center"/>
              <w:rPr>
                <w:rFonts w:ascii="Times New Roman" w:eastAsia="楷体" w:hAnsi="Times New Roman" w:cs="Times New Roman"/>
                <w:b/>
                <w:bCs/>
                <w:iCs/>
                <w:color w:val="000000" w:themeColor="text1"/>
                <w:sz w:val="22"/>
              </w:rPr>
            </w:pPr>
          </w:p>
        </w:tc>
        <w:tc>
          <w:tcPr>
            <w:tcW w:w="926" w:type="dxa"/>
            <w:tcBorders>
              <w:top w:val="nil"/>
              <w:left w:val="single" w:sz="4" w:space="0" w:color="auto"/>
              <w:bottom w:val="single" w:sz="12" w:space="0" w:color="auto"/>
              <w:right w:val="nil"/>
            </w:tcBorders>
          </w:tcPr>
          <w:p w14:paraId="134FBC13" w14:textId="77777777" w:rsidR="00D56A9D" w:rsidRDefault="00D56A9D" w:rsidP="00F64BA1">
            <w:pPr>
              <w:jc w:val="center"/>
              <w:rPr>
                <w:rFonts w:ascii="Times New Roman" w:eastAsia="楷体" w:hAnsi="Times New Roman" w:cs="Times New Roman"/>
                <w:b/>
                <w:bCs/>
                <w:iCs/>
                <w:color w:val="000000" w:themeColor="text1"/>
                <w:sz w:val="22"/>
              </w:rPr>
            </w:pPr>
          </w:p>
        </w:tc>
        <w:tc>
          <w:tcPr>
            <w:tcW w:w="919" w:type="dxa"/>
            <w:tcBorders>
              <w:top w:val="nil"/>
              <w:left w:val="single" w:sz="4" w:space="0" w:color="auto"/>
              <w:bottom w:val="single" w:sz="12" w:space="0" w:color="auto"/>
              <w:right w:val="nil"/>
            </w:tcBorders>
          </w:tcPr>
          <w:p w14:paraId="74EEF154" w14:textId="77777777" w:rsidR="00D56A9D" w:rsidRDefault="00D56A9D" w:rsidP="00F64BA1">
            <w:pPr>
              <w:jc w:val="center"/>
              <w:rPr>
                <w:rFonts w:ascii="Times New Roman" w:eastAsia="楷体" w:hAnsi="Times New Roman" w:cs="Times New Roman"/>
                <w:b/>
                <w:bCs/>
                <w:iCs/>
                <w:color w:val="000000" w:themeColor="text1"/>
                <w:sz w:val="22"/>
              </w:rPr>
            </w:pPr>
          </w:p>
        </w:tc>
      </w:tr>
    </w:tbl>
    <w:p w14:paraId="4E4D8A57" w14:textId="77777777" w:rsidR="00D56A9D" w:rsidRPr="00E940CB" w:rsidRDefault="00D56A9D" w:rsidP="00D56A9D">
      <w:pPr>
        <w:rPr>
          <w:rFonts w:ascii="Times New Roman" w:eastAsia="楷体" w:hAnsi="Times New Roman" w:cs="Times New Roman"/>
          <w:b/>
          <w:bCs/>
          <w:iCs/>
          <w:color w:val="000000" w:themeColor="text1"/>
          <w:sz w:val="22"/>
        </w:rPr>
      </w:pPr>
    </w:p>
    <w:p w14:paraId="6FD52E61" w14:textId="77777777" w:rsidR="00D56A9D" w:rsidRPr="00002516" w:rsidRDefault="00D56A9D" w:rsidP="00836A6D">
      <w:pPr>
        <w:ind w:left="139" w:hangingChars="63" w:hanging="139"/>
        <w:rPr>
          <w:rFonts w:ascii="Times New Roman" w:eastAsia="楷体" w:hAnsi="Times New Roman"/>
          <w:b/>
          <w:bCs/>
          <w:color w:val="000000" w:themeColor="text1"/>
          <w:sz w:val="22"/>
        </w:rPr>
      </w:pPr>
    </w:p>
    <w:p w14:paraId="32B83A68" w14:textId="77777777" w:rsidR="00456F1D" w:rsidRPr="00836A6D" w:rsidRDefault="00456F1D" w:rsidP="00836A6D">
      <w:pPr>
        <w:ind w:left="139" w:hangingChars="63" w:hanging="139"/>
        <w:rPr>
          <w:rFonts w:ascii="Times New Roman" w:eastAsia="楷体" w:hAnsi="Times New Roman"/>
          <w:b/>
          <w:bCs/>
          <w:color w:val="000000" w:themeColor="text1"/>
          <w:sz w:val="22"/>
        </w:rPr>
      </w:pPr>
    </w:p>
    <w:p w14:paraId="256AC028" w14:textId="77777777" w:rsidR="00B77DCD" w:rsidRDefault="00456F1D"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lastRenderedPageBreak/>
        <w:t>9</w:t>
      </w:r>
      <w:r w:rsidR="00AE31E0" w:rsidRPr="00836A6D">
        <w:rPr>
          <w:rFonts w:ascii="Times New Roman" w:eastAsia="楷体" w:hAnsi="Times New Roman" w:hint="eastAsia"/>
          <w:b/>
          <w:bCs/>
          <w:color w:val="000000" w:themeColor="text1"/>
          <w:sz w:val="22"/>
        </w:rPr>
        <w:t>.</w:t>
      </w:r>
      <w:r w:rsidR="00AE31E0" w:rsidRPr="00836A6D">
        <w:rPr>
          <w:rFonts w:ascii="Times New Roman" w:eastAsia="楷体" w:hAnsi="Times New Roman" w:hint="eastAsia"/>
          <w:b/>
          <w:bCs/>
          <w:color w:val="000000" w:themeColor="text1"/>
          <w:sz w:val="22"/>
        </w:rPr>
        <w:t>证明下面文法是</w:t>
      </w:r>
      <w:r w:rsidR="00AE31E0" w:rsidRPr="00836A6D">
        <w:rPr>
          <w:rFonts w:ascii="Times New Roman" w:eastAsia="楷体" w:hAnsi="Times New Roman" w:hint="eastAsia"/>
          <w:b/>
          <w:bCs/>
          <w:color w:val="000000" w:themeColor="text1"/>
          <w:sz w:val="22"/>
        </w:rPr>
        <w:t>LR(1)</w:t>
      </w:r>
      <w:r w:rsidR="00AE31E0" w:rsidRPr="00836A6D">
        <w:rPr>
          <w:rFonts w:ascii="Times New Roman" w:eastAsia="楷体" w:hAnsi="Times New Roman" w:hint="eastAsia"/>
          <w:b/>
          <w:bCs/>
          <w:color w:val="000000" w:themeColor="text1"/>
          <w:sz w:val="22"/>
        </w:rPr>
        <w:t>而不是</w:t>
      </w:r>
      <w:r w:rsidR="00AE31E0" w:rsidRPr="00836A6D">
        <w:rPr>
          <w:rFonts w:ascii="Times New Roman" w:eastAsia="楷体" w:hAnsi="Times New Roman" w:hint="eastAsia"/>
          <w:b/>
          <w:bCs/>
          <w:color w:val="000000" w:themeColor="text1"/>
          <w:sz w:val="22"/>
        </w:rPr>
        <w:t>LALR(l)</w:t>
      </w:r>
      <w:r w:rsidR="00AE31E0" w:rsidRPr="00836A6D">
        <w:rPr>
          <w:rFonts w:ascii="Times New Roman" w:eastAsia="楷体" w:hAnsi="Times New Roman" w:hint="eastAsia"/>
          <w:b/>
          <w:bCs/>
          <w:color w:val="000000" w:themeColor="text1"/>
          <w:sz w:val="22"/>
        </w:rPr>
        <w:t>的。</w:t>
      </w:r>
    </w:p>
    <w:p w14:paraId="502AD0BD" w14:textId="7FBD093E" w:rsidR="00AE31E0" w:rsidRDefault="00AE31E0"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 xml:space="preserve"> 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Aa | </w:t>
      </w:r>
      <w:proofErr w:type="spellStart"/>
      <w:r w:rsidRPr="00836A6D">
        <w:rPr>
          <w:rFonts w:ascii="Times New Roman" w:eastAsia="楷体" w:hAnsi="Times New Roman" w:hint="eastAsia"/>
          <w:b/>
          <w:bCs/>
          <w:color w:val="000000" w:themeColor="text1"/>
          <w:sz w:val="22"/>
        </w:rPr>
        <w:t>bAe</w:t>
      </w:r>
      <w:proofErr w:type="spellEnd"/>
      <w:r w:rsidRPr="00836A6D">
        <w:rPr>
          <w:rFonts w:ascii="Times New Roman" w:eastAsia="楷体" w:hAnsi="Times New Roman" w:hint="eastAsia"/>
          <w:b/>
          <w:bCs/>
          <w:color w:val="000000" w:themeColor="text1"/>
          <w:sz w:val="22"/>
        </w:rPr>
        <w:t xml:space="preserve"> |Be | </w:t>
      </w:r>
      <w:proofErr w:type="spellStart"/>
      <w:r w:rsidRPr="00836A6D">
        <w:rPr>
          <w:rFonts w:ascii="Times New Roman" w:eastAsia="楷体" w:hAnsi="Times New Roman" w:hint="eastAsia"/>
          <w:b/>
          <w:bCs/>
          <w:color w:val="000000" w:themeColor="text1"/>
          <w:sz w:val="22"/>
        </w:rPr>
        <w:t>bBa</w:t>
      </w:r>
      <w:proofErr w:type="spellEnd"/>
      <w:r w:rsidRPr="00836A6D">
        <w:rPr>
          <w:rFonts w:ascii="Times New Roman" w:eastAsia="楷体" w:hAnsi="Times New Roman" w:hint="eastAsia"/>
          <w:b/>
          <w:bCs/>
          <w:color w:val="000000" w:themeColor="text1"/>
          <w:sz w:val="22"/>
        </w:rPr>
        <w:t xml:space="preserve"> 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 B</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w:t>
      </w:r>
    </w:p>
    <w:p w14:paraId="539F20B2" w14:textId="421A07AA" w:rsidR="00B77DCD" w:rsidRDefault="00B77DCD" w:rsidP="00B77DCD">
      <w:pPr>
        <w:ind w:leftChars="50" w:left="134" w:hangingChars="13" w:hanging="29"/>
        <w:rPr>
          <w:rFonts w:ascii="Times New Roman" w:eastAsia="楷体" w:hAnsi="Times New Roman"/>
          <w:b/>
          <w:bCs/>
          <w:color w:val="000000" w:themeColor="text1"/>
          <w:sz w:val="22"/>
        </w:rPr>
      </w:pPr>
      <w:r>
        <w:rPr>
          <w:rFonts w:ascii="Times New Roman" w:eastAsia="楷体" w:hAnsi="Times New Roman" w:hint="eastAsia"/>
          <w:b/>
          <w:bCs/>
          <w:color w:val="000000" w:themeColor="text1"/>
          <w:sz w:val="22"/>
        </w:rPr>
        <w:t>答：拓广文法并对产生式进行编号：</w:t>
      </w:r>
    </w:p>
    <w:p w14:paraId="0058359C" w14:textId="62BA5B7C" w:rsidR="00B77DCD" w:rsidRDefault="00B77DCD" w:rsidP="00B77DCD">
      <w:pPr>
        <w:ind w:leftChars="50" w:left="105"/>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r>
        <w:rPr>
          <w:rFonts w:ascii="Times New Roman" w:eastAsia="楷体" w:hAnsi="Times New Roman"/>
          <w:b/>
          <w:bCs/>
          <w:color w:val="000000" w:themeColor="text1"/>
          <w:sz w:val="22"/>
        </w:rPr>
        <w:t xml:space="preserve">   1</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Aa</w:t>
      </w:r>
      <w:r>
        <w:rPr>
          <w:rFonts w:ascii="Times New Roman" w:eastAsia="楷体" w:hAnsi="Times New Roman"/>
          <w:b/>
          <w:bCs/>
          <w:color w:val="000000" w:themeColor="text1"/>
          <w:sz w:val="22"/>
        </w:rPr>
        <w:t xml:space="preserve">   2</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bAe</w:t>
      </w:r>
      <w:proofErr w:type="spellEnd"/>
      <w:r>
        <w:rPr>
          <w:rFonts w:ascii="Times New Roman" w:eastAsia="楷体" w:hAnsi="Times New Roman"/>
          <w:b/>
          <w:bCs/>
          <w:color w:val="000000" w:themeColor="text1"/>
          <w:sz w:val="22"/>
        </w:rPr>
        <w:t xml:space="preserve">   3</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Be </w:t>
      </w:r>
      <w:r>
        <w:rPr>
          <w:rFonts w:ascii="Times New Roman" w:eastAsia="楷体" w:hAnsi="Times New Roman"/>
          <w:b/>
          <w:bCs/>
          <w:color w:val="000000" w:themeColor="text1"/>
          <w:sz w:val="22"/>
        </w:rPr>
        <w:t xml:space="preserve">  4</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bBa</w:t>
      </w:r>
      <w:proofErr w:type="spellEnd"/>
      <w:r w:rsidRPr="00836A6D">
        <w:rPr>
          <w:rFonts w:ascii="Times New Roman" w:eastAsia="楷体" w:hAnsi="Times New Roman" w:hint="eastAsia"/>
          <w:b/>
          <w:bCs/>
          <w:color w:val="000000" w:themeColor="text1"/>
          <w:sz w:val="22"/>
        </w:rPr>
        <w:t xml:space="preserve"> </w:t>
      </w:r>
      <w:r>
        <w:rPr>
          <w:rFonts w:ascii="Times New Roman" w:eastAsia="楷体" w:hAnsi="Times New Roman"/>
          <w:b/>
          <w:bCs/>
          <w:color w:val="000000" w:themeColor="text1"/>
          <w:sz w:val="22"/>
        </w:rPr>
        <w:t xml:space="preserve"> 5</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d </w:t>
      </w:r>
      <w:r>
        <w:rPr>
          <w:rFonts w:ascii="Times New Roman" w:eastAsia="楷体" w:hAnsi="Times New Roman"/>
          <w:b/>
          <w:bCs/>
          <w:color w:val="000000" w:themeColor="text1"/>
          <w:sz w:val="22"/>
        </w:rPr>
        <w:t xml:space="preserve"> 6</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w:t>
      </w:r>
    </w:p>
    <w:p w14:paraId="33CEE272" w14:textId="7C48AFE6" w:rsidR="00002516" w:rsidRDefault="00E02601" w:rsidP="00836A6D">
      <w:pPr>
        <w:ind w:left="132" w:hangingChars="63" w:hanging="132"/>
        <w:rPr>
          <w:rFonts w:ascii="Times New Roman" w:eastAsia="楷体" w:hAnsi="Times New Roman"/>
          <w:b/>
          <w:bCs/>
          <w:color w:val="000000" w:themeColor="text1"/>
          <w:sz w:val="22"/>
        </w:rPr>
      </w:pPr>
      <w:r>
        <w:object w:dxaOrig="11926" w:dyaOrig="9691" w14:anchorId="2F9B6BC6">
          <v:shape id="_x0000_i1052" type="#_x0000_t75" style="width:415.15pt;height:336.75pt" o:ole="">
            <v:imagedata r:id="rId78" o:title=""/>
          </v:shape>
          <o:OLEObject Type="Embed" ProgID="Visio.Drawing.15" ShapeID="_x0000_i1052" DrawAspect="Content" ObjectID="_1745303153" r:id="rId79"/>
        </w:object>
      </w:r>
    </w:p>
    <w:p w14:paraId="258310D1" w14:textId="67036D26" w:rsidR="00D81195" w:rsidRPr="00D81195" w:rsidRDefault="004802E2" w:rsidP="00836A6D">
      <w:pPr>
        <w:ind w:left="139" w:hangingChars="63" w:hanging="139"/>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r>
        <w:rPr>
          <w:rFonts w:ascii="Times New Roman" w:eastAsia="楷体" w:hAnsi="Times New Roman"/>
          <w:b/>
          <w:bCs/>
          <w:color w:val="000000" w:themeColor="text1"/>
          <w:sz w:val="22"/>
        </w:rPr>
        <w:t xml:space="preserve">   1</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Aa</w:t>
      </w:r>
      <w:r>
        <w:rPr>
          <w:rFonts w:ascii="Times New Roman" w:eastAsia="楷体" w:hAnsi="Times New Roman"/>
          <w:b/>
          <w:bCs/>
          <w:color w:val="000000" w:themeColor="text1"/>
          <w:sz w:val="22"/>
        </w:rPr>
        <w:t xml:space="preserve">   2</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bAe</w:t>
      </w:r>
      <w:proofErr w:type="spellEnd"/>
      <w:r>
        <w:rPr>
          <w:rFonts w:ascii="Times New Roman" w:eastAsia="楷体" w:hAnsi="Times New Roman"/>
          <w:b/>
          <w:bCs/>
          <w:color w:val="000000" w:themeColor="text1"/>
          <w:sz w:val="22"/>
        </w:rPr>
        <w:t xml:space="preserve">   3</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Be </w:t>
      </w:r>
      <w:r>
        <w:rPr>
          <w:rFonts w:ascii="Times New Roman" w:eastAsia="楷体" w:hAnsi="Times New Roman"/>
          <w:b/>
          <w:bCs/>
          <w:color w:val="000000" w:themeColor="text1"/>
          <w:sz w:val="22"/>
        </w:rPr>
        <w:t xml:space="preserve">  4</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bBa</w:t>
      </w:r>
      <w:proofErr w:type="spellEnd"/>
      <w:r w:rsidRPr="00836A6D">
        <w:rPr>
          <w:rFonts w:ascii="Times New Roman" w:eastAsia="楷体" w:hAnsi="Times New Roman" w:hint="eastAsia"/>
          <w:b/>
          <w:bCs/>
          <w:color w:val="000000" w:themeColor="text1"/>
          <w:sz w:val="22"/>
        </w:rPr>
        <w:t xml:space="preserve"> </w:t>
      </w:r>
      <w:r>
        <w:rPr>
          <w:rFonts w:ascii="Times New Roman" w:eastAsia="楷体" w:hAnsi="Times New Roman"/>
          <w:b/>
          <w:bCs/>
          <w:color w:val="000000" w:themeColor="text1"/>
          <w:sz w:val="22"/>
        </w:rPr>
        <w:t xml:space="preserve"> 5</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d </w:t>
      </w:r>
      <w:r>
        <w:rPr>
          <w:rFonts w:ascii="Times New Roman" w:eastAsia="楷体" w:hAnsi="Times New Roman"/>
          <w:b/>
          <w:bCs/>
          <w:color w:val="000000" w:themeColor="text1"/>
          <w:sz w:val="22"/>
        </w:rPr>
        <w:t xml:space="preserve"> 6</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w:t>
      </w:r>
    </w:p>
    <w:p w14:paraId="219560BB" w14:textId="5F3D85BE" w:rsidR="00B77DCD" w:rsidRPr="00BC626F" w:rsidRDefault="00B77DCD" w:rsidP="00B77DCD">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color w:val="000000" w:themeColor="text1"/>
            <w:sz w:val="22"/>
          </w:rPr>
          <m:t>LALR(1)</m:t>
        </m:r>
      </m:oMath>
      <w:r>
        <w:rPr>
          <w:rFonts w:ascii="Times New Roman" w:eastAsia="楷体" w:hAnsi="Times New Roman" w:cs="Times New Roman" w:hint="eastAsia"/>
          <w:b/>
          <w:bCs/>
          <w:iCs/>
          <w:color w:val="000000" w:themeColor="text1"/>
          <w:sz w:val="22"/>
        </w:rPr>
        <w:t>分析表如下：</w:t>
      </w:r>
    </w:p>
    <w:tbl>
      <w:tblPr>
        <w:tblStyle w:val="a7"/>
        <w:tblW w:w="0" w:type="auto"/>
        <w:tblLayout w:type="fixed"/>
        <w:tblLook w:val="04A0" w:firstRow="1" w:lastRow="0" w:firstColumn="1" w:lastColumn="0" w:noHBand="0" w:noVBand="1"/>
      </w:tblPr>
      <w:tblGrid>
        <w:gridCol w:w="770"/>
        <w:gridCol w:w="847"/>
        <w:gridCol w:w="792"/>
        <w:gridCol w:w="920"/>
        <w:gridCol w:w="1010"/>
        <w:gridCol w:w="1086"/>
        <w:gridCol w:w="776"/>
        <w:gridCol w:w="711"/>
        <w:gridCol w:w="698"/>
        <w:gridCol w:w="236"/>
      </w:tblGrid>
      <w:tr w:rsidR="00B77DCD" w14:paraId="3929B5C9" w14:textId="77777777" w:rsidTr="004802E2">
        <w:tc>
          <w:tcPr>
            <w:tcW w:w="770" w:type="dxa"/>
            <w:vMerge w:val="restart"/>
            <w:tcBorders>
              <w:top w:val="single" w:sz="12" w:space="0" w:color="auto"/>
              <w:left w:val="nil"/>
            </w:tcBorders>
            <w:vAlign w:val="center"/>
          </w:tcPr>
          <w:p w14:paraId="7AACB820"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4655" w:type="dxa"/>
            <w:gridSpan w:val="5"/>
            <w:tcBorders>
              <w:top w:val="single" w:sz="12" w:space="0" w:color="auto"/>
            </w:tcBorders>
          </w:tcPr>
          <w:p w14:paraId="4F20ADCB"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2421" w:type="dxa"/>
            <w:gridSpan w:val="4"/>
            <w:tcBorders>
              <w:top w:val="single" w:sz="12" w:space="0" w:color="auto"/>
              <w:right w:val="nil"/>
            </w:tcBorders>
            <w:vAlign w:val="center"/>
          </w:tcPr>
          <w:p w14:paraId="33B81C7D"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B77DCD" w14:paraId="7A6B5BC8" w14:textId="77777777" w:rsidTr="00F64BA1">
        <w:tc>
          <w:tcPr>
            <w:tcW w:w="770" w:type="dxa"/>
            <w:vMerge/>
            <w:tcBorders>
              <w:left w:val="nil"/>
              <w:bottom w:val="single" w:sz="4" w:space="0" w:color="auto"/>
            </w:tcBorders>
            <w:vAlign w:val="center"/>
          </w:tcPr>
          <w:p w14:paraId="102FB9B6" w14:textId="77777777" w:rsidR="00B77DCD" w:rsidRDefault="00B77DCD" w:rsidP="00F64BA1">
            <w:pPr>
              <w:jc w:val="center"/>
              <w:rPr>
                <w:rFonts w:ascii="Times New Roman" w:eastAsia="楷体" w:hAnsi="Times New Roman" w:cs="Times New Roman"/>
                <w:b/>
                <w:bCs/>
                <w:iCs/>
                <w:color w:val="000000" w:themeColor="text1"/>
                <w:sz w:val="22"/>
              </w:rPr>
            </w:pPr>
          </w:p>
        </w:tc>
        <w:tc>
          <w:tcPr>
            <w:tcW w:w="847" w:type="dxa"/>
            <w:tcBorders>
              <w:bottom w:val="single" w:sz="4" w:space="0" w:color="auto"/>
            </w:tcBorders>
            <w:vAlign w:val="center"/>
          </w:tcPr>
          <w:p w14:paraId="11F43EDB"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a</m:t>
                </m:r>
              </m:oMath>
            </m:oMathPara>
          </w:p>
        </w:tc>
        <w:tc>
          <w:tcPr>
            <w:tcW w:w="792" w:type="dxa"/>
            <w:tcBorders>
              <w:bottom w:val="single" w:sz="4" w:space="0" w:color="auto"/>
            </w:tcBorders>
            <w:vAlign w:val="center"/>
          </w:tcPr>
          <w:p w14:paraId="621C12D3"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b</m:t>
                </m:r>
              </m:oMath>
            </m:oMathPara>
          </w:p>
        </w:tc>
        <w:tc>
          <w:tcPr>
            <w:tcW w:w="920" w:type="dxa"/>
            <w:tcBorders>
              <w:bottom w:val="single" w:sz="4" w:space="0" w:color="auto"/>
            </w:tcBorders>
          </w:tcPr>
          <w:p w14:paraId="6A0B1C7D" w14:textId="77777777" w:rsidR="00B77DCD" w:rsidRDefault="00B77DCD" w:rsidP="00F64BA1">
            <w:pPr>
              <w:jc w:val="center"/>
              <w:rPr>
                <w:rFonts w:ascii="楷体" w:eastAsia="楷体" w:hAnsi="楷体" w:cs="宋体"/>
                <w:b/>
                <w:color w:val="000000" w:themeColor="text1"/>
                <w:sz w:val="22"/>
              </w:rPr>
            </w:pPr>
            <w:r>
              <w:rPr>
                <w:rFonts w:ascii="楷体" w:eastAsia="楷体" w:hAnsi="楷体" w:cs="宋体"/>
                <w:b/>
                <w:color w:val="000000" w:themeColor="text1"/>
                <w:sz w:val="22"/>
              </w:rPr>
              <w:t>d</w:t>
            </w:r>
          </w:p>
        </w:tc>
        <w:tc>
          <w:tcPr>
            <w:tcW w:w="1010" w:type="dxa"/>
            <w:tcBorders>
              <w:bottom w:val="single" w:sz="4" w:space="0" w:color="auto"/>
            </w:tcBorders>
          </w:tcPr>
          <w:p w14:paraId="4750E092" w14:textId="77777777" w:rsidR="00B77DCD" w:rsidRDefault="00B77DCD" w:rsidP="00F64BA1">
            <w:pPr>
              <w:jc w:val="center"/>
              <w:rPr>
                <w:rFonts w:ascii="楷体" w:eastAsia="楷体" w:hAnsi="楷体" w:cs="宋体"/>
                <w:b/>
                <w:color w:val="000000" w:themeColor="text1"/>
                <w:sz w:val="22"/>
              </w:rPr>
            </w:pPr>
            <w:r>
              <w:rPr>
                <w:rFonts w:ascii="楷体" w:eastAsia="楷体" w:hAnsi="楷体" w:cs="宋体" w:hint="eastAsia"/>
                <w:b/>
                <w:color w:val="000000" w:themeColor="text1"/>
                <w:sz w:val="22"/>
              </w:rPr>
              <w:t>e</w:t>
            </w:r>
          </w:p>
        </w:tc>
        <w:tc>
          <w:tcPr>
            <w:tcW w:w="1086" w:type="dxa"/>
            <w:tcBorders>
              <w:bottom w:val="single" w:sz="4" w:space="0" w:color="auto"/>
            </w:tcBorders>
            <w:vAlign w:val="center"/>
          </w:tcPr>
          <w:p w14:paraId="04C40FDE"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776" w:type="dxa"/>
            <w:tcBorders>
              <w:bottom w:val="single" w:sz="4" w:space="0" w:color="auto"/>
              <w:right w:val="nil"/>
            </w:tcBorders>
            <w:vAlign w:val="center"/>
          </w:tcPr>
          <w:p w14:paraId="70A16E6B"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S</m:t>
                </m:r>
              </m:oMath>
            </m:oMathPara>
          </w:p>
        </w:tc>
        <w:tc>
          <w:tcPr>
            <w:tcW w:w="711" w:type="dxa"/>
            <w:tcBorders>
              <w:bottom w:val="single" w:sz="4" w:space="0" w:color="auto"/>
              <w:right w:val="nil"/>
            </w:tcBorders>
          </w:tcPr>
          <w:p w14:paraId="7C15F69A" w14:textId="77777777" w:rsidR="00B77DCD" w:rsidRDefault="00B77DC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A</m:t>
                </m:r>
              </m:oMath>
            </m:oMathPara>
          </w:p>
        </w:tc>
        <w:tc>
          <w:tcPr>
            <w:tcW w:w="698" w:type="dxa"/>
            <w:tcBorders>
              <w:bottom w:val="single" w:sz="4" w:space="0" w:color="auto"/>
              <w:right w:val="nil"/>
            </w:tcBorders>
          </w:tcPr>
          <w:p w14:paraId="71A27C56" w14:textId="77777777" w:rsidR="00B77DCD" w:rsidRDefault="00B77DC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hint="eastAsia"/>
                    <w:color w:val="000000" w:themeColor="text1"/>
                    <w:sz w:val="22"/>
                  </w:rPr>
                  <m:t>B</m:t>
                </m:r>
              </m:oMath>
            </m:oMathPara>
          </w:p>
        </w:tc>
        <w:tc>
          <w:tcPr>
            <w:tcW w:w="236" w:type="dxa"/>
            <w:tcBorders>
              <w:bottom w:val="single" w:sz="4" w:space="0" w:color="auto"/>
              <w:right w:val="nil"/>
            </w:tcBorders>
          </w:tcPr>
          <w:p w14:paraId="0188DBF8" w14:textId="77777777" w:rsidR="00B77DCD" w:rsidRDefault="00B77DCD" w:rsidP="00F64BA1">
            <w:pPr>
              <w:jc w:val="center"/>
              <w:rPr>
                <w:rFonts w:ascii="楷体" w:eastAsia="楷体" w:hAnsi="楷体" w:cs="宋体"/>
                <w:b/>
                <w:color w:val="000000" w:themeColor="text1"/>
                <w:sz w:val="22"/>
              </w:rPr>
            </w:pPr>
          </w:p>
        </w:tc>
      </w:tr>
      <w:tr w:rsidR="00B77DCD" w14:paraId="73BDB500" w14:textId="77777777" w:rsidTr="00F64BA1">
        <w:tc>
          <w:tcPr>
            <w:tcW w:w="770" w:type="dxa"/>
            <w:tcBorders>
              <w:top w:val="single" w:sz="4" w:space="0" w:color="auto"/>
              <w:left w:val="nil"/>
              <w:bottom w:val="nil"/>
              <w:right w:val="single" w:sz="4" w:space="0" w:color="auto"/>
            </w:tcBorders>
            <w:vAlign w:val="center"/>
          </w:tcPr>
          <w:p w14:paraId="03AD0BAF"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847" w:type="dxa"/>
            <w:tcBorders>
              <w:top w:val="single" w:sz="4" w:space="0" w:color="auto"/>
              <w:left w:val="single" w:sz="4" w:space="0" w:color="auto"/>
              <w:bottom w:val="nil"/>
              <w:right w:val="single" w:sz="4" w:space="0" w:color="auto"/>
            </w:tcBorders>
            <w:vAlign w:val="center"/>
          </w:tcPr>
          <w:p w14:paraId="20A5F98A"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single" w:sz="4" w:space="0" w:color="auto"/>
              <w:left w:val="single" w:sz="4" w:space="0" w:color="auto"/>
              <w:bottom w:val="nil"/>
              <w:right w:val="single" w:sz="4" w:space="0" w:color="auto"/>
            </w:tcBorders>
            <w:vAlign w:val="center"/>
          </w:tcPr>
          <w:p w14:paraId="1A62E91E"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920" w:type="dxa"/>
            <w:tcBorders>
              <w:top w:val="single" w:sz="4" w:space="0" w:color="auto"/>
              <w:left w:val="single" w:sz="4" w:space="0" w:color="auto"/>
              <w:bottom w:val="nil"/>
              <w:right w:val="single" w:sz="4" w:space="0" w:color="auto"/>
            </w:tcBorders>
          </w:tcPr>
          <w:p w14:paraId="5F95F066"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1010" w:type="dxa"/>
            <w:tcBorders>
              <w:top w:val="single" w:sz="4" w:space="0" w:color="auto"/>
              <w:left w:val="single" w:sz="4" w:space="0" w:color="auto"/>
              <w:bottom w:val="nil"/>
              <w:right w:val="single" w:sz="4" w:space="0" w:color="auto"/>
            </w:tcBorders>
          </w:tcPr>
          <w:p w14:paraId="1634645B" w14:textId="77777777" w:rsidR="00B77DCD" w:rsidRDefault="00B77DCD" w:rsidP="00F64BA1">
            <w:pPr>
              <w:jc w:val="center"/>
              <w:rPr>
                <w:rFonts w:ascii="Times New Roman" w:eastAsia="楷体" w:hAnsi="Times New Roman" w:cs="Times New Roman"/>
                <w:b/>
                <w:bCs/>
                <w:iCs/>
                <w:color w:val="000000" w:themeColor="text1"/>
                <w:sz w:val="22"/>
              </w:rPr>
            </w:pPr>
          </w:p>
        </w:tc>
        <w:tc>
          <w:tcPr>
            <w:tcW w:w="1086" w:type="dxa"/>
            <w:tcBorders>
              <w:top w:val="single" w:sz="4" w:space="0" w:color="auto"/>
              <w:left w:val="single" w:sz="4" w:space="0" w:color="auto"/>
              <w:bottom w:val="nil"/>
              <w:right w:val="single" w:sz="4" w:space="0" w:color="auto"/>
            </w:tcBorders>
            <w:vAlign w:val="center"/>
          </w:tcPr>
          <w:p w14:paraId="72FAAEBA" w14:textId="77777777" w:rsidR="00B77DCD" w:rsidRDefault="00B77DCD" w:rsidP="00F64BA1">
            <w:pPr>
              <w:jc w:val="center"/>
              <w:rPr>
                <w:rFonts w:ascii="Times New Roman" w:eastAsia="楷体" w:hAnsi="Times New Roman" w:cs="Times New Roman"/>
                <w:b/>
                <w:bCs/>
                <w:iCs/>
                <w:color w:val="000000" w:themeColor="text1"/>
                <w:sz w:val="22"/>
              </w:rPr>
            </w:pPr>
          </w:p>
        </w:tc>
        <w:tc>
          <w:tcPr>
            <w:tcW w:w="776" w:type="dxa"/>
            <w:tcBorders>
              <w:top w:val="single" w:sz="4" w:space="0" w:color="auto"/>
              <w:left w:val="single" w:sz="4" w:space="0" w:color="auto"/>
              <w:bottom w:val="nil"/>
              <w:right w:val="nil"/>
            </w:tcBorders>
            <w:vAlign w:val="center"/>
          </w:tcPr>
          <w:p w14:paraId="160E1434"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711" w:type="dxa"/>
            <w:tcBorders>
              <w:top w:val="single" w:sz="4" w:space="0" w:color="auto"/>
              <w:left w:val="single" w:sz="4" w:space="0" w:color="auto"/>
              <w:bottom w:val="nil"/>
              <w:right w:val="nil"/>
            </w:tcBorders>
          </w:tcPr>
          <w:p w14:paraId="3529C178"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698" w:type="dxa"/>
            <w:tcBorders>
              <w:top w:val="single" w:sz="4" w:space="0" w:color="auto"/>
              <w:left w:val="single" w:sz="4" w:space="0" w:color="auto"/>
              <w:bottom w:val="nil"/>
              <w:right w:val="nil"/>
            </w:tcBorders>
          </w:tcPr>
          <w:p w14:paraId="1DEFE360"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4</w:t>
            </w:r>
          </w:p>
        </w:tc>
        <w:tc>
          <w:tcPr>
            <w:tcW w:w="236" w:type="dxa"/>
            <w:tcBorders>
              <w:top w:val="single" w:sz="4" w:space="0" w:color="auto"/>
              <w:left w:val="single" w:sz="4" w:space="0" w:color="auto"/>
              <w:bottom w:val="nil"/>
              <w:right w:val="nil"/>
            </w:tcBorders>
          </w:tcPr>
          <w:p w14:paraId="16F297FE"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3BC9402D" w14:textId="77777777" w:rsidTr="00F64BA1">
        <w:tc>
          <w:tcPr>
            <w:tcW w:w="770" w:type="dxa"/>
            <w:tcBorders>
              <w:top w:val="nil"/>
              <w:left w:val="nil"/>
              <w:bottom w:val="nil"/>
              <w:right w:val="single" w:sz="4" w:space="0" w:color="auto"/>
            </w:tcBorders>
            <w:vAlign w:val="center"/>
          </w:tcPr>
          <w:p w14:paraId="4FD5B703"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847" w:type="dxa"/>
            <w:tcBorders>
              <w:top w:val="nil"/>
              <w:left w:val="single" w:sz="4" w:space="0" w:color="auto"/>
              <w:bottom w:val="nil"/>
              <w:right w:val="single" w:sz="4" w:space="0" w:color="auto"/>
            </w:tcBorders>
            <w:vAlign w:val="center"/>
          </w:tcPr>
          <w:p w14:paraId="54DACB3A"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68B34171"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3FE26FEE"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6CECDC2B" w14:textId="77777777" w:rsidR="00B77DCD" w:rsidRDefault="00B77DCD" w:rsidP="00F64BA1">
            <w:pPr>
              <w:jc w:val="center"/>
              <w:rPr>
                <w:rFonts w:ascii="楷体" w:eastAsia="楷体" w:hAnsi="楷体"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55C74E3D"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776" w:type="dxa"/>
            <w:tcBorders>
              <w:top w:val="nil"/>
              <w:left w:val="single" w:sz="4" w:space="0" w:color="auto"/>
              <w:bottom w:val="nil"/>
              <w:right w:val="nil"/>
            </w:tcBorders>
            <w:vAlign w:val="center"/>
          </w:tcPr>
          <w:p w14:paraId="5A11544C"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65DBD527"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3D8D2870"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6B552069"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6D5220ED" w14:textId="77777777" w:rsidTr="00F64BA1">
        <w:tc>
          <w:tcPr>
            <w:tcW w:w="770" w:type="dxa"/>
            <w:tcBorders>
              <w:top w:val="nil"/>
              <w:left w:val="nil"/>
              <w:bottom w:val="nil"/>
              <w:right w:val="single" w:sz="4" w:space="0" w:color="auto"/>
            </w:tcBorders>
            <w:vAlign w:val="center"/>
          </w:tcPr>
          <w:p w14:paraId="32AFC4B5"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847" w:type="dxa"/>
            <w:tcBorders>
              <w:top w:val="nil"/>
              <w:left w:val="single" w:sz="4" w:space="0" w:color="auto"/>
              <w:bottom w:val="nil"/>
              <w:right w:val="single" w:sz="4" w:space="0" w:color="auto"/>
            </w:tcBorders>
            <w:vAlign w:val="center"/>
          </w:tcPr>
          <w:p w14:paraId="1C1A1CBD"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3</m:t>
                </m:r>
              </m:oMath>
            </m:oMathPara>
          </w:p>
        </w:tc>
        <w:tc>
          <w:tcPr>
            <w:tcW w:w="792" w:type="dxa"/>
            <w:tcBorders>
              <w:top w:val="nil"/>
              <w:left w:val="single" w:sz="4" w:space="0" w:color="auto"/>
              <w:bottom w:val="nil"/>
              <w:right w:val="single" w:sz="4" w:space="0" w:color="auto"/>
            </w:tcBorders>
            <w:vAlign w:val="center"/>
          </w:tcPr>
          <w:p w14:paraId="30CD2EFD"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4A907FD1"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248461F3"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05AE65C5" w14:textId="77777777" w:rsidR="00B77DCD" w:rsidRDefault="00B77DCD" w:rsidP="00F64BA1">
            <w:pPr>
              <w:jc w:val="center"/>
              <w:rPr>
                <w:rFonts w:ascii="Times New Roman" w:eastAsia="楷体" w:hAnsi="Times New Roman" w:cs="Times New Roman"/>
                <w:b/>
                <w:bCs/>
                <w:iCs/>
                <w:color w:val="000000" w:themeColor="text1"/>
                <w:sz w:val="22"/>
              </w:rPr>
            </w:pPr>
          </w:p>
        </w:tc>
        <w:tc>
          <w:tcPr>
            <w:tcW w:w="776" w:type="dxa"/>
            <w:tcBorders>
              <w:top w:val="nil"/>
              <w:left w:val="single" w:sz="4" w:space="0" w:color="auto"/>
              <w:bottom w:val="nil"/>
              <w:right w:val="nil"/>
            </w:tcBorders>
            <w:vAlign w:val="center"/>
          </w:tcPr>
          <w:p w14:paraId="0E82FCC7"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52281956"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6760D72D"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092BB883"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2701BDF3" w14:textId="77777777" w:rsidTr="00F64BA1">
        <w:tc>
          <w:tcPr>
            <w:tcW w:w="770" w:type="dxa"/>
            <w:tcBorders>
              <w:top w:val="nil"/>
              <w:left w:val="nil"/>
              <w:bottom w:val="nil"/>
              <w:right w:val="single" w:sz="4" w:space="0" w:color="auto"/>
            </w:tcBorders>
            <w:vAlign w:val="center"/>
          </w:tcPr>
          <w:p w14:paraId="02C60BCD"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847" w:type="dxa"/>
            <w:tcBorders>
              <w:top w:val="nil"/>
              <w:left w:val="single" w:sz="4" w:space="0" w:color="auto"/>
              <w:bottom w:val="nil"/>
              <w:right w:val="single" w:sz="4" w:space="0" w:color="auto"/>
            </w:tcBorders>
            <w:vAlign w:val="center"/>
          </w:tcPr>
          <w:p w14:paraId="02BF79F0"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06B5A417"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0164BDCD" w14:textId="77777777" w:rsidR="00B77DCD" w:rsidRDefault="00B77DCD" w:rsidP="00F64BA1">
            <w:pPr>
              <w:jc w:val="center"/>
              <w:rPr>
                <w:rFonts w:ascii="Times New Roman" w:eastAsia="楷体" w:hAnsi="Times New Roman" w:cs="Times New Roman"/>
                <w:b/>
                <w:bCs/>
                <w:iCs/>
                <w:color w:val="000000" w:themeColor="text1"/>
                <w:sz w:val="22"/>
              </w:rPr>
            </w:pPr>
          </w:p>
        </w:tc>
        <w:tc>
          <w:tcPr>
            <w:tcW w:w="1010" w:type="dxa"/>
            <w:tcBorders>
              <w:top w:val="nil"/>
              <w:left w:val="single" w:sz="4" w:space="0" w:color="auto"/>
              <w:bottom w:val="nil"/>
              <w:right w:val="single" w:sz="4" w:space="0" w:color="auto"/>
            </w:tcBorders>
          </w:tcPr>
          <w:p w14:paraId="10D21D36" w14:textId="77777777" w:rsidR="00B77DCD" w:rsidRDefault="00B77DCD" w:rsidP="00F64BA1">
            <w:pPr>
              <w:jc w:val="center"/>
              <w:rPr>
                <w:rFonts w:ascii="Times New Roman" w:eastAsia="楷体" w:hAnsi="Times New Roman" w:cs="Times New Roman"/>
                <w:b/>
                <w:bCs/>
                <w:iCs/>
                <w:color w:val="000000" w:themeColor="text1"/>
                <w:sz w:val="22"/>
              </w:rPr>
            </w:pPr>
          </w:p>
        </w:tc>
        <w:tc>
          <w:tcPr>
            <w:tcW w:w="1086" w:type="dxa"/>
            <w:tcBorders>
              <w:top w:val="nil"/>
              <w:left w:val="single" w:sz="4" w:space="0" w:color="auto"/>
              <w:bottom w:val="nil"/>
              <w:right w:val="single" w:sz="4" w:space="0" w:color="auto"/>
            </w:tcBorders>
            <w:vAlign w:val="center"/>
          </w:tcPr>
          <w:p w14:paraId="67B769B1"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776" w:type="dxa"/>
            <w:tcBorders>
              <w:top w:val="nil"/>
              <w:left w:val="single" w:sz="4" w:space="0" w:color="auto"/>
              <w:bottom w:val="nil"/>
              <w:right w:val="nil"/>
            </w:tcBorders>
            <w:vAlign w:val="center"/>
          </w:tcPr>
          <w:p w14:paraId="025E8C9E"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004542DF"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7C2324B3"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6B43E6FF"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2DC8980A" w14:textId="77777777" w:rsidTr="00F64BA1">
        <w:tc>
          <w:tcPr>
            <w:tcW w:w="770" w:type="dxa"/>
            <w:tcBorders>
              <w:top w:val="nil"/>
              <w:left w:val="nil"/>
              <w:bottom w:val="nil"/>
              <w:right w:val="single" w:sz="4" w:space="0" w:color="auto"/>
            </w:tcBorders>
            <w:vAlign w:val="center"/>
          </w:tcPr>
          <w:p w14:paraId="08E0C9C1"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847" w:type="dxa"/>
            <w:tcBorders>
              <w:top w:val="nil"/>
              <w:left w:val="single" w:sz="4" w:space="0" w:color="auto"/>
              <w:bottom w:val="nil"/>
              <w:right w:val="single" w:sz="4" w:space="0" w:color="auto"/>
            </w:tcBorders>
            <w:vAlign w:val="center"/>
          </w:tcPr>
          <w:p w14:paraId="32A8A69D"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0B0CA30A"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7ED76D7A" w14:textId="77777777" w:rsidR="00B77DCD" w:rsidRDefault="00B77DCD" w:rsidP="00F64BA1">
            <w:pPr>
              <w:jc w:val="center"/>
              <w:rPr>
                <w:rFonts w:ascii="Times New Roman" w:eastAsia="楷体" w:hAnsi="Times New Roman" w:cs="Times New Roman"/>
                <w:b/>
                <w:bCs/>
                <w:iCs/>
                <w:color w:val="000000" w:themeColor="text1"/>
                <w:sz w:val="22"/>
              </w:rPr>
            </w:pPr>
          </w:p>
        </w:tc>
        <w:tc>
          <w:tcPr>
            <w:tcW w:w="1010" w:type="dxa"/>
            <w:tcBorders>
              <w:top w:val="nil"/>
              <w:left w:val="single" w:sz="4" w:space="0" w:color="auto"/>
              <w:bottom w:val="nil"/>
              <w:right w:val="single" w:sz="4" w:space="0" w:color="auto"/>
            </w:tcBorders>
          </w:tcPr>
          <w:p w14:paraId="298FE007"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86" w:type="dxa"/>
            <w:tcBorders>
              <w:top w:val="nil"/>
              <w:left w:val="single" w:sz="4" w:space="0" w:color="auto"/>
              <w:bottom w:val="nil"/>
              <w:right w:val="single" w:sz="4" w:space="0" w:color="auto"/>
            </w:tcBorders>
            <w:vAlign w:val="center"/>
          </w:tcPr>
          <w:p w14:paraId="0F922604" w14:textId="77777777" w:rsidR="00B77DCD" w:rsidRDefault="00B77DCD" w:rsidP="00F64BA1">
            <w:pPr>
              <w:jc w:val="center"/>
              <w:rPr>
                <w:rFonts w:ascii="Times New Roman" w:eastAsia="楷体" w:hAnsi="Times New Roman" w:cs="Times New Roman"/>
                <w:b/>
                <w:bCs/>
                <w:iCs/>
                <w:color w:val="000000" w:themeColor="text1"/>
                <w:sz w:val="22"/>
              </w:rPr>
            </w:pPr>
          </w:p>
        </w:tc>
        <w:tc>
          <w:tcPr>
            <w:tcW w:w="776" w:type="dxa"/>
            <w:tcBorders>
              <w:top w:val="nil"/>
              <w:left w:val="single" w:sz="4" w:space="0" w:color="auto"/>
              <w:bottom w:val="nil"/>
              <w:right w:val="nil"/>
            </w:tcBorders>
            <w:vAlign w:val="center"/>
          </w:tcPr>
          <w:p w14:paraId="74C92724"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63EF790D"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7503D3FE"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2EE8A32C"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2A524B86" w14:textId="77777777" w:rsidTr="00F64BA1">
        <w:tc>
          <w:tcPr>
            <w:tcW w:w="770" w:type="dxa"/>
            <w:tcBorders>
              <w:top w:val="nil"/>
              <w:left w:val="nil"/>
              <w:bottom w:val="nil"/>
              <w:right w:val="single" w:sz="4" w:space="0" w:color="auto"/>
            </w:tcBorders>
            <w:vAlign w:val="center"/>
          </w:tcPr>
          <w:p w14:paraId="037D954C"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847" w:type="dxa"/>
            <w:tcBorders>
              <w:top w:val="nil"/>
              <w:left w:val="single" w:sz="4" w:space="0" w:color="auto"/>
              <w:bottom w:val="nil"/>
              <w:right w:val="single" w:sz="4" w:space="0" w:color="auto"/>
            </w:tcBorders>
            <w:vAlign w:val="center"/>
          </w:tcPr>
          <w:p w14:paraId="03D53A0A"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2620324E"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3C36954E" w14:textId="77777777" w:rsidR="00B77DCD" w:rsidRDefault="00B77DCD" w:rsidP="00F64BA1">
            <w:pPr>
              <w:jc w:val="center"/>
              <w:rPr>
                <w:rFonts w:ascii="Times New Roman" w:eastAsia="楷体" w:hAnsi="Times New Roman" w:cs="Times New Roman"/>
                <w:b/>
                <w:bCs/>
                <w:iCs/>
                <w:color w:val="000000" w:themeColor="text1"/>
                <w:sz w:val="22"/>
              </w:rPr>
            </w:pPr>
          </w:p>
        </w:tc>
        <w:tc>
          <w:tcPr>
            <w:tcW w:w="1010" w:type="dxa"/>
            <w:tcBorders>
              <w:top w:val="nil"/>
              <w:left w:val="single" w:sz="4" w:space="0" w:color="auto"/>
              <w:bottom w:val="nil"/>
              <w:right w:val="single" w:sz="4" w:space="0" w:color="auto"/>
            </w:tcBorders>
          </w:tcPr>
          <w:p w14:paraId="150AA94E" w14:textId="77777777" w:rsidR="00B77DCD" w:rsidRDefault="00B77DCD" w:rsidP="00F64BA1">
            <w:pPr>
              <w:jc w:val="center"/>
              <w:rPr>
                <w:rFonts w:ascii="Times New Roman" w:eastAsia="楷体" w:hAnsi="Times New Roman" w:cs="Times New Roman"/>
                <w:b/>
                <w:bCs/>
                <w:iCs/>
                <w:color w:val="000000" w:themeColor="text1"/>
                <w:sz w:val="22"/>
              </w:rPr>
            </w:pPr>
          </w:p>
        </w:tc>
        <w:tc>
          <w:tcPr>
            <w:tcW w:w="1086" w:type="dxa"/>
            <w:tcBorders>
              <w:top w:val="nil"/>
              <w:left w:val="single" w:sz="4" w:space="0" w:color="auto"/>
              <w:bottom w:val="nil"/>
              <w:right w:val="single" w:sz="4" w:space="0" w:color="auto"/>
            </w:tcBorders>
            <w:vAlign w:val="center"/>
          </w:tcPr>
          <w:p w14:paraId="550DD240"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776" w:type="dxa"/>
            <w:tcBorders>
              <w:top w:val="nil"/>
              <w:left w:val="single" w:sz="4" w:space="0" w:color="auto"/>
              <w:bottom w:val="nil"/>
              <w:right w:val="nil"/>
            </w:tcBorders>
            <w:vAlign w:val="center"/>
          </w:tcPr>
          <w:p w14:paraId="0E47D4F1"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74C0E668"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27542137"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618AF127"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26D638B6" w14:textId="77777777" w:rsidTr="00F64BA1">
        <w:tc>
          <w:tcPr>
            <w:tcW w:w="770" w:type="dxa"/>
            <w:tcBorders>
              <w:top w:val="nil"/>
              <w:left w:val="nil"/>
              <w:bottom w:val="nil"/>
              <w:right w:val="single" w:sz="4" w:space="0" w:color="auto"/>
            </w:tcBorders>
            <w:vAlign w:val="center"/>
          </w:tcPr>
          <w:p w14:paraId="32280BCD"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847" w:type="dxa"/>
            <w:tcBorders>
              <w:top w:val="nil"/>
              <w:left w:val="single" w:sz="4" w:space="0" w:color="auto"/>
              <w:bottom w:val="nil"/>
              <w:right w:val="single" w:sz="4" w:space="0" w:color="auto"/>
            </w:tcBorders>
            <w:vAlign w:val="center"/>
          </w:tcPr>
          <w:p w14:paraId="4559932F"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18705881"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29000BF4" w14:textId="77777777"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12</m:t>
                </m:r>
              </m:oMath>
            </m:oMathPara>
          </w:p>
        </w:tc>
        <w:tc>
          <w:tcPr>
            <w:tcW w:w="1010" w:type="dxa"/>
            <w:tcBorders>
              <w:top w:val="nil"/>
              <w:left w:val="single" w:sz="4" w:space="0" w:color="auto"/>
              <w:bottom w:val="nil"/>
              <w:right w:val="single" w:sz="4" w:space="0" w:color="auto"/>
            </w:tcBorders>
          </w:tcPr>
          <w:p w14:paraId="01D7673C"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3FA0293C" w14:textId="77777777"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7E5AC4BA"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7B3A13EB"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698" w:type="dxa"/>
            <w:tcBorders>
              <w:top w:val="nil"/>
              <w:left w:val="single" w:sz="4" w:space="0" w:color="auto"/>
              <w:bottom w:val="nil"/>
              <w:right w:val="nil"/>
            </w:tcBorders>
          </w:tcPr>
          <w:p w14:paraId="7E1B246A"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0</w:t>
            </w:r>
          </w:p>
        </w:tc>
        <w:tc>
          <w:tcPr>
            <w:tcW w:w="236" w:type="dxa"/>
            <w:tcBorders>
              <w:top w:val="nil"/>
              <w:left w:val="single" w:sz="4" w:space="0" w:color="auto"/>
              <w:bottom w:val="nil"/>
              <w:right w:val="nil"/>
            </w:tcBorders>
          </w:tcPr>
          <w:p w14:paraId="7250F50F"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5493AD41" w14:textId="77777777" w:rsidTr="00F64BA1">
        <w:tc>
          <w:tcPr>
            <w:tcW w:w="770" w:type="dxa"/>
            <w:tcBorders>
              <w:top w:val="nil"/>
              <w:left w:val="nil"/>
              <w:bottom w:val="nil"/>
              <w:right w:val="single" w:sz="4" w:space="0" w:color="auto"/>
            </w:tcBorders>
            <w:vAlign w:val="center"/>
          </w:tcPr>
          <w:p w14:paraId="034A6621" w14:textId="5C785F90" w:rsidR="00B77DCD" w:rsidRPr="00196701" w:rsidRDefault="00D81195" w:rsidP="00F64BA1">
            <w:pPr>
              <w:jc w:val="center"/>
              <w:rPr>
                <w:rFonts w:ascii="Times New Roman" w:eastAsia="楷体" w:hAnsi="Times New Roman" w:cs="Times New Roman"/>
                <w:b/>
                <w:bCs/>
                <w:iCs/>
                <w:color w:val="FF0000"/>
                <w:sz w:val="22"/>
              </w:rPr>
            </w:pPr>
            <w:r w:rsidRPr="00196701">
              <w:rPr>
                <w:rFonts w:ascii="Times New Roman" w:eastAsia="楷体" w:hAnsi="Times New Roman" w:cs="Times New Roman"/>
                <w:b/>
                <w:bCs/>
                <w:iCs/>
                <w:color w:val="FF0000"/>
                <w:sz w:val="22"/>
              </w:rPr>
              <w:t>12,</w:t>
            </w:r>
            <w:r w:rsidR="00B77DCD" w:rsidRPr="00196701">
              <w:rPr>
                <w:rFonts w:ascii="Times New Roman" w:eastAsia="楷体" w:hAnsi="Times New Roman" w:cs="Times New Roman" w:hint="eastAsia"/>
                <w:b/>
                <w:bCs/>
                <w:iCs/>
                <w:color w:val="FF0000"/>
                <w:sz w:val="22"/>
              </w:rPr>
              <w:t>7</w:t>
            </w:r>
          </w:p>
        </w:tc>
        <w:tc>
          <w:tcPr>
            <w:tcW w:w="847" w:type="dxa"/>
            <w:tcBorders>
              <w:top w:val="nil"/>
              <w:left w:val="single" w:sz="4" w:space="0" w:color="auto"/>
              <w:bottom w:val="nil"/>
              <w:right w:val="single" w:sz="4" w:space="0" w:color="auto"/>
            </w:tcBorders>
            <w:vAlign w:val="center"/>
          </w:tcPr>
          <w:p w14:paraId="583CA274" w14:textId="5D6DAC8D" w:rsidR="00B77DCD" w:rsidRPr="00196701" w:rsidRDefault="00B77DCD" w:rsidP="00F64BA1">
            <w:pPr>
              <w:jc w:val="center"/>
              <w:rPr>
                <w:rFonts w:ascii="Times New Roman" w:eastAsia="楷体" w:hAnsi="Times New Roman" w:cs="Times New Roman"/>
                <w:b/>
                <w:bCs/>
                <w:iCs/>
                <w:color w:val="FF0000"/>
                <w:sz w:val="22"/>
              </w:rPr>
            </w:pPr>
            <m:oMathPara>
              <m:oMath>
                <m:r>
                  <m:rPr>
                    <m:sty m:val="bi"/>
                  </m:rPr>
                  <w:rPr>
                    <w:rFonts w:ascii="Cambria Math" w:eastAsia="楷体" w:hAnsi="Cambria Math" w:cs="Times New Roman"/>
                    <w:color w:val="FF0000"/>
                    <w:sz w:val="22"/>
                  </w:rPr>
                  <m:t>r</m:t>
                </m:r>
                <m:r>
                  <m:rPr>
                    <m:sty m:val="bi"/>
                  </m:rPr>
                  <w:rPr>
                    <w:rFonts w:ascii="Cambria Math" w:eastAsia="楷体" w:hAnsi="Cambria Math" w:cs="Times New Roman"/>
                    <w:color w:val="FF0000"/>
                    <w:sz w:val="22"/>
                  </w:rPr>
                  <m:t>5,r</m:t>
                </m:r>
                <m:r>
                  <m:rPr>
                    <m:sty m:val="bi"/>
                  </m:rPr>
                  <w:rPr>
                    <w:rFonts w:ascii="Cambria Math" w:eastAsia="楷体" w:hAnsi="Cambria Math" w:cs="Times New Roman"/>
                    <w:color w:val="FF0000"/>
                    <w:sz w:val="22"/>
                  </w:rPr>
                  <m:t>6</m:t>
                </m:r>
              </m:oMath>
            </m:oMathPara>
          </w:p>
        </w:tc>
        <w:tc>
          <w:tcPr>
            <w:tcW w:w="792" w:type="dxa"/>
            <w:tcBorders>
              <w:top w:val="nil"/>
              <w:left w:val="single" w:sz="4" w:space="0" w:color="auto"/>
              <w:bottom w:val="nil"/>
              <w:right w:val="single" w:sz="4" w:space="0" w:color="auto"/>
            </w:tcBorders>
            <w:vAlign w:val="center"/>
          </w:tcPr>
          <w:p w14:paraId="29312B43" w14:textId="77777777" w:rsidR="00B77DCD" w:rsidRPr="00196701" w:rsidRDefault="00B77DCD" w:rsidP="00F64BA1">
            <w:pPr>
              <w:jc w:val="center"/>
              <w:rPr>
                <w:rFonts w:ascii="Times New Roman" w:eastAsia="楷体" w:hAnsi="Times New Roman" w:cs="Times New Roman"/>
                <w:b/>
                <w:color w:val="FF0000"/>
                <w:sz w:val="22"/>
              </w:rPr>
            </w:pPr>
          </w:p>
        </w:tc>
        <w:tc>
          <w:tcPr>
            <w:tcW w:w="920" w:type="dxa"/>
            <w:tcBorders>
              <w:top w:val="nil"/>
              <w:left w:val="single" w:sz="4" w:space="0" w:color="auto"/>
              <w:bottom w:val="nil"/>
              <w:right w:val="single" w:sz="4" w:space="0" w:color="auto"/>
            </w:tcBorders>
          </w:tcPr>
          <w:p w14:paraId="5E558221" w14:textId="77777777" w:rsidR="00B77DCD" w:rsidRPr="00196701" w:rsidRDefault="00B77DCD" w:rsidP="00F64BA1">
            <w:pPr>
              <w:jc w:val="center"/>
              <w:rPr>
                <w:rFonts w:ascii="楷体" w:eastAsia="楷体" w:hAnsi="楷体" w:cs="Times New Roman"/>
                <w:b/>
                <w:color w:val="FF0000"/>
                <w:sz w:val="22"/>
              </w:rPr>
            </w:pPr>
          </w:p>
        </w:tc>
        <w:tc>
          <w:tcPr>
            <w:tcW w:w="1010" w:type="dxa"/>
            <w:tcBorders>
              <w:top w:val="nil"/>
              <w:left w:val="single" w:sz="4" w:space="0" w:color="auto"/>
              <w:bottom w:val="nil"/>
              <w:right w:val="single" w:sz="4" w:space="0" w:color="auto"/>
            </w:tcBorders>
          </w:tcPr>
          <w:p w14:paraId="116E0F32" w14:textId="318EFA1F" w:rsidR="00B77DCD" w:rsidRPr="00196701" w:rsidRDefault="00D81195" w:rsidP="00F64BA1">
            <w:pPr>
              <w:jc w:val="center"/>
              <w:rPr>
                <w:rFonts w:ascii="楷体" w:eastAsia="楷体" w:hAnsi="楷体" w:cs="Times New Roman"/>
                <w:b/>
                <w:color w:val="FF0000"/>
                <w:sz w:val="22"/>
              </w:rPr>
            </w:pPr>
            <m:oMathPara>
              <m:oMath>
                <m:r>
                  <m:rPr>
                    <m:sty m:val="bi"/>
                  </m:rPr>
                  <w:rPr>
                    <w:rFonts w:ascii="Cambria Math" w:eastAsia="楷体" w:hAnsi="Cambria Math" w:cs="Times New Roman"/>
                    <w:color w:val="FF0000"/>
                    <w:sz w:val="22"/>
                  </w:rPr>
                  <m:t>r</m:t>
                </m:r>
                <m:r>
                  <m:rPr>
                    <m:sty m:val="bi"/>
                  </m:rPr>
                  <w:rPr>
                    <w:rFonts w:ascii="Cambria Math" w:eastAsia="楷体" w:hAnsi="Cambria Math" w:cs="Times New Roman"/>
                    <w:color w:val="FF0000"/>
                    <w:sz w:val="22"/>
                  </w:rPr>
                  <m:t>5,r</m:t>
                </m:r>
                <m:r>
                  <m:rPr>
                    <m:sty m:val="bi"/>
                  </m:rPr>
                  <w:rPr>
                    <w:rFonts w:ascii="Cambria Math" w:eastAsia="楷体" w:hAnsi="Cambria Math" w:cs="Times New Roman"/>
                    <w:color w:val="FF0000"/>
                    <w:sz w:val="22"/>
                  </w:rPr>
                  <m:t>6</m:t>
                </m:r>
              </m:oMath>
            </m:oMathPara>
          </w:p>
        </w:tc>
        <w:tc>
          <w:tcPr>
            <w:tcW w:w="1086" w:type="dxa"/>
            <w:tcBorders>
              <w:top w:val="nil"/>
              <w:left w:val="single" w:sz="4" w:space="0" w:color="auto"/>
              <w:bottom w:val="nil"/>
              <w:right w:val="single" w:sz="4" w:space="0" w:color="auto"/>
            </w:tcBorders>
            <w:vAlign w:val="center"/>
          </w:tcPr>
          <w:p w14:paraId="4649B786" w14:textId="77777777" w:rsidR="00B77DCD" w:rsidRPr="00196701" w:rsidRDefault="00B77DCD" w:rsidP="00F64BA1">
            <w:pPr>
              <w:jc w:val="center"/>
              <w:rPr>
                <w:rFonts w:ascii="Times New Roman" w:eastAsia="楷体" w:hAnsi="Times New Roman" w:cs="Times New Roman"/>
                <w:b/>
                <w:color w:val="FF0000"/>
                <w:sz w:val="22"/>
              </w:rPr>
            </w:pPr>
          </w:p>
        </w:tc>
        <w:tc>
          <w:tcPr>
            <w:tcW w:w="776" w:type="dxa"/>
            <w:tcBorders>
              <w:top w:val="nil"/>
              <w:left w:val="single" w:sz="4" w:space="0" w:color="auto"/>
              <w:bottom w:val="nil"/>
              <w:right w:val="nil"/>
            </w:tcBorders>
            <w:vAlign w:val="center"/>
          </w:tcPr>
          <w:p w14:paraId="151258AA"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7BE02215"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608885E6"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7085B593"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187523F7" w14:textId="77777777" w:rsidTr="00F64BA1">
        <w:tc>
          <w:tcPr>
            <w:tcW w:w="770" w:type="dxa"/>
            <w:tcBorders>
              <w:top w:val="nil"/>
              <w:left w:val="nil"/>
              <w:bottom w:val="nil"/>
              <w:right w:val="single" w:sz="4" w:space="0" w:color="auto"/>
            </w:tcBorders>
            <w:vAlign w:val="center"/>
          </w:tcPr>
          <w:p w14:paraId="406A8356"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847" w:type="dxa"/>
            <w:tcBorders>
              <w:top w:val="nil"/>
              <w:left w:val="single" w:sz="4" w:space="0" w:color="auto"/>
              <w:bottom w:val="nil"/>
              <w:right w:val="single" w:sz="4" w:space="0" w:color="auto"/>
            </w:tcBorders>
            <w:vAlign w:val="center"/>
          </w:tcPr>
          <w:p w14:paraId="513D4339"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3648B866"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1ED700F7"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394CCA63" w14:textId="77777777" w:rsidR="00B77DCD" w:rsidRDefault="00B77DCD" w:rsidP="00F64BA1">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9</m:t>
                </m:r>
              </m:oMath>
            </m:oMathPara>
          </w:p>
        </w:tc>
        <w:tc>
          <w:tcPr>
            <w:tcW w:w="1086" w:type="dxa"/>
            <w:tcBorders>
              <w:top w:val="nil"/>
              <w:left w:val="single" w:sz="4" w:space="0" w:color="auto"/>
              <w:bottom w:val="nil"/>
              <w:right w:val="single" w:sz="4" w:space="0" w:color="auto"/>
            </w:tcBorders>
            <w:vAlign w:val="center"/>
          </w:tcPr>
          <w:p w14:paraId="51FD1CD1" w14:textId="77777777"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76476A7E"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2CCD6B8C"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5FA3926E"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236" w:type="dxa"/>
            <w:tcBorders>
              <w:top w:val="nil"/>
              <w:left w:val="single" w:sz="4" w:space="0" w:color="auto"/>
              <w:bottom w:val="nil"/>
              <w:right w:val="nil"/>
            </w:tcBorders>
          </w:tcPr>
          <w:p w14:paraId="2135651F"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71D91FC9" w14:textId="77777777" w:rsidTr="00F64BA1">
        <w:tc>
          <w:tcPr>
            <w:tcW w:w="770" w:type="dxa"/>
            <w:tcBorders>
              <w:top w:val="nil"/>
              <w:left w:val="nil"/>
              <w:bottom w:val="nil"/>
              <w:right w:val="single" w:sz="4" w:space="0" w:color="auto"/>
            </w:tcBorders>
            <w:vAlign w:val="center"/>
          </w:tcPr>
          <w:p w14:paraId="60F17C11"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9</w:t>
            </w:r>
          </w:p>
        </w:tc>
        <w:tc>
          <w:tcPr>
            <w:tcW w:w="847" w:type="dxa"/>
            <w:tcBorders>
              <w:top w:val="nil"/>
              <w:left w:val="single" w:sz="4" w:space="0" w:color="auto"/>
              <w:bottom w:val="nil"/>
              <w:right w:val="single" w:sz="4" w:space="0" w:color="auto"/>
            </w:tcBorders>
            <w:vAlign w:val="center"/>
          </w:tcPr>
          <w:p w14:paraId="2B318101" w14:textId="77777777" w:rsidR="00B77DCD" w:rsidRDefault="00B77DCD" w:rsidP="00F64BA1">
            <w:pPr>
              <w:jc w:val="center"/>
              <w:rPr>
                <w:rFonts w:ascii="Times New Roman" w:eastAsia="楷体" w:hAnsi="Times New Roman" w:cs="Times New Roman"/>
                <w:b/>
                <w:color w:val="000000" w:themeColor="text1"/>
                <w:sz w:val="22"/>
              </w:rPr>
            </w:pPr>
          </w:p>
        </w:tc>
        <w:tc>
          <w:tcPr>
            <w:tcW w:w="792" w:type="dxa"/>
            <w:tcBorders>
              <w:top w:val="nil"/>
              <w:left w:val="single" w:sz="4" w:space="0" w:color="auto"/>
              <w:bottom w:val="nil"/>
              <w:right w:val="single" w:sz="4" w:space="0" w:color="auto"/>
            </w:tcBorders>
            <w:vAlign w:val="center"/>
          </w:tcPr>
          <w:p w14:paraId="252EBB43"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0CD2C027" w14:textId="77777777" w:rsidR="00B77DCD" w:rsidRDefault="00B77DCD"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nil"/>
              <w:right w:val="single" w:sz="4" w:space="0" w:color="auto"/>
            </w:tcBorders>
          </w:tcPr>
          <w:p w14:paraId="0C223E3C"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18BA41C4" w14:textId="77777777"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776" w:type="dxa"/>
            <w:tcBorders>
              <w:top w:val="nil"/>
              <w:left w:val="single" w:sz="4" w:space="0" w:color="auto"/>
              <w:bottom w:val="nil"/>
              <w:right w:val="nil"/>
            </w:tcBorders>
            <w:vAlign w:val="center"/>
          </w:tcPr>
          <w:p w14:paraId="3C79B7FF"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24948988"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716CDC5A"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784E6081"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5ED90B13" w14:textId="77777777" w:rsidTr="00F64BA1">
        <w:tc>
          <w:tcPr>
            <w:tcW w:w="770" w:type="dxa"/>
            <w:tcBorders>
              <w:top w:val="nil"/>
              <w:left w:val="nil"/>
              <w:bottom w:val="nil"/>
              <w:right w:val="single" w:sz="4" w:space="0" w:color="auto"/>
            </w:tcBorders>
            <w:vAlign w:val="center"/>
          </w:tcPr>
          <w:p w14:paraId="31A543A7"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0</w:t>
            </w:r>
          </w:p>
        </w:tc>
        <w:tc>
          <w:tcPr>
            <w:tcW w:w="847" w:type="dxa"/>
            <w:tcBorders>
              <w:top w:val="nil"/>
              <w:left w:val="single" w:sz="4" w:space="0" w:color="auto"/>
              <w:bottom w:val="nil"/>
              <w:right w:val="single" w:sz="4" w:space="0" w:color="auto"/>
            </w:tcBorders>
            <w:vAlign w:val="center"/>
          </w:tcPr>
          <w:p w14:paraId="2C212B38" w14:textId="77777777"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11</m:t>
                </m:r>
              </m:oMath>
            </m:oMathPara>
          </w:p>
        </w:tc>
        <w:tc>
          <w:tcPr>
            <w:tcW w:w="792" w:type="dxa"/>
            <w:tcBorders>
              <w:top w:val="nil"/>
              <w:left w:val="single" w:sz="4" w:space="0" w:color="auto"/>
              <w:bottom w:val="nil"/>
              <w:right w:val="single" w:sz="4" w:space="0" w:color="auto"/>
            </w:tcBorders>
            <w:vAlign w:val="center"/>
          </w:tcPr>
          <w:p w14:paraId="0F83DD1C"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50C645E0" w14:textId="77777777" w:rsidR="00B77DCD" w:rsidRDefault="00B77DCD"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nil"/>
              <w:right w:val="single" w:sz="4" w:space="0" w:color="auto"/>
            </w:tcBorders>
          </w:tcPr>
          <w:p w14:paraId="61737FE2"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26FDF551" w14:textId="77777777"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77B8F3B2"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0D69FA9D"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35C011C2"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24760636"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084B1AE3" w14:textId="77777777" w:rsidTr="00F64BA1">
        <w:tc>
          <w:tcPr>
            <w:tcW w:w="770" w:type="dxa"/>
            <w:tcBorders>
              <w:top w:val="nil"/>
              <w:left w:val="nil"/>
              <w:bottom w:val="single" w:sz="12" w:space="0" w:color="auto"/>
              <w:right w:val="single" w:sz="4" w:space="0" w:color="auto"/>
            </w:tcBorders>
            <w:vAlign w:val="center"/>
          </w:tcPr>
          <w:p w14:paraId="478AC05A"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1</w:t>
            </w:r>
          </w:p>
        </w:tc>
        <w:tc>
          <w:tcPr>
            <w:tcW w:w="847" w:type="dxa"/>
            <w:tcBorders>
              <w:top w:val="nil"/>
              <w:left w:val="single" w:sz="4" w:space="0" w:color="auto"/>
              <w:bottom w:val="single" w:sz="12" w:space="0" w:color="auto"/>
              <w:right w:val="single" w:sz="4" w:space="0" w:color="auto"/>
            </w:tcBorders>
            <w:vAlign w:val="center"/>
          </w:tcPr>
          <w:p w14:paraId="31021E7A" w14:textId="77777777" w:rsidR="00B77DCD" w:rsidRDefault="00B77DCD" w:rsidP="00F64BA1">
            <w:pPr>
              <w:jc w:val="center"/>
              <w:rPr>
                <w:rFonts w:ascii="Times New Roman" w:eastAsia="楷体" w:hAnsi="Times New Roman" w:cs="Times New Roman"/>
                <w:b/>
                <w:color w:val="000000" w:themeColor="text1"/>
                <w:sz w:val="22"/>
              </w:rPr>
            </w:pPr>
          </w:p>
        </w:tc>
        <w:tc>
          <w:tcPr>
            <w:tcW w:w="792" w:type="dxa"/>
            <w:tcBorders>
              <w:top w:val="nil"/>
              <w:left w:val="single" w:sz="4" w:space="0" w:color="auto"/>
              <w:bottom w:val="single" w:sz="12" w:space="0" w:color="auto"/>
              <w:right w:val="single" w:sz="4" w:space="0" w:color="auto"/>
            </w:tcBorders>
            <w:vAlign w:val="center"/>
          </w:tcPr>
          <w:p w14:paraId="395809BC"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single" w:sz="12" w:space="0" w:color="auto"/>
              <w:right w:val="single" w:sz="4" w:space="0" w:color="auto"/>
            </w:tcBorders>
          </w:tcPr>
          <w:p w14:paraId="017A3BDB" w14:textId="77777777" w:rsidR="00B77DCD" w:rsidRDefault="00B77DCD"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single" w:sz="12" w:space="0" w:color="auto"/>
              <w:right w:val="single" w:sz="4" w:space="0" w:color="auto"/>
            </w:tcBorders>
          </w:tcPr>
          <w:p w14:paraId="4956E9C5"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single" w:sz="12" w:space="0" w:color="auto"/>
              <w:right w:val="single" w:sz="4" w:space="0" w:color="auto"/>
            </w:tcBorders>
            <w:vAlign w:val="center"/>
          </w:tcPr>
          <w:p w14:paraId="265300A9" w14:textId="77777777"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776" w:type="dxa"/>
            <w:tcBorders>
              <w:top w:val="nil"/>
              <w:left w:val="single" w:sz="4" w:space="0" w:color="auto"/>
              <w:bottom w:val="single" w:sz="12" w:space="0" w:color="auto"/>
              <w:right w:val="nil"/>
            </w:tcBorders>
            <w:vAlign w:val="center"/>
          </w:tcPr>
          <w:p w14:paraId="594D2D62"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single" w:sz="12" w:space="0" w:color="auto"/>
              <w:right w:val="nil"/>
            </w:tcBorders>
          </w:tcPr>
          <w:p w14:paraId="00D2E837"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single" w:sz="12" w:space="0" w:color="auto"/>
              <w:right w:val="nil"/>
            </w:tcBorders>
          </w:tcPr>
          <w:p w14:paraId="362330C4"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single" w:sz="12" w:space="0" w:color="auto"/>
              <w:right w:val="nil"/>
            </w:tcBorders>
          </w:tcPr>
          <w:p w14:paraId="7F129E2D" w14:textId="77777777" w:rsidR="00B77DCD" w:rsidRDefault="00B77DCD" w:rsidP="00F64BA1">
            <w:pPr>
              <w:jc w:val="center"/>
              <w:rPr>
                <w:rFonts w:ascii="Times New Roman" w:eastAsia="楷体" w:hAnsi="Times New Roman" w:cs="Times New Roman"/>
                <w:b/>
                <w:bCs/>
                <w:iCs/>
                <w:color w:val="000000" w:themeColor="text1"/>
                <w:sz w:val="22"/>
              </w:rPr>
            </w:pPr>
          </w:p>
        </w:tc>
      </w:tr>
    </w:tbl>
    <w:p w14:paraId="4B416241" w14:textId="77777777" w:rsidR="004802E2" w:rsidRDefault="004802E2" w:rsidP="004802E2">
      <w:pPr>
        <w:ind w:left="139" w:hangingChars="63" w:hanging="139"/>
        <w:rPr>
          <w:rFonts w:ascii="Times New Roman" w:eastAsia="楷体" w:hAnsi="Times New Roman"/>
          <w:b/>
          <w:bCs/>
          <w:color w:val="000000" w:themeColor="text1"/>
          <w:sz w:val="22"/>
        </w:rPr>
      </w:pP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7</m:t>
            </m:r>
          </m:sub>
        </m:sSub>
      </m:oMath>
      <w:r>
        <w:rPr>
          <w:rFonts w:ascii="Times New Roman" w:eastAsia="楷体" w:hAnsi="Times New Roman" w:cs="Times New Roman" w:hint="eastAsia"/>
          <w:b/>
          <w:bCs/>
          <w:iCs/>
          <w:color w:val="000000" w:themeColor="text1"/>
          <w:sz w:val="22"/>
        </w:rPr>
        <w:t>中和</w:t>
      </w:r>
      <w:r>
        <w:rPr>
          <w:rFonts w:ascii="Times New Roman" w:eastAsia="楷体" w:hAnsi="Times New Roman" w:cs="Times New Roman" w:hint="eastAsia"/>
          <w:b/>
          <w:color w:val="000000" w:themeColor="text1"/>
          <w:sz w:val="22"/>
        </w:rPr>
        <w:t>在</w:t>
      </w:r>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I</m:t>
            </m:r>
          </m:e>
          <m:sub>
            <m:r>
              <m:rPr>
                <m:sty m:val="bi"/>
              </m:rPr>
              <w:rPr>
                <w:rFonts w:ascii="Cambria Math" w:eastAsia="楷体" w:hAnsi="Cambria Math" w:cs="Times New Roman"/>
                <w:color w:val="000000" w:themeColor="text1"/>
                <w:sz w:val="22"/>
              </w:rPr>
              <m:t>12</m:t>
            </m:r>
          </m:sub>
        </m:sSub>
      </m:oMath>
      <w:r>
        <w:rPr>
          <w:rFonts w:ascii="Times New Roman" w:eastAsia="楷体" w:hAnsi="Times New Roman" w:cs="Times New Roman" w:hint="eastAsia"/>
          <w:b/>
          <w:bCs/>
          <w:iCs/>
          <w:color w:val="000000" w:themeColor="text1"/>
          <w:sz w:val="22"/>
        </w:rPr>
        <w:t>中，合并同心集之后，分析表有冲突，所以不是</w:t>
      </w:r>
      <w:r w:rsidRPr="00836A6D">
        <w:rPr>
          <w:rFonts w:ascii="Times New Roman" w:eastAsia="楷体" w:hAnsi="Times New Roman" w:hint="eastAsia"/>
          <w:b/>
          <w:bCs/>
          <w:color w:val="000000" w:themeColor="text1"/>
          <w:sz w:val="22"/>
        </w:rPr>
        <w:t>LALR(l)</w:t>
      </w:r>
      <w:r>
        <w:rPr>
          <w:rFonts w:ascii="Times New Roman" w:eastAsia="楷体" w:hAnsi="Times New Roman" w:hint="eastAsia"/>
          <w:b/>
          <w:bCs/>
          <w:color w:val="000000" w:themeColor="text1"/>
          <w:sz w:val="22"/>
        </w:rPr>
        <w:t>的。</w:t>
      </w:r>
    </w:p>
    <w:p w14:paraId="445337BA" w14:textId="77777777" w:rsidR="00B77DCD" w:rsidRPr="00E940CB" w:rsidRDefault="00B77DCD" w:rsidP="00B77DCD">
      <w:pPr>
        <w:rPr>
          <w:rFonts w:ascii="Times New Roman" w:eastAsia="楷体" w:hAnsi="Times New Roman" w:cs="Times New Roman"/>
          <w:b/>
          <w:bCs/>
          <w:iCs/>
          <w:color w:val="000000" w:themeColor="text1"/>
          <w:sz w:val="22"/>
        </w:rPr>
      </w:pPr>
    </w:p>
    <w:p w14:paraId="2E53AC6B" w14:textId="77777777" w:rsidR="006A5DAA" w:rsidRDefault="006A5DAA" w:rsidP="00836A6D">
      <w:pPr>
        <w:ind w:left="139" w:hangingChars="63" w:hanging="139"/>
        <w:rPr>
          <w:rFonts w:ascii="Times New Roman" w:eastAsia="楷体" w:hAnsi="Times New Roman"/>
          <w:b/>
          <w:bCs/>
          <w:color w:val="000000" w:themeColor="text1"/>
          <w:sz w:val="22"/>
        </w:rPr>
      </w:pPr>
    </w:p>
    <w:p w14:paraId="4B3A3543" w14:textId="77777777" w:rsidR="00B77DCD" w:rsidRDefault="00B77DCD" w:rsidP="00B77DCD">
      <w:pPr>
        <w:ind w:leftChars="50" w:left="105"/>
        <w:rPr>
          <w:rFonts w:ascii="Times New Roman" w:eastAsia="楷体" w:hAnsi="Times New Roman"/>
          <w:b/>
          <w:bCs/>
          <w:color w:val="000000" w:themeColor="text1"/>
          <w:sz w:val="22"/>
        </w:rPr>
      </w:pPr>
      <w:r>
        <w:rPr>
          <w:rFonts w:ascii="Times New Roman" w:eastAsia="楷体" w:hAnsi="Times New Roman"/>
          <w:b/>
          <w:bCs/>
          <w:color w:val="000000" w:themeColor="text1"/>
          <w:sz w:val="22"/>
        </w:rPr>
        <w:t xml:space="preserve">0: </w:t>
      </w:r>
      <w:r>
        <w:rPr>
          <w:rFonts w:ascii="Times New Roman" w:eastAsia="楷体" w:hAnsi="Times New Roman" w:hint="eastAsia"/>
          <w:b/>
          <w:bCs/>
          <w:color w:val="000000" w:themeColor="text1"/>
          <w:sz w:val="22"/>
        </w:rPr>
        <w:t>S</w:t>
      </w:r>
      <w:proofErr w:type="gramStart"/>
      <w:r>
        <w:rPr>
          <w:rFonts w:ascii="Times New Roman" w:eastAsia="楷体" w:hAnsi="Times New Roman"/>
          <w:b/>
          <w:bCs/>
          <w:color w:val="000000" w:themeColor="text1"/>
          <w:sz w:val="22"/>
        </w:rPr>
        <w:t>’</w:t>
      </w:r>
      <w:proofErr w:type="gramEnd"/>
      <w:r w:rsidRPr="00836A6D">
        <w:rPr>
          <w:rFonts w:ascii="Times New Roman" w:eastAsia="楷体" w:hAnsi="Times New Roman" w:hint="eastAsia"/>
          <w:b/>
          <w:bCs/>
          <w:color w:val="000000" w:themeColor="text1"/>
          <w:sz w:val="22"/>
        </w:rPr>
        <w:t>→</w:t>
      </w:r>
      <w:r>
        <w:rPr>
          <w:rFonts w:ascii="Times New Roman" w:eastAsia="楷体" w:hAnsi="Times New Roman" w:hint="eastAsia"/>
          <w:b/>
          <w:bCs/>
          <w:color w:val="000000" w:themeColor="text1"/>
          <w:sz w:val="22"/>
        </w:rPr>
        <w:t>S</w:t>
      </w:r>
      <w:r>
        <w:rPr>
          <w:rFonts w:ascii="Times New Roman" w:eastAsia="楷体" w:hAnsi="Times New Roman"/>
          <w:b/>
          <w:bCs/>
          <w:color w:val="000000" w:themeColor="text1"/>
          <w:sz w:val="22"/>
        </w:rPr>
        <w:t xml:space="preserve">   1</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Aa</w:t>
      </w:r>
      <w:r>
        <w:rPr>
          <w:rFonts w:ascii="Times New Roman" w:eastAsia="楷体" w:hAnsi="Times New Roman"/>
          <w:b/>
          <w:bCs/>
          <w:color w:val="000000" w:themeColor="text1"/>
          <w:sz w:val="22"/>
        </w:rPr>
        <w:t xml:space="preserve">   2</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bAe</w:t>
      </w:r>
      <w:proofErr w:type="spellEnd"/>
      <w:r>
        <w:rPr>
          <w:rFonts w:ascii="Times New Roman" w:eastAsia="楷体" w:hAnsi="Times New Roman"/>
          <w:b/>
          <w:bCs/>
          <w:color w:val="000000" w:themeColor="text1"/>
          <w:sz w:val="22"/>
        </w:rPr>
        <w:t xml:space="preserve">   3</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Be </w:t>
      </w:r>
      <w:r>
        <w:rPr>
          <w:rFonts w:ascii="Times New Roman" w:eastAsia="楷体" w:hAnsi="Times New Roman"/>
          <w:b/>
          <w:bCs/>
          <w:color w:val="000000" w:themeColor="text1"/>
          <w:sz w:val="22"/>
        </w:rPr>
        <w:t xml:space="preserve">  4</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S</w:t>
      </w:r>
      <w:r w:rsidRPr="00836A6D">
        <w:rPr>
          <w:rFonts w:ascii="Times New Roman" w:eastAsia="楷体" w:hAnsi="Times New Roman" w:hint="eastAsia"/>
          <w:b/>
          <w:bCs/>
          <w:color w:val="000000" w:themeColor="text1"/>
          <w:sz w:val="22"/>
        </w:rPr>
        <w:t>→</w:t>
      </w:r>
      <w:proofErr w:type="spellStart"/>
      <w:r w:rsidRPr="00836A6D">
        <w:rPr>
          <w:rFonts w:ascii="Times New Roman" w:eastAsia="楷体" w:hAnsi="Times New Roman" w:hint="eastAsia"/>
          <w:b/>
          <w:bCs/>
          <w:color w:val="000000" w:themeColor="text1"/>
          <w:sz w:val="22"/>
        </w:rPr>
        <w:t>bBa</w:t>
      </w:r>
      <w:proofErr w:type="spellEnd"/>
      <w:r w:rsidRPr="00836A6D">
        <w:rPr>
          <w:rFonts w:ascii="Times New Roman" w:eastAsia="楷体" w:hAnsi="Times New Roman" w:hint="eastAsia"/>
          <w:b/>
          <w:bCs/>
          <w:color w:val="000000" w:themeColor="text1"/>
          <w:sz w:val="22"/>
        </w:rPr>
        <w:t xml:space="preserve"> </w:t>
      </w:r>
      <w:r>
        <w:rPr>
          <w:rFonts w:ascii="Times New Roman" w:eastAsia="楷体" w:hAnsi="Times New Roman"/>
          <w:b/>
          <w:bCs/>
          <w:color w:val="000000" w:themeColor="text1"/>
          <w:sz w:val="22"/>
        </w:rPr>
        <w:t xml:space="preserve"> 5</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A</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 xml:space="preserve">d </w:t>
      </w:r>
      <w:r>
        <w:rPr>
          <w:rFonts w:ascii="Times New Roman" w:eastAsia="楷体" w:hAnsi="Times New Roman"/>
          <w:b/>
          <w:bCs/>
          <w:color w:val="000000" w:themeColor="text1"/>
          <w:sz w:val="22"/>
        </w:rPr>
        <w:t xml:space="preserve"> 6</w:t>
      </w:r>
      <w:r>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B</w:t>
      </w:r>
      <w:r w:rsidRPr="00836A6D">
        <w:rPr>
          <w:rFonts w:ascii="Times New Roman" w:eastAsia="楷体" w:hAnsi="Times New Roman" w:hint="eastAsia"/>
          <w:b/>
          <w:bCs/>
          <w:color w:val="000000" w:themeColor="text1"/>
          <w:sz w:val="22"/>
        </w:rPr>
        <w:t>→</w:t>
      </w:r>
      <w:r w:rsidRPr="00836A6D">
        <w:rPr>
          <w:rFonts w:ascii="Times New Roman" w:eastAsia="楷体" w:hAnsi="Times New Roman" w:hint="eastAsia"/>
          <w:b/>
          <w:bCs/>
          <w:color w:val="000000" w:themeColor="text1"/>
          <w:sz w:val="22"/>
        </w:rPr>
        <w:t>d</w:t>
      </w:r>
    </w:p>
    <w:p w14:paraId="516D258B" w14:textId="77777777" w:rsidR="006A5DAA" w:rsidRDefault="006A5DAA" w:rsidP="00836A6D">
      <w:pPr>
        <w:ind w:left="139" w:hangingChars="63" w:hanging="139"/>
        <w:rPr>
          <w:rFonts w:ascii="Times New Roman" w:eastAsia="楷体" w:hAnsi="Times New Roman"/>
          <w:b/>
          <w:bCs/>
          <w:color w:val="000000" w:themeColor="text1"/>
          <w:sz w:val="22"/>
        </w:rPr>
      </w:pPr>
    </w:p>
    <w:p w14:paraId="7A59EB9A" w14:textId="77777777" w:rsidR="00B77DCD" w:rsidRPr="00BC626F" w:rsidRDefault="00B77DCD" w:rsidP="00B77DCD">
      <w:pP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构造的</w:t>
      </w:r>
      <m:oMath>
        <m:r>
          <m:rPr>
            <m:sty m:val="bi"/>
          </m:rPr>
          <w:rPr>
            <w:rFonts w:ascii="Cambria Math" w:eastAsia="楷体" w:hAnsi="Cambria Math" w:cs="Times New Roman"/>
            <w:color w:val="000000" w:themeColor="text1"/>
            <w:sz w:val="22"/>
          </w:rPr>
          <m:t>LR(1)</m:t>
        </m:r>
      </m:oMath>
      <w:r>
        <w:rPr>
          <w:rFonts w:ascii="Times New Roman" w:eastAsia="楷体" w:hAnsi="Times New Roman" w:cs="Times New Roman" w:hint="eastAsia"/>
          <w:b/>
          <w:bCs/>
          <w:iCs/>
          <w:color w:val="000000" w:themeColor="text1"/>
          <w:sz w:val="22"/>
        </w:rPr>
        <w:t>分析表如下：</w:t>
      </w:r>
    </w:p>
    <w:tbl>
      <w:tblPr>
        <w:tblStyle w:val="a7"/>
        <w:tblW w:w="0" w:type="auto"/>
        <w:tblLayout w:type="fixed"/>
        <w:tblLook w:val="04A0" w:firstRow="1" w:lastRow="0" w:firstColumn="1" w:lastColumn="0" w:noHBand="0" w:noVBand="1"/>
      </w:tblPr>
      <w:tblGrid>
        <w:gridCol w:w="770"/>
        <w:gridCol w:w="847"/>
        <w:gridCol w:w="792"/>
        <w:gridCol w:w="920"/>
        <w:gridCol w:w="1010"/>
        <w:gridCol w:w="1086"/>
        <w:gridCol w:w="776"/>
        <w:gridCol w:w="711"/>
        <w:gridCol w:w="698"/>
        <w:gridCol w:w="236"/>
      </w:tblGrid>
      <w:tr w:rsidR="00B77DCD" w14:paraId="6D10F67C" w14:textId="77777777" w:rsidTr="00B77DCD">
        <w:tc>
          <w:tcPr>
            <w:tcW w:w="770" w:type="dxa"/>
            <w:vMerge w:val="restart"/>
            <w:tcBorders>
              <w:top w:val="single" w:sz="12" w:space="0" w:color="auto"/>
              <w:left w:val="nil"/>
            </w:tcBorders>
            <w:vAlign w:val="center"/>
          </w:tcPr>
          <w:p w14:paraId="66B07F6F"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状态</w:t>
            </w:r>
          </w:p>
        </w:tc>
        <w:tc>
          <w:tcPr>
            <w:tcW w:w="4655" w:type="dxa"/>
            <w:gridSpan w:val="5"/>
            <w:tcBorders>
              <w:top w:val="single" w:sz="12" w:space="0" w:color="auto"/>
            </w:tcBorders>
          </w:tcPr>
          <w:p w14:paraId="1C15B558" w14:textId="042EB66D"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A</w:t>
            </w:r>
            <w:r>
              <w:rPr>
                <w:rFonts w:ascii="Times New Roman" w:eastAsia="楷体" w:hAnsi="Times New Roman" w:cs="Times New Roman"/>
                <w:b/>
                <w:bCs/>
                <w:iCs/>
                <w:color w:val="000000" w:themeColor="text1"/>
                <w:sz w:val="22"/>
              </w:rPr>
              <w:t>CTION</w:t>
            </w:r>
          </w:p>
        </w:tc>
        <w:tc>
          <w:tcPr>
            <w:tcW w:w="2417" w:type="dxa"/>
            <w:gridSpan w:val="4"/>
            <w:tcBorders>
              <w:top w:val="single" w:sz="12" w:space="0" w:color="auto"/>
              <w:right w:val="nil"/>
            </w:tcBorders>
            <w:vAlign w:val="center"/>
          </w:tcPr>
          <w:p w14:paraId="07DAB9A7"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G</w:t>
            </w:r>
            <w:r>
              <w:rPr>
                <w:rFonts w:ascii="Times New Roman" w:eastAsia="楷体" w:hAnsi="Times New Roman" w:cs="Times New Roman"/>
                <w:b/>
                <w:bCs/>
                <w:iCs/>
                <w:color w:val="000000" w:themeColor="text1"/>
                <w:sz w:val="22"/>
              </w:rPr>
              <w:t>OTO</w:t>
            </w:r>
          </w:p>
        </w:tc>
      </w:tr>
      <w:tr w:rsidR="00B77DCD" w14:paraId="0525A219" w14:textId="77777777" w:rsidTr="00B77DCD">
        <w:tc>
          <w:tcPr>
            <w:tcW w:w="770" w:type="dxa"/>
            <w:vMerge/>
            <w:tcBorders>
              <w:left w:val="nil"/>
              <w:bottom w:val="single" w:sz="4" w:space="0" w:color="auto"/>
            </w:tcBorders>
            <w:vAlign w:val="center"/>
          </w:tcPr>
          <w:p w14:paraId="3ECCE371" w14:textId="77777777" w:rsidR="00B77DCD" w:rsidRDefault="00B77DCD" w:rsidP="00F64BA1">
            <w:pPr>
              <w:jc w:val="center"/>
              <w:rPr>
                <w:rFonts w:ascii="Times New Roman" w:eastAsia="楷体" w:hAnsi="Times New Roman" w:cs="Times New Roman"/>
                <w:b/>
                <w:bCs/>
                <w:iCs/>
                <w:color w:val="000000" w:themeColor="text1"/>
                <w:sz w:val="22"/>
              </w:rPr>
            </w:pPr>
          </w:p>
        </w:tc>
        <w:tc>
          <w:tcPr>
            <w:tcW w:w="847" w:type="dxa"/>
            <w:tcBorders>
              <w:bottom w:val="single" w:sz="4" w:space="0" w:color="auto"/>
            </w:tcBorders>
            <w:vAlign w:val="center"/>
          </w:tcPr>
          <w:p w14:paraId="553E2B35"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a</m:t>
                </m:r>
              </m:oMath>
            </m:oMathPara>
          </w:p>
        </w:tc>
        <w:tc>
          <w:tcPr>
            <w:tcW w:w="792" w:type="dxa"/>
            <w:tcBorders>
              <w:bottom w:val="single" w:sz="4" w:space="0" w:color="auto"/>
            </w:tcBorders>
            <w:vAlign w:val="center"/>
          </w:tcPr>
          <w:p w14:paraId="4D0C8332"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b</m:t>
                </m:r>
              </m:oMath>
            </m:oMathPara>
          </w:p>
        </w:tc>
        <w:tc>
          <w:tcPr>
            <w:tcW w:w="920" w:type="dxa"/>
            <w:tcBorders>
              <w:bottom w:val="single" w:sz="4" w:space="0" w:color="auto"/>
            </w:tcBorders>
          </w:tcPr>
          <w:p w14:paraId="17D38285" w14:textId="74B765BE" w:rsidR="00B77DCD" w:rsidRDefault="00B77DCD" w:rsidP="00F64BA1">
            <w:pPr>
              <w:jc w:val="center"/>
              <w:rPr>
                <w:rFonts w:ascii="楷体" w:eastAsia="楷体" w:hAnsi="楷体" w:cs="宋体"/>
                <w:b/>
                <w:color w:val="000000" w:themeColor="text1"/>
                <w:sz w:val="22"/>
              </w:rPr>
            </w:pPr>
            <w:r>
              <w:rPr>
                <w:rFonts w:ascii="楷体" w:eastAsia="楷体" w:hAnsi="楷体" w:cs="宋体"/>
                <w:b/>
                <w:color w:val="000000" w:themeColor="text1"/>
                <w:sz w:val="22"/>
              </w:rPr>
              <w:t>d</w:t>
            </w:r>
          </w:p>
        </w:tc>
        <w:tc>
          <w:tcPr>
            <w:tcW w:w="1010" w:type="dxa"/>
            <w:tcBorders>
              <w:bottom w:val="single" w:sz="4" w:space="0" w:color="auto"/>
            </w:tcBorders>
          </w:tcPr>
          <w:p w14:paraId="14F70C36" w14:textId="3AC724FB" w:rsidR="00B77DCD" w:rsidRDefault="00B77DCD" w:rsidP="00F64BA1">
            <w:pPr>
              <w:jc w:val="center"/>
              <w:rPr>
                <w:rFonts w:ascii="楷体" w:eastAsia="楷体" w:hAnsi="楷体" w:cs="宋体"/>
                <w:b/>
                <w:color w:val="000000" w:themeColor="text1"/>
                <w:sz w:val="22"/>
              </w:rPr>
            </w:pPr>
            <w:r>
              <w:rPr>
                <w:rFonts w:ascii="楷体" w:eastAsia="楷体" w:hAnsi="楷体" w:cs="宋体" w:hint="eastAsia"/>
                <w:b/>
                <w:color w:val="000000" w:themeColor="text1"/>
                <w:sz w:val="22"/>
              </w:rPr>
              <w:t>e</w:t>
            </w:r>
          </w:p>
        </w:tc>
        <w:tc>
          <w:tcPr>
            <w:tcW w:w="1086" w:type="dxa"/>
            <w:tcBorders>
              <w:bottom w:val="single" w:sz="4" w:space="0" w:color="auto"/>
            </w:tcBorders>
            <w:vAlign w:val="center"/>
          </w:tcPr>
          <w:p w14:paraId="7411E110" w14:textId="559D7750"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776" w:type="dxa"/>
            <w:tcBorders>
              <w:bottom w:val="single" w:sz="4" w:space="0" w:color="auto"/>
              <w:right w:val="nil"/>
            </w:tcBorders>
            <w:vAlign w:val="center"/>
          </w:tcPr>
          <w:p w14:paraId="6CF42316" w14:textId="77777777"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hint="eastAsia"/>
                    <w:color w:val="000000" w:themeColor="text1"/>
                    <w:sz w:val="22"/>
                  </w:rPr>
                  <m:t>S</m:t>
                </m:r>
              </m:oMath>
            </m:oMathPara>
          </w:p>
        </w:tc>
        <w:tc>
          <w:tcPr>
            <w:tcW w:w="711" w:type="dxa"/>
            <w:tcBorders>
              <w:bottom w:val="single" w:sz="4" w:space="0" w:color="auto"/>
              <w:right w:val="nil"/>
            </w:tcBorders>
          </w:tcPr>
          <w:p w14:paraId="6CF301FE" w14:textId="77777777" w:rsidR="00B77DCD" w:rsidRDefault="00B77DC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color w:val="000000" w:themeColor="text1"/>
                    <w:sz w:val="22"/>
                  </w:rPr>
                  <m:t>A</m:t>
                </m:r>
              </m:oMath>
            </m:oMathPara>
          </w:p>
        </w:tc>
        <w:tc>
          <w:tcPr>
            <w:tcW w:w="698" w:type="dxa"/>
            <w:tcBorders>
              <w:bottom w:val="single" w:sz="4" w:space="0" w:color="auto"/>
              <w:right w:val="nil"/>
            </w:tcBorders>
          </w:tcPr>
          <w:p w14:paraId="41A068FB" w14:textId="77777777" w:rsidR="00B77DCD" w:rsidRDefault="00B77DCD" w:rsidP="00F64BA1">
            <w:pPr>
              <w:jc w:val="center"/>
              <w:rPr>
                <w:rFonts w:ascii="楷体" w:eastAsia="楷体" w:hAnsi="楷体" w:cs="宋体"/>
                <w:b/>
                <w:color w:val="000000" w:themeColor="text1"/>
                <w:sz w:val="22"/>
              </w:rPr>
            </w:pPr>
            <m:oMathPara>
              <m:oMath>
                <m:r>
                  <m:rPr>
                    <m:sty m:val="bi"/>
                  </m:rPr>
                  <w:rPr>
                    <w:rFonts w:ascii="Cambria Math" w:eastAsia="楷体" w:hAnsi="Cambria Math" w:cs="Times New Roman" w:hint="eastAsia"/>
                    <w:color w:val="000000" w:themeColor="text1"/>
                    <w:sz w:val="22"/>
                  </w:rPr>
                  <m:t>B</m:t>
                </m:r>
              </m:oMath>
            </m:oMathPara>
          </w:p>
        </w:tc>
        <w:tc>
          <w:tcPr>
            <w:tcW w:w="236" w:type="dxa"/>
            <w:tcBorders>
              <w:bottom w:val="single" w:sz="4" w:space="0" w:color="auto"/>
              <w:right w:val="nil"/>
            </w:tcBorders>
          </w:tcPr>
          <w:p w14:paraId="41E83AD4" w14:textId="2244DA6F" w:rsidR="00B77DCD" w:rsidRDefault="00B77DCD" w:rsidP="00F64BA1">
            <w:pPr>
              <w:jc w:val="center"/>
              <w:rPr>
                <w:rFonts w:ascii="楷体" w:eastAsia="楷体" w:hAnsi="楷体" w:cs="宋体"/>
                <w:b/>
                <w:color w:val="000000" w:themeColor="text1"/>
                <w:sz w:val="22"/>
              </w:rPr>
            </w:pPr>
          </w:p>
        </w:tc>
      </w:tr>
      <w:tr w:rsidR="00B77DCD" w14:paraId="7E58AE27" w14:textId="77777777" w:rsidTr="00B77DCD">
        <w:tc>
          <w:tcPr>
            <w:tcW w:w="770" w:type="dxa"/>
            <w:tcBorders>
              <w:top w:val="single" w:sz="4" w:space="0" w:color="auto"/>
              <w:left w:val="nil"/>
              <w:bottom w:val="nil"/>
              <w:right w:val="single" w:sz="4" w:space="0" w:color="auto"/>
            </w:tcBorders>
            <w:vAlign w:val="center"/>
          </w:tcPr>
          <w:p w14:paraId="0FC84CB6"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0</w:t>
            </w:r>
          </w:p>
        </w:tc>
        <w:tc>
          <w:tcPr>
            <w:tcW w:w="847" w:type="dxa"/>
            <w:tcBorders>
              <w:top w:val="single" w:sz="4" w:space="0" w:color="auto"/>
              <w:left w:val="single" w:sz="4" w:space="0" w:color="auto"/>
              <w:bottom w:val="nil"/>
              <w:right w:val="single" w:sz="4" w:space="0" w:color="auto"/>
            </w:tcBorders>
            <w:vAlign w:val="center"/>
          </w:tcPr>
          <w:p w14:paraId="12339B5E" w14:textId="0B933D6A"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single" w:sz="4" w:space="0" w:color="auto"/>
              <w:left w:val="single" w:sz="4" w:space="0" w:color="auto"/>
              <w:bottom w:val="nil"/>
              <w:right w:val="single" w:sz="4" w:space="0" w:color="auto"/>
            </w:tcBorders>
            <w:vAlign w:val="center"/>
          </w:tcPr>
          <w:p w14:paraId="60DC0FEE" w14:textId="7C38665D"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6</m:t>
                </m:r>
              </m:oMath>
            </m:oMathPara>
          </w:p>
        </w:tc>
        <w:tc>
          <w:tcPr>
            <w:tcW w:w="920" w:type="dxa"/>
            <w:tcBorders>
              <w:top w:val="single" w:sz="4" w:space="0" w:color="auto"/>
              <w:left w:val="single" w:sz="4" w:space="0" w:color="auto"/>
              <w:bottom w:val="nil"/>
              <w:right w:val="single" w:sz="4" w:space="0" w:color="auto"/>
            </w:tcBorders>
          </w:tcPr>
          <w:p w14:paraId="275B9367" w14:textId="43745E4C"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7</m:t>
                </m:r>
              </m:oMath>
            </m:oMathPara>
          </w:p>
        </w:tc>
        <w:tc>
          <w:tcPr>
            <w:tcW w:w="1010" w:type="dxa"/>
            <w:tcBorders>
              <w:top w:val="single" w:sz="4" w:space="0" w:color="auto"/>
              <w:left w:val="single" w:sz="4" w:space="0" w:color="auto"/>
              <w:bottom w:val="nil"/>
              <w:right w:val="single" w:sz="4" w:space="0" w:color="auto"/>
            </w:tcBorders>
          </w:tcPr>
          <w:p w14:paraId="557AB68E" w14:textId="77777777" w:rsidR="00B77DCD" w:rsidRDefault="00B77DCD" w:rsidP="00F64BA1">
            <w:pPr>
              <w:jc w:val="center"/>
              <w:rPr>
                <w:rFonts w:ascii="Times New Roman" w:eastAsia="楷体" w:hAnsi="Times New Roman" w:cs="Times New Roman"/>
                <w:b/>
                <w:bCs/>
                <w:iCs/>
                <w:color w:val="000000" w:themeColor="text1"/>
                <w:sz w:val="22"/>
              </w:rPr>
            </w:pPr>
          </w:p>
        </w:tc>
        <w:tc>
          <w:tcPr>
            <w:tcW w:w="1086" w:type="dxa"/>
            <w:tcBorders>
              <w:top w:val="single" w:sz="4" w:space="0" w:color="auto"/>
              <w:left w:val="single" w:sz="4" w:space="0" w:color="auto"/>
              <w:bottom w:val="nil"/>
              <w:right w:val="single" w:sz="4" w:space="0" w:color="auto"/>
            </w:tcBorders>
            <w:vAlign w:val="center"/>
          </w:tcPr>
          <w:p w14:paraId="755C12CC" w14:textId="649C266B" w:rsidR="00B77DCD" w:rsidRDefault="00B77DCD" w:rsidP="00F64BA1">
            <w:pPr>
              <w:jc w:val="center"/>
              <w:rPr>
                <w:rFonts w:ascii="Times New Roman" w:eastAsia="楷体" w:hAnsi="Times New Roman" w:cs="Times New Roman"/>
                <w:b/>
                <w:bCs/>
                <w:iCs/>
                <w:color w:val="000000" w:themeColor="text1"/>
                <w:sz w:val="22"/>
              </w:rPr>
            </w:pPr>
          </w:p>
        </w:tc>
        <w:tc>
          <w:tcPr>
            <w:tcW w:w="776" w:type="dxa"/>
            <w:tcBorders>
              <w:top w:val="single" w:sz="4" w:space="0" w:color="auto"/>
              <w:left w:val="single" w:sz="4" w:space="0" w:color="auto"/>
              <w:bottom w:val="nil"/>
              <w:right w:val="nil"/>
            </w:tcBorders>
            <w:vAlign w:val="center"/>
          </w:tcPr>
          <w:p w14:paraId="684A072E"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711" w:type="dxa"/>
            <w:tcBorders>
              <w:top w:val="single" w:sz="4" w:space="0" w:color="auto"/>
              <w:left w:val="single" w:sz="4" w:space="0" w:color="auto"/>
              <w:bottom w:val="nil"/>
              <w:right w:val="nil"/>
            </w:tcBorders>
          </w:tcPr>
          <w:p w14:paraId="7B025F47"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698" w:type="dxa"/>
            <w:tcBorders>
              <w:top w:val="single" w:sz="4" w:space="0" w:color="auto"/>
              <w:left w:val="single" w:sz="4" w:space="0" w:color="auto"/>
              <w:bottom w:val="nil"/>
              <w:right w:val="nil"/>
            </w:tcBorders>
          </w:tcPr>
          <w:p w14:paraId="250E1264" w14:textId="026971F1"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b/>
                <w:bCs/>
                <w:iCs/>
                <w:color w:val="000000" w:themeColor="text1"/>
                <w:sz w:val="22"/>
              </w:rPr>
              <w:t>4</w:t>
            </w:r>
          </w:p>
        </w:tc>
        <w:tc>
          <w:tcPr>
            <w:tcW w:w="236" w:type="dxa"/>
            <w:tcBorders>
              <w:top w:val="single" w:sz="4" w:space="0" w:color="auto"/>
              <w:left w:val="single" w:sz="4" w:space="0" w:color="auto"/>
              <w:bottom w:val="nil"/>
              <w:right w:val="nil"/>
            </w:tcBorders>
          </w:tcPr>
          <w:p w14:paraId="27E459E0" w14:textId="467C8A6D" w:rsidR="00B77DCD" w:rsidRDefault="00B77DCD" w:rsidP="00F64BA1">
            <w:pPr>
              <w:jc w:val="center"/>
              <w:rPr>
                <w:rFonts w:ascii="Times New Roman" w:eastAsia="楷体" w:hAnsi="Times New Roman" w:cs="Times New Roman"/>
                <w:b/>
                <w:bCs/>
                <w:iCs/>
                <w:color w:val="000000" w:themeColor="text1"/>
                <w:sz w:val="22"/>
              </w:rPr>
            </w:pPr>
          </w:p>
        </w:tc>
      </w:tr>
      <w:tr w:rsidR="00B77DCD" w14:paraId="3A37F00C" w14:textId="77777777" w:rsidTr="00B77DCD">
        <w:tc>
          <w:tcPr>
            <w:tcW w:w="770" w:type="dxa"/>
            <w:tcBorders>
              <w:top w:val="nil"/>
              <w:left w:val="nil"/>
              <w:bottom w:val="nil"/>
              <w:right w:val="single" w:sz="4" w:space="0" w:color="auto"/>
            </w:tcBorders>
            <w:vAlign w:val="center"/>
          </w:tcPr>
          <w:p w14:paraId="2B1E0ED2"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p>
        </w:tc>
        <w:tc>
          <w:tcPr>
            <w:tcW w:w="847" w:type="dxa"/>
            <w:tcBorders>
              <w:top w:val="nil"/>
              <w:left w:val="single" w:sz="4" w:space="0" w:color="auto"/>
              <w:bottom w:val="nil"/>
              <w:right w:val="single" w:sz="4" w:space="0" w:color="auto"/>
            </w:tcBorders>
            <w:vAlign w:val="center"/>
          </w:tcPr>
          <w:p w14:paraId="3B2B637C"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0A9453AF"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556A339D"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06DDED3F" w14:textId="77777777" w:rsidR="00B77DCD" w:rsidRDefault="00B77DCD" w:rsidP="00F64BA1">
            <w:pPr>
              <w:jc w:val="center"/>
              <w:rPr>
                <w:rFonts w:ascii="楷体" w:eastAsia="楷体" w:hAnsi="楷体"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775B068F" w14:textId="5FBA3DB3"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776" w:type="dxa"/>
            <w:tcBorders>
              <w:top w:val="nil"/>
              <w:left w:val="single" w:sz="4" w:space="0" w:color="auto"/>
              <w:bottom w:val="nil"/>
              <w:right w:val="nil"/>
            </w:tcBorders>
            <w:vAlign w:val="center"/>
          </w:tcPr>
          <w:p w14:paraId="7A179FAC"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77556FE9"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23B3232D"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2A592D9F"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3F5FE2FA" w14:textId="77777777" w:rsidTr="00B77DCD">
        <w:tc>
          <w:tcPr>
            <w:tcW w:w="770" w:type="dxa"/>
            <w:tcBorders>
              <w:top w:val="nil"/>
              <w:left w:val="nil"/>
              <w:bottom w:val="nil"/>
              <w:right w:val="single" w:sz="4" w:space="0" w:color="auto"/>
            </w:tcBorders>
            <w:vAlign w:val="center"/>
          </w:tcPr>
          <w:p w14:paraId="0F00DA8C"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2</w:t>
            </w:r>
          </w:p>
        </w:tc>
        <w:tc>
          <w:tcPr>
            <w:tcW w:w="847" w:type="dxa"/>
            <w:tcBorders>
              <w:top w:val="nil"/>
              <w:left w:val="single" w:sz="4" w:space="0" w:color="auto"/>
              <w:bottom w:val="nil"/>
              <w:right w:val="single" w:sz="4" w:space="0" w:color="auto"/>
            </w:tcBorders>
            <w:vAlign w:val="center"/>
          </w:tcPr>
          <w:p w14:paraId="2ECCECB3" w14:textId="1A6F0304"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3</m:t>
                </m:r>
              </m:oMath>
            </m:oMathPara>
          </w:p>
        </w:tc>
        <w:tc>
          <w:tcPr>
            <w:tcW w:w="792" w:type="dxa"/>
            <w:tcBorders>
              <w:top w:val="nil"/>
              <w:left w:val="single" w:sz="4" w:space="0" w:color="auto"/>
              <w:bottom w:val="nil"/>
              <w:right w:val="single" w:sz="4" w:space="0" w:color="auto"/>
            </w:tcBorders>
            <w:vAlign w:val="center"/>
          </w:tcPr>
          <w:p w14:paraId="06A15F94"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661826BB"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4D596C11"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77DC6E5B" w14:textId="49265222" w:rsidR="00B77DCD" w:rsidRDefault="00B77DCD" w:rsidP="00F64BA1">
            <w:pPr>
              <w:jc w:val="center"/>
              <w:rPr>
                <w:rFonts w:ascii="Times New Roman" w:eastAsia="楷体" w:hAnsi="Times New Roman" w:cs="Times New Roman"/>
                <w:b/>
                <w:bCs/>
                <w:iCs/>
                <w:color w:val="000000" w:themeColor="text1"/>
                <w:sz w:val="22"/>
              </w:rPr>
            </w:pPr>
          </w:p>
        </w:tc>
        <w:tc>
          <w:tcPr>
            <w:tcW w:w="776" w:type="dxa"/>
            <w:tcBorders>
              <w:top w:val="nil"/>
              <w:left w:val="single" w:sz="4" w:space="0" w:color="auto"/>
              <w:bottom w:val="nil"/>
              <w:right w:val="nil"/>
            </w:tcBorders>
            <w:vAlign w:val="center"/>
          </w:tcPr>
          <w:p w14:paraId="5E827EBC"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4F44DEDE"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2026CC0F" w14:textId="5253FB26"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0B6F1406"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36FB9412" w14:textId="77777777" w:rsidTr="00B77DCD">
        <w:tc>
          <w:tcPr>
            <w:tcW w:w="770" w:type="dxa"/>
            <w:tcBorders>
              <w:top w:val="nil"/>
              <w:left w:val="nil"/>
              <w:bottom w:val="nil"/>
              <w:right w:val="single" w:sz="4" w:space="0" w:color="auto"/>
            </w:tcBorders>
            <w:vAlign w:val="center"/>
          </w:tcPr>
          <w:p w14:paraId="5C935E85"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3</w:t>
            </w:r>
          </w:p>
        </w:tc>
        <w:tc>
          <w:tcPr>
            <w:tcW w:w="847" w:type="dxa"/>
            <w:tcBorders>
              <w:top w:val="nil"/>
              <w:left w:val="single" w:sz="4" w:space="0" w:color="auto"/>
              <w:bottom w:val="nil"/>
              <w:right w:val="single" w:sz="4" w:space="0" w:color="auto"/>
            </w:tcBorders>
            <w:vAlign w:val="center"/>
          </w:tcPr>
          <w:p w14:paraId="1C9DFC05" w14:textId="7AD6BCBD"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73DA0E46" w14:textId="77777777"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630A009D" w14:textId="77777777" w:rsidR="00B77DCD" w:rsidRDefault="00B77DCD" w:rsidP="00F64BA1">
            <w:pPr>
              <w:jc w:val="center"/>
              <w:rPr>
                <w:rFonts w:ascii="Times New Roman" w:eastAsia="楷体" w:hAnsi="Times New Roman" w:cs="Times New Roman"/>
                <w:b/>
                <w:bCs/>
                <w:iCs/>
                <w:color w:val="000000" w:themeColor="text1"/>
                <w:sz w:val="22"/>
              </w:rPr>
            </w:pPr>
          </w:p>
        </w:tc>
        <w:tc>
          <w:tcPr>
            <w:tcW w:w="1010" w:type="dxa"/>
            <w:tcBorders>
              <w:top w:val="nil"/>
              <w:left w:val="single" w:sz="4" w:space="0" w:color="auto"/>
              <w:bottom w:val="nil"/>
              <w:right w:val="single" w:sz="4" w:space="0" w:color="auto"/>
            </w:tcBorders>
          </w:tcPr>
          <w:p w14:paraId="0B42B612" w14:textId="77777777" w:rsidR="00B77DCD" w:rsidRDefault="00B77DCD" w:rsidP="00F64BA1">
            <w:pPr>
              <w:jc w:val="center"/>
              <w:rPr>
                <w:rFonts w:ascii="Times New Roman" w:eastAsia="楷体" w:hAnsi="Times New Roman" w:cs="Times New Roman"/>
                <w:b/>
                <w:bCs/>
                <w:iCs/>
                <w:color w:val="000000" w:themeColor="text1"/>
                <w:sz w:val="22"/>
              </w:rPr>
            </w:pPr>
          </w:p>
        </w:tc>
        <w:tc>
          <w:tcPr>
            <w:tcW w:w="1086" w:type="dxa"/>
            <w:tcBorders>
              <w:top w:val="nil"/>
              <w:left w:val="single" w:sz="4" w:space="0" w:color="auto"/>
              <w:bottom w:val="nil"/>
              <w:right w:val="single" w:sz="4" w:space="0" w:color="auto"/>
            </w:tcBorders>
            <w:vAlign w:val="center"/>
          </w:tcPr>
          <w:p w14:paraId="0F62980E" w14:textId="36C5464A"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1</m:t>
                </m:r>
              </m:oMath>
            </m:oMathPara>
          </w:p>
        </w:tc>
        <w:tc>
          <w:tcPr>
            <w:tcW w:w="776" w:type="dxa"/>
            <w:tcBorders>
              <w:top w:val="nil"/>
              <w:left w:val="single" w:sz="4" w:space="0" w:color="auto"/>
              <w:bottom w:val="nil"/>
              <w:right w:val="nil"/>
            </w:tcBorders>
            <w:vAlign w:val="center"/>
          </w:tcPr>
          <w:p w14:paraId="5470180B"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6B57385B"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0C19FD83"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5C1F4735"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00597C9C" w14:textId="77777777" w:rsidTr="00B77DCD">
        <w:tc>
          <w:tcPr>
            <w:tcW w:w="770" w:type="dxa"/>
            <w:tcBorders>
              <w:top w:val="nil"/>
              <w:left w:val="nil"/>
              <w:bottom w:val="nil"/>
              <w:right w:val="single" w:sz="4" w:space="0" w:color="auto"/>
            </w:tcBorders>
            <w:vAlign w:val="center"/>
          </w:tcPr>
          <w:p w14:paraId="6C6C4BE1"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4</w:t>
            </w:r>
          </w:p>
        </w:tc>
        <w:tc>
          <w:tcPr>
            <w:tcW w:w="847" w:type="dxa"/>
            <w:tcBorders>
              <w:top w:val="nil"/>
              <w:left w:val="single" w:sz="4" w:space="0" w:color="auto"/>
              <w:bottom w:val="nil"/>
              <w:right w:val="single" w:sz="4" w:space="0" w:color="auto"/>
            </w:tcBorders>
            <w:vAlign w:val="center"/>
          </w:tcPr>
          <w:p w14:paraId="11A7F2AC"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731574BE" w14:textId="19964230"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06AC92F1" w14:textId="77777777" w:rsidR="00B77DCD" w:rsidRDefault="00B77DCD" w:rsidP="00F64BA1">
            <w:pPr>
              <w:jc w:val="center"/>
              <w:rPr>
                <w:rFonts w:ascii="Times New Roman" w:eastAsia="楷体" w:hAnsi="Times New Roman" w:cs="Times New Roman"/>
                <w:b/>
                <w:bCs/>
                <w:iCs/>
                <w:color w:val="000000" w:themeColor="text1"/>
                <w:sz w:val="22"/>
              </w:rPr>
            </w:pPr>
          </w:p>
        </w:tc>
        <w:tc>
          <w:tcPr>
            <w:tcW w:w="1010" w:type="dxa"/>
            <w:tcBorders>
              <w:top w:val="nil"/>
              <w:left w:val="single" w:sz="4" w:space="0" w:color="auto"/>
              <w:bottom w:val="nil"/>
              <w:right w:val="single" w:sz="4" w:space="0" w:color="auto"/>
            </w:tcBorders>
          </w:tcPr>
          <w:p w14:paraId="1AE45AFD" w14:textId="6E6AFDC4"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5</m:t>
                </m:r>
              </m:oMath>
            </m:oMathPara>
          </w:p>
        </w:tc>
        <w:tc>
          <w:tcPr>
            <w:tcW w:w="1086" w:type="dxa"/>
            <w:tcBorders>
              <w:top w:val="nil"/>
              <w:left w:val="single" w:sz="4" w:space="0" w:color="auto"/>
              <w:bottom w:val="nil"/>
              <w:right w:val="single" w:sz="4" w:space="0" w:color="auto"/>
            </w:tcBorders>
            <w:vAlign w:val="center"/>
          </w:tcPr>
          <w:p w14:paraId="192C8913" w14:textId="194F866A" w:rsidR="00B77DCD" w:rsidRDefault="00B77DCD" w:rsidP="00F64BA1">
            <w:pPr>
              <w:jc w:val="center"/>
              <w:rPr>
                <w:rFonts w:ascii="Times New Roman" w:eastAsia="楷体" w:hAnsi="Times New Roman" w:cs="Times New Roman"/>
                <w:b/>
                <w:bCs/>
                <w:iCs/>
                <w:color w:val="000000" w:themeColor="text1"/>
                <w:sz w:val="22"/>
              </w:rPr>
            </w:pPr>
          </w:p>
        </w:tc>
        <w:tc>
          <w:tcPr>
            <w:tcW w:w="776" w:type="dxa"/>
            <w:tcBorders>
              <w:top w:val="nil"/>
              <w:left w:val="single" w:sz="4" w:space="0" w:color="auto"/>
              <w:bottom w:val="nil"/>
              <w:right w:val="nil"/>
            </w:tcBorders>
            <w:vAlign w:val="center"/>
          </w:tcPr>
          <w:p w14:paraId="5C934EAE"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1A3E4C92"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630C2AF8"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64D95331"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7481365B" w14:textId="77777777" w:rsidTr="00B77DCD">
        <w:tc>
          <w:tcPr>
            <w:tcW w:w="770" w:type="dxa"/>
            <w:tcBorders>
              <w:top w:val="nil"/>
              <w:left w:val="nil"/>
              <w:bottom w:val="nil"/>
              <w:right w:val="single" w:sz="4" w:space="0" w:color="auto"/>
            </w:tcBorders>
            <w:vAlign w:val="center"/>
          </w:tcPr>
          <w:p w14:paraId="040E1F2D"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5</w:t>
            </w:r>
          </w:p>
        </w:tc>
        <w:tc>
          <w:tcPr>
            <w:tcW w:w="847" w:type="dxa"/>
            <w:tcBorders>
              <w:top w:val="nil"/>
              <w:left w:val="single" w:sz="4" w:space="0" w:color="auto"/>
              <w:bottom w:val="nil"/>
              <w:right w:val="single" w:sz="4" w:space="0" w:color="auto"/>
            </w:tcBorders>
            <w:vAlign w:val="center"/>
          </w:tcPr>
          <w:p w14:paraId="2CCEC529"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136E8682" w14:textId="221BD9FC" w:rsidR="00B77DCD" w:rsidRDefault="00B77DCD" w:rsidP="00F64BA1">
            <w:pPr>
              <w:jc w:val="center"/>
              <w:rPr>
                <w:rFonts w:ascii="Times New Roman" w:eastAsia="楷体" w:hAnsi="Times New Roman" w:cs="Times New Roman"/>
                <w:b/>
                <w:bCs/>
                <w:iCs/>
                <w:color w:val="000000" w:themeColor="text1"/>
                <w:sz w:val="22"/>
              </w:rPr>
            </w:pPr>
          </w:p>
        </w:tc>
        <w:tc>
          <w:tcPr>
            <w:tcW w:w="920" w:type="dxa"/>
            <w:tcBorders>
              <w:top w:val="nil"/>
              <w:left w:val="single" w:sz="4" w:space="0" w:color="auto"/>
              <w:bottom w:val="nil"/>
              <w:right w:val="single" w:sz="4" w:space="0" w:color="auto"/>
            </w:tcBorders>
          </w:tcPr>
          <w:p w14:paraId="4E40AB67" w14:textId="77777777" w:rsidR="00B77DCD" w:rsidRDefault="00B77DCD" w:rsidP="00F64BA1">
            <w:pPr>
              <w:jc w:val="center"/>
              <w:rPr>
                <w:rFonts w:ascii="Times New Roman" w:eastAsia="楷体" w:hAnsi="Times New Roman" w:cs="Times New Roman"/>
                <w:b/>
                <w:bCs/>
                <w:iCs/>
                <w:color w:val="000000" w:themeColor="text1"/>
                <w:sz w:val="22"/>
              </w:rPr>
            </w:pPr>
          </w:p>
        </w:tc>
        <w:tc>
          <w:tcPr>
            <w:tcW w:w="1010" w:type="dxa"/>
            <w:tcBorders>
              <w:top w:val="nil"/>
              <w:left w:val="single" w:sz="4" w:space="0" w:color="auto"/>
              <w:bottom w:val="nil"/>
              <w:right w:val="single" w:sz="4" w:space="0" w:color="auto"/>
            </w:tcBorders>
          </w:tcPr>
          <w:p w14:paraId="5CB3F62A" w14:textId="77777777" w:rsidR="00B77DCD" w:rsidRDefault="00B77DCD" w:rsidP="00F64BA1">
            <w:pPr>
              <w:jc w:val="center"/>
              <w:rPr>
                <w:rFonts w:ascii="Times New Roman" w:eastAsia="楷体" w:hAnsi="Times New Roman" w:cs="Times New Roman"/>
                <w:b/>
                <w:bCs/>
                <w:iCs/>
                <w:color w:val="000000" w:themeColor="text1"/>
                <w:sz w:val="22"/>
              </w:rPr>
            </w:pPr>
          </w:p>
        </w:tc>
        <w:tc>
          <w:tcPr>
            <w:tcW w:w="1086" w:type="dxa"/>
            <w:tcBorders>
              <w:top w:val="nil"/>
              <w:left w:val="single" w:sz="4" w:space="0" w:color="auto"/>
              <w:bottom w:val="nil"/>
              <w:right w:val="single" w:sz="4" w:space="0" w:color="auto"/>
            </w:tcBorders>
            <w:vAlign w:val="center"/>
          </w:tcPr>
          <w:p w14:paraId="122AD6E6" w14:textId="59B223FF"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3</m:t>
                </m:r>
              </m:oMath>
            </m:oMathPara>
          </w:p>
        </w:tc>
        <w:tc>
          <w:tcPr>
            <w:tcW w:w="776" w:type="dxa"/>
            <w:tcBorders>
              <w:top w:val="nil"/>
              <w:left w:val="single" w:sz="4" w:space="0" w:color="auto"/>
              <w:bottom w:val="nil"/>
              <w:right w:val="nil"/>
            </w:tcBorders>
            <w:vAlign w:val="center"/>
          </w:tcPr>
          <w:p w14:paraId="1082F117"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0A67ABAE"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4631E367" w14:textId="3BDF68A8"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02EDB68F"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76DB9622" w14:textId="77777777" w:rsidTr="00B77DCD">
        <w:tc>
          <w:tcPr>
            <w:tcW w:w="770" w:type="dxa"/>
            <w:tcBorders>
              <w:top w:val="nil"/>
              <w:left w:val="nil"/>
              <w:bottom w:val="nil"/>
              <w:right w:val="single" w:sz="4" w:space="0" w:color="auto"/>
            </w:tcBorders>
            <w:vAlign w:val="center"/>
          </w:tcPr>
          <w:p w14:paraId="1C0F39EC"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6</w:t>
            </w:r>
          </w:p>
        </w:tc>
        <w:tc>
          <w:tcPr>
            <w:tcW w:w="847" w:type="dxa"/>
            <w:tcBorders>
              <w:top w:val="nil"/>
              <w:left w:val="single" w:sz="4" w:space="0" w:color="auto"/>
              <w:bottom w:val="nil"/>
              <w:right w:val="single" w:sz="4" w:space="0" w:color="auto"/>
            </w:tcBorders>
            <w:vAlign w:val="center"/>
          </w:tcPr>
          <w:p w14:paraId="0F2DDCB1" w14:textId="1DD2987C"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6D78307D"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6E015D93" w14:textId="046E7D89"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12</m:t>
                </m:r>
              </m:oMath>
            </m:oMathPara>
          </w:p>
        </w:tc>
        <w:tc>
          <w:tcPr>
            <w:tcW w:w="1010" w:type="dxa"/>
            <w:tcBorders>
              <w:top w:val="nil"/>
              <w:left w:val="single" w:sz="4" w:space="0" w:color="auto"/>
              <w:bottom w:val="nil"/>
              <w:right w:val="single" w:sz="4" w:space="0" w:color="auto"/>
            </w:tcBorders>
          </w:tcPr>
          <w:p w14:paraId="7C6C79B6"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36E92279" w14:textId="7EF79DC5"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28DC4790"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25B21D5B" w14:textId="2186650D"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698" w:type="dxa"/>
            <w:tcBorders>
              <w:top w:val="nil"/>
              <w:left w:val="single" w:sz="4" w:space="0" w:color="auto"/>
              <w:bottom w:val="nil"/>
              <w:right w:val="nil"/>
            </w:tcBorders>
          </w:tcPr>
          <w:p w14:paraId="3D1CEED2" w14:textId="27B40B71"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0</w:t>
            </w:r>
          </w:p>
        </w:tc>
        <w:tc>
          <w:tcPr>
            <w:tcW w:w="236" w:type="dxa"/>
            <w:tcBorders>
              <w:top w:val="nil"/>
              <w:left w:val="single" w:sz="4" w:space="0" w:color="auto"/>
              <w:bottom w:val="nil"/>
              <w:right w:val="nil"/>
            </w:tcBorders>
          </w:tcPr>
          <w:p w14:paraId="1A02C210" w14:textId="32D7479F" w:rsidR="00B77DCD" w:rsidRDefault="00B77DCD" w:rsidP="00F64BA1">
            <w:pPr>
              <w:jc w:val="center"/>
              <w:rPr>
                <w:rFonts w:ascii="Times New Roman" w:eastAsia="楷体" w:hAnsi="Times New Roman" w:cs="Times New Roman"/>
                <w:b/>
                <w:bCs/>
                <w:iCs/>
                <w:color w:val="000000" w:themeColor="text1"/>
                <w:sz w:val="22"/>
              </w:rPr>
            </w:pPr>
          </w:p>
        </w:tc>
      </w:tr>
      <w:tr w:rsidR="00B77DCD" w14:paraId="467CB018" w14:textId="77777777" w:rsidTr="00B77DCD">
        <w:tc>
          <w:tcPr>
            <w:tcW w:w="770" w:type="dxa"/>
            <w:tcBorders>
              <w:top w:val="nil"/>
              <w:left w:val="nil"/>
              <w:bottom w:val="nil"/>
              <w:right w:val="single" w:sz="4" w:space="0" w:color="auto"/>
            </w:tcBorders>
            <w:vAlign w:val="center"/>
          </w:tcPr>
          <w:p w14:paraId="611B8AA3"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847" w:type="dxa"/>
            <w:tcBorders>
              <w:top w:val="nil"/>
              <w:left w:val="single" w:sz="4" w:space="0" w:color="auto"/>
              <w:bottom w:val="nil"/>
              <w:right w:val="single" w:sz="4" w:space="0" w:color="auto"/>
            </w:tcBorders>
            <w:vAlign w:val="center"/>
          </w:tcPr>
          <w:p w14:paraId="78A28BD1" w14:textId="16A688F3" w:rsidR="00B77DCD" w:rsidRDefault="00B77DCD" w:rsidP="00F64BA1">
            <w:pPr>
              <w:jc w:val="center"/>
              <w:rPr>
                <w:rFonts w:ascii="Times New Roman" w:eastAsia="楷体" w:hAnsi="Times New Roman" w:cs="Times New Roman"/>
                <w:b/>
                <w:bCs/>
                <w:iCs/>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792" w:type="dxa"/>
            <w:tcBorders>
              <w:top w:val="nil"/>
              <w:left w:val="single" w:sz="4" w:space="0" w:color="auto"/>
              <w:bottom w:val="nil"/>
              <w:right w:val="single" w:sz="4" w:space="0" w:color="auto"/>
            </w:tcBorders>
            <w:vAlign w:val="center"/>
          </w:tcPr>
          <w:p w14:paraId="0EDAD3C1" w14:textId="1CAA9F76"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69E2873F"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7F2E9B16" w14:textId="5C92B7D4" w:rsidR="00B77DCD" w:rsidRDefault="00B77DCD" w:rsidP="00F64BA1">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1086" w:type="dxa"/>
            <w:tcBorders>
              <w:top w:val="nil"/>
              <w:left w:val="single" w:sz="4" w:space="0" w:color="auto"/>
              <w:bottom w:val="nil"/>
              <w:right w:val="single" w:sz="4" w:space="0" w:color="auto"/>
            </w:tcBorders>
            <w:vAlign w:val="center"/>
          </w:tcPr>
          <w:p w14:paraId="7BFA4C48" w14:textId="03A32998"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4C4D56B3"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4E03E446"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065923B4"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24BB74CD"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42FF41EE" w14:textId="77777777" w:rsidTr="00B77DCD">
        <w:tc>
          <w:tcPr>
            <w:tcW w:w="770" w:type="dxa"/>
            <w:tcBorders>
              <w:top w:val="nil"/>
              <w:left w:val="nil"/>
              <w:bottom w:val="nil"/>
              <w:right w:val="single" w:sz="4" w:space="0" w:color="auto"/>
            </w:tcBorders>
            <w:vAlign w:val="center"/>
          </w:tcPr>
          <w:p w14:paraId="387C5778"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8</w:t>
            </w:r>
          </w:p>
        </w:tc>
        <w:tc>
          <w:tcPr>
            <w:tcW w:w="847" w:type="dxa"/>
            <w:tcBorders>
              <w:top w:val="nil"/>
              <w:left w:val="single" w:sz="4" w:space="0" w:color="auto"/>
              <w:bottom w:val="nil"/>
              <w:right w:val="single" w:sz="4" w:space="0" w:color="auto"/>
            </w:tcBorders>
            <w:vAlign w:val="center"/>
          </w:tcPr>
          <w:p w14:paraId="15346CC4" w14:textId="77777777" w:rsidR="00B77DCD" w:rsidRDefault="00B77DCD" w:rsidP="00F64BA1">
            <w:pPr>
              <w:jc w:val="center"/>
              <w:rPr>
                <w:rFonts w:ascii="Times New Roman" w:eastAsia="楷体" w:hAnsi="Times New Roman" w:cs="Times New Roman"/>
                <w:b/>
                <w:bCs/>
                <w:iCs/>
                <w:color w:val="000000" w:themeColor="text1"/>
                <w:sz w:val="22"/>
              </w:rPr>
            </w:pPr>
          </w:p>
        </w:tc>
        <w:tc>
          <w:tcPr>
            <w:tcW w:w="792" w:type="dxa"/>
            <w:tcBorders>
              <w:top w:val="nil"/>
              <w:left w:val="single" w:sz="4" w:space="0" w:color="auto"/>
              <w:bottom w:val="nil"/>
              <w:right w:val="single" w:sz="4" w:space="0" w:color="auto"/>
            </w:tcBorders>
            <w:vAlign w:val="center"/>
          </w:tcPr>
          <w:p w14:paraId="173D4A56"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60CC2CCB" w14:textId="77777777" w:rsidR="00B77DCD" w:rsidRDefault="00B77DCD" w:rsidP="00F64BA1">
            <w:pPr>
              <w:jc w:val="center"/>
              <w:rPr>
                <w:rFonts w:ascii="楷体" w:eastAsia="楷体" w:hAnsi="楷体" w:cs="Times New Roman"/>
                <w:b/>
                <w:color w:val="000000" w:themeColor="text1"/>
                <w:sz w:val="22"/>
              </w:rPr>
            </w:pPr>
          </w:p>
        </w:tc>
        <w:tc>
          <w:tcPr>
            <w:tcW w:w="1010" w:type="dxa"/>
            <w:tcBorders>
              <w:top w:val="nil"/>
              <w:left w:val="single" w:sz="4" w:space="0" w:color="auto"/>
              <w:bottom w:val="nil"/>
              <w:right w:val="single" w:sz="4" w:space="0" w:color="auto"/>
            </w:tcBorders>
          </w:tcPr>
          <w:p w14:paraId="43D8C44A" w14:textId="39C06E95" w:rsidR="00B77DCD" w:rsidRDefault="00B77DCD" w:rsidP="00F64BA1">
            <w:pPr>
              <w:jc w:val="center"/>
              <w:rPr>
                <w:rFonts w:ascii="楷体" w:eastAsia="楷体" w:hAnsi="楷体"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9</m:t>
                </m:r>
              </m:oMath>
            </m:oMathPara>
          </w:p>
        </w:tc>
        <w:tc>
          <w:tcPr>
            <w:tcW w:w="1086" w:type="dxa"/>
            <w:tcBorders>
              <w:top w:val="nil"/>
              <w:left w:val="single" w:sz="4" w:space="0" w:color="auto"/>
              <w:bottom w:val="nil"/>
              <w:right w:val="single" w:sz="4" w:space="0" w:color="auto"/>
            </w:tcBorders>
            <w:vAlign w:val="center"/>
          </w:tcPr>
          <w:p w14:paraId="25598263" w14:textId="1FADBA0E"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75EBCBD4"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71F7893C"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4058C180"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7</w:t>
            </w:r>
          </w:p>
        </w:tc>
        <w:tc>
          <w:tcPr>
            <w:tcW w:w="236" w:type="dxa"/>
            <w:tcBorders>
              <w:top w:val="nil"/>
              <w:left w:val="single" w:sz="4" w:space="0" w:color="auto"/>
              <w:bottom w:val="nil"/>
              <w:right w:val="nil"/>
            </w:tcBorders>
          </w:tcPr>
          <w:p w14:paraId="28042B56"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527EE0E2" w14:textId="77777777" w:rsidTr="00B77DCD">
        <w:tc>
          <w:tcPr>
            <w:tcW w:w="770" w:type="dxa"/>
            <w:tcBorders>
              <w:top w:val="nil"/>
              <w:left w:val="nil"/>
              <w:bottom w:val="nil"/>
              <w:right w:val="single" w:sz="4" w:space="0" w:color="auto"/>
            </w:tcBorders>
            <w:vAlign w:val="center"/>
          </w:tcPr>
          <w:p w14:paraId="5591306F"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9</w:t>
            </w:r>
          </w:p>
        </w:tc>
        <w:tc>
          <w:tcPr>
            <w:tcW w:w="847" w:type="dxa"/>
            <w:tcBorders>
              <w:top w:val="nil"/>
              <w:left w:val="single" w:sz="4" w:space="0" w:color="auto"/>
              <w:bottom w:val="nil"/>
              <w:right w:val="single" w:sz="4" w:space="0" w:color="auto"/>
            </w:tcBorders>
            <w:vAlign w:val="center"/>
          </w:tcPr>
          <w:p w14:paraId="3DFBFE85" w14:textId="25B61F58" w:rsidR="00B77DCD" w:rsidRDefault="00B77DCD" w:rsidP="00F64BA1">
            <w:pPr>
              <w:jc w:val="center"/>
              <w:rPr>
                <w:rFonts w:ascii="Times New Roman" w:eastAsia="楷体" w:hAnsi="Times New Roman" w:cs="Times New Roman"/>
                <w:b/>
                <w:color w:val="000000" w:themeColor="text1"/>
                <w:sz w:val="22"/>
              </w:rPr>
            </w:pPr>
          </w:p>
        </w:tc>
        <w:tc>
          <w:tcPr>
            <w:tcW w:w="792" w:type="dxa"/>
            <w:tcBorders>
              <w:top w:val="nil"/>
              <w:left w:val="single" w:sz="4" w:space="0" w:color="auto"/>
              <w:bottom w:val="nil"/>
              <w:right w:val="single" w:sz="4" w:space="0" w:color="auto"/>
            </w:tcBorders>
            <w:vAlign w:val="center"/>
          </w:tcPr>
          <w:p w14:paraId="07601940"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78A1751E" w14:textId="77777777" w:rsidR="00B77DCD" w:rsidRDefault="00B77DCD"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nil"/>
              <w:right w:val="single" w:sz="4" w:space="0" w:color="auto"/>
            </w:tcBorders>
          </w:tcPr>
          <w:p w14:paraId="08F94F0C"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0CB55311" w14:textId="56AC00F6"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2</m:t>
                </m:r>
              </m:oMath>
            </m:oMathPara>
          </w:p>
        </w:tc>
        <w:tc>
          <w:tcPr>
            <w:tcW w:w="776" w:type="dxa"/>
            <w:tcBorders>
              <w:top w:val="nil"/>
              <w:left w:val="single" w:sz="4" w:space="0" w:color="auto"/>
              <w:bottom w:val="nil"/>
              <w:right w:val="nil"/>
            </w:tcBorders>
            <w:vAlign w:val="center"/>
          </w:tcPr>
          <w:p w14:paraId="23406A1A"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79332063"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396E77F7"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5DFD1E43"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468AA087" w14:textId="77777777" w:rsidTr="00B77DCD">
        <w:tc>
          <w:tcPr>
            <w:tcW w:w="770" w:type="dxa"/>
            <w:tcBorders>
              <w:top w:val="nil"/>
              <w:left w:val="nil"/>
              <w:bottom w:val="nil"/>
              <w:right w:val="single" w:sz="4" w:space="0" w:color="auto"/>
            </w:tcBorders>
            <w:vAlign w:val="center"/>
          </w:tcPr>
          <w:p w14:paraId="68861132" w14:textId="77777777"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0</w:t>
            </w:r>
          </w:p>
        </w:tc>
        <w:tc>
          <w:tcPr>
            <w:tcW w:w="847" w:type="dxa"/>
            <w:tcBorders>
              <w:top w:val="nil"/>
              <w:left w:val="single" w:sz="4" w:space="0" w:color="auto"/>
              <w:bottom w:val="nil"/>
              <w:right w:val="single" w:sz="4" w:space="0" w:color="auto"/>
            </w:tcBorders>
            <w:vAlign w:val="center"/>
          </w:tcPr>
          <w:p w14:paraId="7A4E95DC" w14:textId="1DF1A5D4"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11</m:t>
                </m:r>
              </m:oMath>
            </m:oMathPara>
          </w:p>
        </w:tc>
        <w:tc>
          <w:tcPr>
            <w:tcW w:w="792" w:type="dxa"/>
            <w:tcBorders>
              <w:top w:val="nil"/>
              <w:left w:val="single" w:sz="4" w:space="0" w:color="auto"/>
              <w:bottom w:val="nil"/>
              <w:right w:val="single" w:sz="4" w:space="0" w:color="auto"/>
            </w:tcBorders>
            <w:vAlign w:val="center"/>
          </w:tcPr>
          <w:p w14:paraId="33D80BF0"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3A9D42F6" w14:textId="77777777" w:rsidR="00B77DCD" w:rsidRDefault="00B77DCD"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nil"/>
              <w:right w:val="single" w:sz="4" w:space="0" w:color="auto"/>
            </w:tcBorders>
          </w:tcPr>
          <w:p w14:paraId="24C431BE"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024EC923" w14:textId="5F5A42DE" w:rsidR="00B77DCD" w:rsidRDefault="00B77DCD"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nil"/>
              <w:right w:val="nil"/>
            </w:tcBorders>
            <w:vAlign w:val="center"/>
          </w:tcPr>
          <w:p w14:paraId="2386FA1D"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0C35FF6F"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0E950817"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066407C4" w14:textId="77777777" w:rsidR="00B77DCD" w:rsidRDefault="00B77DCD" w:rsidP="00F64BA1">
            <w:pPr>
              <w:jc w:val="center"/>
              <w:rPr>
                <w:rFonts w:ascii="Times New Roman" w:eastAsia="楷体" w:hAnsi="Times New Roman" w:cs="Times New Roman"/>
                <w:b/>
                <w:bCs/>
                <w:iCs/>
                <w:color w:val="000000" w:themeColor="text1"/>
                <w:sz w:val="22"/>
              </w:rPr>
            </w:pPr>
          </w:p>
        </w:tc>
      </w:tr>
      <w:tr w:rsidR="00B77DCD" w14:paraId="5B95C6CA" w14:textId="77777777" w:rsidTr="00D81195">
        <w:tc>
          <w:tcPr>
            <w:tcW w:w="770" w:type="dxa"/>
            <w:tcBorders>
              <w:top w:val="nil"/>
              <w:left w:val="nil"/>
              <w:bottom w:val="nil"/>
              <w:right w:val="single" w:sz="4" w:space="0" w:color="auto"/>
            </w:tcBorders>
            <w:vAlign w:val="center"/>
          </w:tcPr>
          <w:p w14:paraId="4D91DC85" w14:textId="17A1440D" w:rsidR="00B77DCD" w:rsidRDefault="00B77DCD"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1</w:t>
            </w:r>
          </w:p>
        </w:tc>
        <w:tc>
          <w:tcPr>
            <w:tcW w:w="847" w:type="dxa"/>
            <w:tcBorders>
              <w:top w:val="nil"/>
              <w:left w:val="single" w:sz="4" w:space="0" w:color="auto"/>
              <w:bottom w:val="nil"/>
              <w:right w:val="single" w:sz="4" w:space="0" w:color="auto"/>
            </w:tcBorders>
            <w:vAlign w:val="center"/>
          </w:tcPr>
          <w:p w14:paraId="6FC5C8FC" w14:textId="77777777" w:rsidR="00B77DCD" w:rsidRDefault="00B77DCD" w:rsidP="00F64BA1">
            <w:pPr>
              <w:jc w:val="center"/>
              <w:rPr>
                <w:rFonts w:ascii="Times New Roman" w:eastAsia="楷体" w:hAnsi="Times New Roman" w:cs="Times New Roman"/>
                <w:b/>
                <w:color w:val="000000" w:themeColor="text1"/>
                <w:sz w:val="22"/>
              </w:rPr>
            </w:pPr>
          </w:p>
        </w:tc>
        <w:tc>
          <w:tcPr>
            <w:tcW w:w="792" w:type="dxa"/>
            <w:tcBorders>
              <w:top w:val="nil"/>
              <w:left w:val="single" w:sz="4" w:space="0" w:color="auto"/>
              <w:bottom w:val="nil"/>
              <w:right w:val="single" w:sz="4" w:space="0" w:color="auto"/>
            </w:tcBorders>
            <w:vAlign w:val="center"/>
          </w:tcPr>
          <w:p w14:paraId="11BC5041" w14:textId="77777777" w:rsidR="00B77DCD" w:rsidRDefault="00B77DCD"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nil"/>
              <w:right w:val="single" w:sz="4" w:space="0" w:color="auto"/>
            </w:tcBorders>
          </w:tcPr>
          <w:p w14:paraId="005F85E3" w14:textId="77777777" w:rsidR="00B77DCD" w:rsidRDefault="00B77DCD"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nil"/>
              <w:right w:val="single" w:sz="4" w:space="0" w:color="auto"/>
            </w:tcBorders>
          </w:tcPr>
          <w:p w14:paraId="6BA018C0" w14:textId="77777777" w:rsidR="00B77DCD" w:rsidRDefault="00B77DCD" w:rsidP="00F64BA1">
            <w:pPr>
              <w:jc w:val="center"/>
              <w:rPr>
                <w:rFonts w:ascii="Times New Roman" w:eastAsia="楷体" w:hAnsi="Times New Roman" w:cs="Times New Roman"/>
                <w:b/>
                <w:color w:val="000000" w:themeColor="text1"/>
                <w:sz w:val="22"/>
              </w:rPr>
            </w:pPr>
          </w:p>
        </w:tc>
        <w:tc>
          <w:tcPr>
            <w:tcW w:w="1086" w:type="dxa"/>
            <w:tcBorders>
              <w:top w:val="nil"/>
              <w:left w:val="single" w:sz="4" w:space="0" w:color="auto"/>
              <w:bottom w:val="nil"/>
              <w:right w:val="single" w:sz="4" w:space="0" w:color="auto"/>
            </w:tcBorders>
            <w:vAlign w:val="center"/>
          </w:tcPr>
          <w:p w14:paraId="77E25BEF" w14:textId="300CABF2" w:rsidR="00B77DCD" w:rsidRDefault="00B77DCD"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4</m:t>
                </m:r>
              </m:oMath>
            </m:oMathPara>
          </w:p>
        </w:tc>
        <w:tc>
          <w:tcPr>
            <w:tcW w:w="776" w:type="dxa"/>
            <w:tcBorders>
              <w:top w:val="nil"/>
              <w:left w:val="single" w:sz="4" w:space="0" w:color="auto"/>
              <w:bottom w:val="nil"/>
              <w:right w:val="nil"/>
            </w:tcBorders>
            <w:vAlign w:val="center"/>
          </w:tcPr>
          <w:p w14:paraId="41EDD47D" w14:textId="77777777" w:rsidR="00B77DCD" w:rsidRDefault="00B77DCD"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nil"/>
              <w:right w:val="nil"/>
            </w:tcBorders>
          </w:tcPr>
          <w:p w14:paraId="5BFD9234" w14:textId="77777777" w:rsidR="00B77DCD" w:rsidRDefault="00B77DCD"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nil"/>
              <w:right w:val="nil"/>
            </w:tcBorders>
          </w:tcPr>
          <w:p w14:paraId="29DECA15" w14:textId="77777777" w:rsidR="00B77DCD" w:rsidRDefault="00B77DCD"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nil"/>
              <w:right w:val="nil"/>
            </w:tcBorders>
          </w:tcPr>
          <w:p w14:paraId="62FB3E66" w14:textId="77777777" w:rsidR="00B77DCD" w:rsidRDefault="00B77DCD" w:rsidP="00F64BA1">
            <w:pPr>
              <w:jc w:val="center"/>
              <w:rPr>
                <w:rFonts w:ascii="Times New Roman" w:eastAsia="楷体" w:hAnsi="Times New Roman" w:cs="Times New Roman"/>
                <w:b/>
                <w:bCs/>
                <w:iCs/>
                <w:color w:val="000000" w:themeColor="text1"/>
                <w:sz w:val="22"/>
              </w:rPr>
            </w:pPr>
          </w:p>
        </w:tc>
      </w:tr>
      <w:tr w:rsidR="00D81195" w14:paraId="3178D6C4" w14:textId="77777777" w:rsidTr="00B77DCD">
        <w:tc>
          <w:tcPr>
            <w:tcW w:w="770" w:type="dxa"/>
            <w:tcBorders>
              <w:top w:val="nil"/>
              <w:left w:val="nil"/>
              <w:bottom w:val="single" w:sz="12" w:space="0" w:color="auto"/>
              <w:right w:val="single" w:sz="4" w:space="0" w:color="auto"/>
            </w:tcBorders>
            <w:vAlign w:val="center"/>
          </w:tcPr>
          <w:p w14:paraId="05A93B17" w14:textId="71B700D6" w:rsidR="00D81195" w:rsidRDefault="00D81195" w:rsidP="00F64BA1">
            <w:pPr>
              <w:jc w:val="center"/>
              <w:rPr>
                <w:rFonts w:ascii="Times New Roman" w:eastAsia="楷体" w:hAnsi="Times New Roman" w:cs="Times New Roman"/>
                <w:b/>
                <w:bCs/>
                <w:iCs/>
                <w:color w:val="000000" w:themeColor="text1"/>
                <w:sz w:val="22"/>
              </w:rPr>
            </w:pPr>
            <w:r>
              <w:rPr>
                <w:rFonts w:ascii="Times New Roman" w:eastAsia="楷体" w:hAnsi="Times New Roman" w:cs="Times New Roman" w:hint="eastAsia"/>
                <w:b/>
                <w:bCs/>
                <w:iCs/>
                <w:color w:val="000000" w:themeColor="text1"/>
                <w:sz w:val="22"/>
              </w:rPr>
              <w:t>1</w:t>
            </w:r>
            <w:r>
              <w:rPr>
                <w:rFonts w:ascii="Times New Roman" w:eastAsia="楷体" w:hAnsi="Times New Roman" w:cs="Times New Roman"/>
                <w:b/>
                <w:bCs/>
                <w:iCs/>
                <w:color w:val="000000" w:themeColor="text1"/>
                <w:sz w:val="22"/>
              </w:rPr>
              <w:t>2</w:t>
            </w:r>
          </w:p>
        </w:tc>
        <w:tc>
          <w:tcPr>
            <w:tcW w:w="847" w:type="dxa"/>
            <w:tcBorders>
              <w:top w:val="nil"/>
              <w:left w:val="single" w:sz="4" w:space="0" w:color="auto"/>
              <w:bottom w:val="single" w:sz="12" w:space="0" w:color="auto"/>
              <w:right w:val="single" w:sz="4" w:space="0" w:color="auto"/>
            </w:tcBorders>
            <w:vAlign w:val="center"/>
          </w:tcPr>
          <w:p w14:paraId="484C853F" w14:textId="0992E9E9" w:rsidR="00D81195" w:rsidRDefault="00D81195"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6</m:t>
                </m:r>
              </m:oMath>
            </m:oMathPara>
          </w:p>
        </w:tc>
        <w:tc>
          <w:tcPr>
            <w:tcW w:w="792" w:type="dxa"/>
            <w:tcBorders>
              <w:top w:val="nil"/>
              <w:left w:val="single" w:sz="4" w:space="0" w:color="auto"/>
              <w:bottom w:val="single" w:sz="12" w:space="0" w:color="auto"/>
              <w:right w:val="single" w:sz="4" w:space="0" w:color="auto"/>
            </w:tcBorders>
            <w:vAlign w:val="center"/>
          </w:tcPr>
          <w:p w14:paraId="3AA09BF4" w14:textId="77777777" w:rsidR="00D81195" w:rsidRDefault="00D81195" w:rsidP="00F64BA1">
            <w:pPr>
              <w:jc w:val="center"/>
              <w:rPr>
                <w:rFonts w:ascii="Times New Roman" w:eastAsia="楷体" w:hAnsi="Times New Roman" w:cs="Times New Roman"/>
                <w:b/>
                <w:color w:val="000000" w:themeColor="text1"/>
                <w:sz w:val="22"/>
              </w:rPr>
            </w:pPr>
          </w:p>
        </w:tc>
        <w:tc>
          <w:tcPr>
            <w:tcW w:w="920" w:type="dxa"/>
            <w:tcBorders>
              <w:top w:val="nil"/>
              <w:left w:val="single" w:sz="4" w:space="0" w:color="auto"/>
              <w:bottom w:val="single" w:sz="12" w:space="0" w:color="auto"/>
              <w:right w:val="single" w:sz="4" w:space="0" w:color="auto"/>
            </w:tcBorders>
          </w:tcPr>
          <w:p w14:paraId="3E8B9FDB" w14:textId="77777777" w:rsidR="00D81195" w:rsidRDefault="00D81195" w:rsidP="00F64BA1">
            <w:pPr>
              <w:jc w:val="center"/>
              <w:rPr>
                <w:rFonts w:ascii="Times New Roman" w:eastAsia="楷体" w:hAnsi="Times New Roman" w:cs="Times New Roman"/>
                <w:b/>
                <w:color w:val="000000" w:themeColor="text1"/>
                <w:sz w:val="22"/>
              </w:rPr>
            </w:pPr>
          </w:p>
        </w:tc>
        <w:tc>
          <w:tcPr>
            <w:tcW w:w="1010" w:type="dxa"/>
            <w:tcBorders>
              <w:top w:val="nil"/>
              <w:left w:val="single" w:sz="4" w:space="0" w:color="auto"/>
              <w:bottom w:val="single" w:sz="12" w:space="0" w:color="auto"/>
              <w:right w:val="single" w:sz="4" w:space="0" w:color="auto"/>
            </w:tcBorders>
          </w:tcPr>
          <w:p w14:paraId="0D806197" w14:textId="2F33B0C3" w:rsidR="00D81195" w:rsidRDefault="00D81195" w:rsidP="00F64BA1">
            <w:pPr>
              <w:jc w:val="center"/>
              <w:rPr>
                <w:rFonts w:ascii="Times New Roman" w:eastAsia="楷体" w:hAnsi="Times New Roman" w:cs="Times New Roman"/>
                <w:b/>
                <w:color w:val="000000" w:themeColor="text1"/>
                <w:sz w:val="22"/>
              </w:rPr>
            </w:pPr>
            <m:oMathPara>
              <m:oMath>
                <m:r>
                  <m:rPr>
                    <m:sty m:val="bi"/>
                  </m:rPr>
                  <w:rPr>
                    <w:rFonts w:ascii="Cambria Math" w:eastAsia="楷体" w:hAnsi="Cambria Math" w:cs="Times New Roman"/>
                    <w:color w:val="000000" w:themeColor="text1"/>
                    <w:sz w:val="22"/>
                  </w:rPr>
                  <m:t>r</m:t>
                </m:r>
                <m:r>
                  <m:rPr>
                    <m:sty m:val="bi"/>
                  </m:rPr>
                  <w:rPr>
                    <w:rFonts w:ascii="Cambria Math" w:eastAsia="楷体" w:hAnsi="Cambria Math" w:cs="Times New Roman"/>
                    <w:color w:val="000000" w:themeColor="text1"/>
                    <w:sz w:val="22"/>
                  </w:rPr>
                  <m:t>5</m:t>
                </m:r>
              </m:oMath>
            </m:oMathPara>
          </w:p>
        </w:tc>
        <w:tc>
          <w:tcPr>
            <w:tcW w:w="1086" w:type="dxa"/>
            <w:tcBorders>
              <w:top w:val="nil"/>
              <w:left w:val="single" w:sz="4" w:space="0" w:color="auto"/>
              <w:bottom w:val="single" w:sz="12" w:space="0" w:color="auto"/>
              <w:right w:val="single" w:sz="4" w:space="0" w:color="auto"/>
            </w:tcBorders>
            <w:vAlign w:val="center"/>
          </w:tcPr>
          <w:p w14:paraId="112C86D8" w14:textId="77777777" w:rsidR="00D81195" w:rsidRDefault="00D81195" w:rsidP="00F64BA1">
            <w:pPr>
              <w:jc w:val="center"/>
              <w:rPr>
                <w:rFonts w:ascii="Times New Roman" w:eastAsia="楷体" w:hAnsi="Times New Roman" w:cs="Times New Roman"/>
                <w:b/>
                <w:color w:val="000000" w:themeColor="text1"/>
                <w:sz w:val="22"/>
              </w:rPr>
            </w:pPr>
          </w:p>
        </w:tc>
        <w:tc>
          <w:tcPr>
            <w:tcW w:w="776" w:type="dxa"/>
            <w:tcBorders>
              <w:top w:val="nil"/>
              <w:left w:val="single" w:sz="4" w:space="0" w:color="auto"/>
              <w:bottom w:val="single" w:sz="12" w:space="0" w:color="auto"/>
              <w:right w:val="nil"/>
            </w:tcBorders>
            <w:vAlign w:val="center"/>
          </w:tcPr>
          <w:p w14:paraId="743DCDA7" w14:textId="77777777" w:rsidR="00D81195" w:rsidRDefault="00D81195" w:rsidP="00F64BA1">
            <w:pPr>
              <w:jc w:val="center"/>
              <w:rPr>
                <w:rFonts w:ascii="Times New Roman" w:eastAsia="楷体" w:hAnsi="Times New Roman" w:cs="Times New Roman"/>
                <w:b/>
                <w:bCs/>
                <w:iCs/>
                <w:color w:val="000000" w:themeColor="text1"/>
                <w:sz w:val="22"/>
              </w:rPr>
            </w:pPr>
          </w:p>
        </w:tc>
        <w:tc>
          <w:tcPr>
            <w:tcW w:w="711" w:type="dxa"/>
            <w:tcBorders>
              <w:top w:val="nil"/>
              <w:left w:val="single" w:sz="4" w:space="0" w:color="auto"/>
              <w:bottom w:val="single" w:sz="12" w:space="0" w:color="auto"/>
              <w:right w:val="nil"/>
            </w:tcBorders>
          </w:tcPr>
          <w:p w14:paraId="020780EC" w14:textId="77777777" w:rsidR="00D81195" w:rsidRDefault="00D81195" w:rsidP="00F64BA1">
            <w:pPr>
              <w:jc w:val="center"/>
              <w:rPr>
                <w:rFonts w:ascii="Times New Roman" w:eastAsia="楷体" w:hAnsi="Times New Roman" w:cs="Times New Roman"/>
                <w:b/>
                <w:bCs/>
                <w:iCs/>
                <w:color w:val="000000" w:themeColor="text1"/>
                <w:sz w:val="22"/>
              </w:rPr>
            </w:pPr>
          </w:p>
        </w:tc>
        <w:tc>
          <w:tcPr>
            <w:tcW w:w="698" w:type="dxa"/>
            <w:tcBorders>
              <w:top w:val="nil"/>
              <w:left w:val="single" w:sz="4" w:space="0" w:color="auto"/>
              <w:bottom w:val="single" w:sz="12" w:space="0" w:color="auto"/>
              <w:right w:val="nil"/>
            </w:tcBorders>
          </w:tcPr>
          <w:p w14:paraId="74E99DF2" w14:textId="77777777" w:rsidR="00D81195" w:rsidRDefault="00D81195" w:rsidP="00F64BA1">
            <w:pPr>
              <w:jc w:val="center"/>
              <w:rPr>
                <w:rFonts w:ascii="Times New Roman" w:eastAsia="楷体" w:hAnsi="Times New Roman" w:cs="Times New Roman"/>
                <w:b/>
                <w:bCs/>
                <w:iCs/>
                <w:color w:val="000000" w:themeColor="text1"/>
                <w:sz w:val="22"/>
              </w:rPr>
            </w:pPr>
          </w:p>
        </w:tc>
        <w:tc>
          <w:tcPr>
            <w:tcW w:w="236" w:type="dxa"/>
            <w:tcBorders>
              <w:top w:val="nil"/>
              <w:left w:val="single" w:sz="4" w:space="0" w:color="auto"/>
              <w:bottom w:val="single" w:sz="12" w:space="0" w:color="auto"/>
              <w:right w:val="nil"/>
            </w:tcBorders>
          </w:tcPr>
          <w:p w14:paraId="415D404E" w14:textId="77777777" w:rsidR="00D81195" w:rsidRDefault="00D81195" w:rsidP="00F64BA1">
            <w:pPr>
              <w:jc w:val="center"/>
              <w:rPr>
                <w:rFonts w:ascii="Times New Roman" w:eastAsia="楷体" w:hAnsi="Times New Roman" w:cs="Times New Roman"/>
                <w:b/>
                <w:bCs/>
                <w:iCs/>
                <w:color w:val="000000" w:themeColor="text1"/>
                <w:sz w:val="22"/>
              </w:rPr>
            </w:pPr>
          </w:p>
        </w:tc>
      </w:tr>
    </w:tbl>
    <w:p w14:paraId="4F3D28F8" w14:textId="77777777" w:rsidR="00B77DCD" w:rsidRPr="00E940CB" w:rsidRDefault="00B77DCD" w:rsidP="00B77DCD">
      <w:pPr>
        <w:rPr>
          <w:rFonts w:ascii="Times New Roman" w:eastAsia="楷体" w:hAnsi="Times New Roman" w:cs="Times New Roman"/>
          <w:b/>
          <w:bCs/>
          <w:iCs/>
          <w:color w:val="000000" w:themeColor="text1"/>
          <w:sz w:val="22"/>
        </w:rPr>
      </w:pPr>
    </w:p>
    <w:p w14:paraId="12752BB4" w14:textId="7AD0A9EC" w:rsidR="006A5DAA" w:rsidRDefault="004802E2" w:rsidP="00836A6D">
      <w:pPr>
        <w:ind w:left="139" w:hangingChars="63" w:hanging="139"/>
        <w:rPr>
          <w:rFonts w:ascii="Times New Roman" w:eastAsia="楷体" w:hAnsi="Times New Roman"/>
          <w:b/>
          <w:bCs/>
          <w:color w:val="000000" w:themeColor="text1"/>
          <w:sz w:val="22"/>
        </w:rPr>
      </w:pPr>
      <w:r w:rsidRPr="00836A6D">
        <w:rPr>
          <w:rFonts w:ascii="Times New Roman" w:eastAsia="楷体" w:hAnsi="Times New Roman" w:hint="eastAsia"/>
          <w:b/>
          <w:bCs/>
          <w:color w:val="000000" w:themeColor="text1"/>
          <w:sz w:val="22"/>
        </w:rPr>
        <w:t>LR(1)</w:t>
      </w:r>
      <w:r>
        <w:rPr>
          <w:rFonts w:ascii="Times New Roman" w:eastAsia="楷体" w:hAnsi="Times New Roman" w:hint="eastAsia"/>
          <w:b/>
          <w:bCs/>
          <w:color w:val="000000" w:themeColor="text1"/>
          <w:sz w:val="22"/>
        </w:rPr>
        <w:t>分析表无冲突，所以是</w:t>
      </w:r>
      <w:r w:rsidRPr="00836A6D">
        <w:rPr>
          <w:rFonts w:ascii="Times New Roman" w:eastAsia="楷体" w:hAnsi="Times New Roman" w:hint="eastAsia"/>
          <w:b/>
          <w:bCs/>
          <w:color w:val="000000" w:themeColor="text1"/>
          <w:sz w:val="22"/>
        </w:rPr>
        <w:t>LR(1)</w:t>
      </w:r>
      <w:r>
        <w:rPr>
          <w:rFonts w:ascii="Times New Roman" w:eastAsia="楷体" w:hAnsi="Times New Roman" w:hint="eastAsia"/>
          <w:b/>
          <w:bCs/>
          <w:color w:val="000000" w:themeColor="text1"/>
          <w:sz w:val="22"/>
        </w:rPr>
        <w:t>的。</w:t>
      </w:r>
    </w:p>
    <w:p w14:paraId="0DEBEE12" w14:textId="77777777" w:rsidR="007F4D4F" w:rsidRDefault="007F4D4F" w:rsidP="007F4D4F">
      <w:pPr>
        <w:ind w:left="139" w:hangingChars="63" w:hanging="139"/>
        <w:rPr>
          <w:rFonts w:ascii="Times New Roman" w:eastAsia="楷体" w:hAnsi="Times New Roman"/>
          <w:b/>
          <w:bCs/>
          <w:i/>
          <w:sz w:val="22"/>
        </w:rPr>
      </w:pPr>
      <w:r w:rsidRPr="005D66CD">
        <w:rPr>
          <w:rFonts w:ascii="Times New Roman" w:eastAsia="楷体" w:hAnsi="Times New Roman"/>
          <w:b/>
          <w:bCs/>
          <w:color w:val="FF0000"/>
          <w:sz w:val="22"/>
        </w:rPr>
        <w:t xml:space="preserve">10. </w:t>
      </w:r>
      <w:r>
        <w:rPr>
          <w:rFonts w:ascii="Times New Roman" w:eastAsia="楷体" w:hAnsi="Times New Roman" w:hint="eastAsia"/>
          <w:b/>
          <w:bCs/>
          <w:sz w:val="22"/>
        </w:rPr>
        <w:t>判断下列</w:t>
      </w:r>
      <w:r>
        <w:rPr>
          <w:rFonts w:ascii="Times New Roman" w:eastAsia="楷体" w:hAnsi="Times New Roman" w:hint="eastAsia"/>
          <w:b/>
          <w:bCs/>
          <w:sz w:val="22"/>
        </w:rPr>
        <w:t>6</w:t>
      </w:r>
      <w:r>
        <w:rPr>
          <w:rFonts w:ascii="Times New Roman" w:eastAsia="楷体" w:hAnsi="Times New Roman" w:hint="eastAsia"/>
          <w:b/>
          <w:bCs/>
          <w:sz w:val="22"/>
        </w:rPr>
        <w:t>个文法是否为</w:t>
      </w:r>
      <m:oMath>
        <m:r>
          <m:rPr>
            <m:sty m:val="bi"/>
          </m:rPr>
          <w:rPr>
            <w:rFonts w:ascii="Cambria Math" w:eastAsia="楷体" w:hAnsi="Cambria Math"/>
            <w:sz w:val="22"/>
          </w:rPr>
          <m:t>LR</m:t>
        </m:r>
      </m:oMath>
      <w:r>
        <w:rPr>
          <w:rFonts w:ascii="Times New Roman" w:eastAsia="楷体" w:hAnsi="Times New Roman" w:hint="eastAsia"/>
          <w:b/>
          <w:bCs/>
          <w:sz w:val="22"/>
        </w:rPr>
        <w:t>类文法，若是，请说明是</w:t>
      </w:r>
      <m:oMath>
        <m:r>
          <m:rPr>
            <m:sty m:val="bi"/>
          </m:rPr>
          <w:rPr>
            <w:rFonts w:ascii="Cambria Math" w:eastAsia="楷体" w:hAnsi="Cambria Math"/>
            <w:sz w:val="22"/>
          </w:rPr>
          <m:t>LR(0)</m:t>
        </m:r>
      </m:oMath>
      <w:r>
        <w:rPr>
          <w:rFonts w:ascii="Times New Roman" w:eastAsia="楷体" w:hAnsi="Times New Roman" w:hint="eastAsia"/>
          <w:b/>
          <w:bCs/>
          <w:sz w:val="22"/>
        </w:rPr>
        <w:t>、</w:t>
      </w:r>
      <m:oMath>
        <m:r>
          <m:rPr>
            <m:sty m:val="bi"/>
          </m:rPr>
          <w:rPr>
            <w:rFonts w:ascii="Cambria Math" w:eastAsia="楷体" w:hAnsi="Cambria Math"/>
            <w:sz w:val="22"/>
          </w:rPr>
          <m:t>SLR(1)</m:t>
        </m:r>
      </m:oMath>
      <w:r>
        <w:rPr>
          <w:rFonts w:ascii="Times New Roman" w:eastAsia="楷体" w:hAnsi="Times New Roman" w:hint="eastAsia"/>
          <w:b/>
          <w:bCs/>
          <w:sz w:val="22"/>
        </w:rPr>
        <w:t>、</w:t>
      </w:r>
      <m:oMath>
        <m:r>
          <m:rPr>
            <m:sty m:val="bi"/>
          </m:rPr>
          <w:rPr>
            <w:rFonts w:ascii="Cambria Math" w:eastAsia="楷体" w:hAnsi="Cambria Math"/>
            <w:sz w:val="22"/>
          </w:rPr>
          <m:t>LALR(1)</m:t>
        </m:r>
      </m:oMath>
      <w:r>
        <w:rPr>
          <w:rFonts w:ascii="Times New Roman" w:eastAsia="楷体" w:hAnsi="Times New Roman" w:hint="eastAsia"/>
          <w:b/>
          <w:bCs/>
          <w:sz w:val="22"/>
        </w:rPr>
        <w:t>或</w:t>
      </w:r>
      <m:oMath>
        <m:r>
          <m:rPr>
            <m:sty m:val="bi"/>
          </m:rPr>
          <w:rPr>
            <w:rFonts w:ascii="Cambria Math" w:eastAsia="楷体" w:hAnsi="Cambria Math"/>
            <w:sz w:val="22"/>
          </w:rPr>
          <m:t>LR(1)</m:t>
        </m:r>
      </m:oMath>
      <w:r>
        <w:rPr>
          <w:rFonts w:ascii="Times New Roman" w:eastAsia="楷体" w:hAnsi="Times New Roman" w:hint="eastAsia"/>
          <w:b/>
          <w:bCs/>
          <w:sz w:val="22"/>
        </w:rPr>
        <w:t>的哪一种，并构造相应的分析表；若不是，请说明理由。</w:t>
      </w:r>
    </w:p>
    <w:p w14:paraId="2F18E156" w14:textId="77777777" w:rsidR="007F4D4F" w:rsidRDefault="007F4D4F" w:rsidP="007F4D4F">
      <w:pPr>
        <w:ind w:left="139" w:hangingChars="63" w:hanging="139"/>
        <w:rPr>
          <w:rFonts w:ascii="Times New Roman" w:eastAsia="楷体" w:hAnsi="Times New Roman"/>
          <w:b/>
          <w:bCs/>
          <w:iCs/>
          <w:sz w:val="22"/>
        </w:rPr>
      </w:pPr>
      <w:r w:rsidRPr="005D66CD">
        <w:rPr>
          <w:rFonts w:ascii="Times New Roman" w:eastAsia="楷体" w:hAnsi="Times New Roman"/>
          <w:b/>
          <w:bCs/>
          <w:iCs/>
          <w:color w:val="FF0000"/>
          <w:sz w:val="22"/>
        </w:rPr>
        <w:t xml:space="preserve">(1) </w:t>
      </w:r>
      <w:r>
        <w:rPr>
          <w:rFonts w:ascii="Times New Roman" w:eastAsia="楷体" w:hAnsi="Times New Roman"/>
          <w:b/>
          <w:bCs/>
          <w:iCs/>
          <w:sz w:val="22"/>
        </w:rPr>
        <w:t xml:space="preserve"> </w:t>
      </w:r>
      <m:oMath>
        <m:r>
          <m:rPr>
            <m:sty m:val="bi"/>
          </m:rPr>
          <w:rPr>
            <w:rFonts w:ascii="Cambria Math" w:eastAsia="楷体" w:hAnsi="Cambria Math"/>
            <w:sz w:val="22"/>
          </w:rPr>
          <m:t>S→AB</m:t>
        </m:r>
      </m:oMath>
    </w:p>
    <w:p w14:paraId="68896DF1" w14:textId="77777777" w:rsidR="007F4D4F" w:rsidRDefault="007F4D4F" w:rsidP="007F4D4F">
      <w:pPr>
        <w:ind w:left="420" w:firstLine="420"/>
        <w:rPr>
          <w:rFonts w:ascii="Times New Roman" w:eastAsia="楷体" w:hAnsi="Times New Roman"/>
          <w:b/>
          <w:bCs/>
          <w:i/>
          <w:sz w:val="22"/>
        </w:rPr>
      </w:pPr>
      <m:oMathPara>
        <m:oMathParaPr>
          <m:jc m:val="left"/>
        </m:oMathParaPr>
        <m:oMath>
          <m:r>
            <m:rPr>
              <m:sty m:val="bi"/>
            </m:rPr>
            <w:rPr>
              <w:rFonts w:ascii="Cambria Math" w:eastAsia="楷体" w:hAnsi="Cambria Math"/>
              <w:sz w:val="22"/>
            </w:rPr>
            <m:t>A→aBa|ε</m:t>
          </m:r>
        </m:oMath>
      </m:oMathPara>
    </w:p>
    <w:p w14:paraId="7B4B9E40" w14:textId="77777777" w:rsidR="007F4D4F" w:rsidRDefault="007F4D4F" w:rsidP="007F4D4F">
      <w:pPr>
        <w:ind w:left="377" w:firstLineChars="500" w:firstLine="1104"/>
        <w:rPr>
          <w:rFonts w:ascii="Times New Roman" w:eastAsia="楷体" w:hAnsi="Times New Roman"/>
          <w:b/>
          <w:bCs/>
          <w:i/>
          <w:sz w:val="22"/>
        </w:rPr>
      </w:pPr>
      <m:oMathPara>
        <m:oMathParaPr>
          <m:jc m:val="left"/>
        </m:oMathParaPr>
        <m:oMath>
          <m:r>
            <m:rPr>
              <m:sty m:val="bi"/>
            </m:rPr>
            <w:rPr>
              <w:rFonts w:ascii="Cambria Math" w:eastAsia="楷体" w:hAnsi="Cambria Math"/>
              <w:sz w:val="22"/>
            </w:rPr>
            <m:t>B→bAb|ε</m:t>
          </m:r>
        </m:oMath>
      </m:oMathPara>
    </w:p>
    <w:p w14:paraId="1F02E614" w14:textId="77777777" w:rsidR="007F4D4F" w:rsidRDefault="007F4D4F" w:rsidP="007F4D4F">
      <w:pPr>
        <w:rPr>
          <w:rFonts w:ascii="Times New Roman" w:eastAsia="楷体" w:hAnsi="Times New Roman"/>
          <w:b/>
          <w:bCs/>
          <w:iCs/>
          <w:sz w:val="22"/>
        </w:rPr>
      </w:pPr>
      <w:r>
        <w:rPr>
          <w:rFonts w:ascii="Times New Roman" w:eastAsia="楷体" w:hAnsi="Times New Roman" w:hint="eastAsia"/>
          <w:b/>
          <w:bCs/>
          <w:iCs/>
          <w:sz w:val="22"/>
        </w:rPr>
        <w:t>答：拓广文法为</w:t>
      </w:r>
      <m:oMath>
        <m:r>
          <m:rPr>
            <m:sty m:val="bi"/>
          </m:rPr>
          <w:rPr>
            <w:rFonts w:ascii="Cambria Math" w:eastAsia="楷体" w:hAnsi="Cambria Math"/>
            <w:sz w:val="22"/>
          </w:rPr>
          <m:t>G'</m:t>
        </m:r>
      </m:oMath>
      <w:r>
        <w:rPr>
          <w:rFonts w:ascii="Times New Roman" w:eastAsia="楷体" w:hAnsi="Times New Roman" w:hint="eastAsia"/>
          <w:b/>
          <w:bCs/>
          <w:iCs/>
          <w:sz w:val="22"/>
        </w:rPr>
        <w:t>，增加产生式</w:t>
      </w:r>
      <m:oMath>
        <m:sSup>
          <m:sSupPr>
            <m:ctrlPr>
              <w:rPr>
                <w:rFonts w:ascii="Cambria Math" w:eastAsia="楷体" w:hAnsi="Cambria Math"/>
                <w:b/>
                <w:bCs/>
                <w:i/>
                <w:iCs/>
                <w:sz w:val="22"/>
              </w:rPr>
            </m:ctrlPr>
          </m:sSupPr>
          <m:e>
            <m:r>
              <m:rPr>
                <m:sty m:val="bi"/>
              </m:rPr>
              <w:rPr>
                <w:rFonts w:ascii="Cambria Math" w:eastAsia="楷体" w:hAnsi="Cambria Math"/>
                <w:sz w:val="22"/>
              </w:rPr>
              <m:t>S</m:t>
            </m:r>
          </m:e>
          <m:sup>
            <m:r>
              <m:rPr>
                <m:sty m:val="bi"/>
              </m:rPr>
              <w:rPr>
                <w:rFonts w:ascii="Cambria Math" w:eastAsia="楷体" w:hAnsi="Cambria Math"/>
                <w:sz w:val="22"/>
              </w:rPr>
              <m:t>'</m:t>
            </m:r>
          </m:sup>
        </m:sSup>
        <m:r>
          <m:rPr>
            <m:sty m:val="bi"/>
          </m:rPr>
          <w:rPr>
            <w:rFonts w:ascii="Cambria Math" w:eastAsia="楷体" w:hAnsi="Cambria Math"/>
            <w:sz w:val="22"/>
          </w:rPr>
          <m:t>→S</m:t>
        </m:r>
      </m:oMath>
      <w:r>
        <w:rPr>
          <w:rFonts w:ascii="Times New Roman" w:eastAsia="楷体" w:hAnsi="Times New Roman" w:hint="eastAsia"/>
          <w:b/>
          <w:bCs/>
          <w:iCs/>
          <w:sz w:val="22"/>
        </w:rPr>
        <w:t>，若产生式排序为：</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7694"/>
      </w:tblGrid>
      <w:tr w:rsidR="007F4D4F" w14:paraId="071F797F" w14:textId="77777777" w:rsidTr="000E2957">
        <w:tc>
          <w:tcPr>
            <w:tcW w:w="528" w:type="dxa"/>
          </w:tcPr>
          <w:p w14:paraId="4D41453D"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0</w:t>
            </w:r>
          </w:p>
        </w:tc>
        <w:tc>
          <w:tcPr>
            <w:tcW w:w="7694" w:type="dxa"/>
            <w:vAlign w:val="center"/>
          </w:tcPr>
          <w:p w14:paraId="5C0A02EF"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→S</m:t>
                </m:r>
              </m:oMath>
            </m:oMathPara>
          </w:p>
        </w:tc>
      </w:tr>
      <w:tr w:rsidR="007F4D4F" w14:paraId="056C1B4B" w14:textId="77777777" w:rsidTr="000E2957">
        <w:tc>
          <w:tcPr>
            <w:tcW w:w="528" w:type="dxa"/>
          </w:tcPr>
          <w:p w14:paraId="5D84BB7A"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1</w:t>
            </w:r>
          </w:p>
        </w:tc>
        <w:tc>
          <w:tcPr>
            <w:tcW w:w="7694" w:type="dxa"/>
            <w:vAlign w:val="center"/>
          </w:tcPr>
          <w:p w14:paraId="481915F4"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S→AB</m:t>
                </m:r>
              </m:oMath>
            </m:oMathPara>
          </w:p>
        </w:tc>
      </w:tr>
      <w:tr w:rsidR="007F4D4F" w14:paraId="4C88A7C9" w14:textId="77777777" w:rsidTr="000E2957">
        <w:tc>
          <w:tcPr>
            <w:tcW w:w="528" w:type="dxa"/>
          </w:tcPr>
          <w:p w14:paraId="1F5FC412"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2</w:t>
            </w:r>
          </w:p>
        </w:tc>
        <w:tc>
          <w:tcPr>
            <w:tcW w:w="7694" w:type="dxa"/>
            <w:vAlign w:val="center"/>
          </w:tcPr>
          <w:p w14:paraId="37F1A661"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A→aBa</m:t>
                </m:r>
              </m:oMath>
            </m:oMathPara>
          </w:p>
        </w:tc>
      </w:tr>
      <w:tr w:rsidR="007F4D4F" w14:paraId="69B577D8" w14:textId="77777777" w:rsidTr="000E2957">
        <w:tc>
          <w:tcPr>
            <w:tcW w:w="528" w:type="dxa"/>
          </w:tcPr>
          <w:p w14:paraId="3199ADFA"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3</w:t>
            </w:r>
          </w:p>
        </w:tc>
        <w:tc>
          <w:tcPr>
            <w:tcW w:w="7694" w:type="dxa"/>
            <w:vAlign w:val="center"/>
          </w:tcPr>
          <w:p w14:paraId="6FB40F22"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A→ε</m:t>
                </m:r>
              </m:oMath>
            </m:oMathPara>
          </w:p>
        </w:tc>
      </w:tr>
      <w:tr w:rsidR="007F4D4F" w14:paraId="06638033" w14:textId="77777777" w:rsidTr="000E2957">
        <w:tc>
          <w:tcPr>
            <w:tcW w:w="528" w:type="dxa"/>
          </w:tcPr>
          <w:p w14:paraId="71C39A45"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4</w:t>
            </w:r>
          </w:p>
        </w:tc>
        <w:tc>
          <w:tcPr>
            <w:tcW w:w="7694" w:type="dxa"/>
            <w:vAlign w:val="center"/>
          </w:tcPr>
          <w:p w14:paraId="78022C1E"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B→bAb</m:t>
                </m:r>
              </m:oMath>
            </m:oMathPara>
          </w:p>
        </w:tc>
      </w:tr>
      <w:tr w:rsidR="007F4D4F" w14:paraId="2B44AACA" w14:textId="77777777" w:rsidTr="000E2957">
        <w:tc>
          <w:tcPr>
            <w:tcW w:w="528" w:type="dxa"/>
          </w:tcPr>
          <w:p w14:paraId="3239DD66"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5</w:t>
            </w:r>
          </w:p>
        </w:tc>
        <w:tc>
          <w:tcPr>
            <w:tcW w:w="7694" w:type="dxa"/>
            <w:vAlign w:val="center"/>
          </w:tcPr>
          <w:p w14:paraId="70EF66B9"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B→ε</m:t>
                </m:r>
              </m:oMath>
            </m:oMathPara>
          </w:p>
        </w:tc>
      </w:tr>
    </w:tbl>
    <w:p w14:paraId="0458CA4C" w14:textId="77777777" w:rsidR="007F4D4F" w:rsidRDefault="007F4D4F" w:rsidP="007F4D4F">
      <w:pPr>
        <w:rPr>
          <w:rFonts w:ascii="Times New Roman" w:eastAsia="楷体" w:hAnsi="Times New Roman" w:cs="Times New Roman"/>
          <w:b/>
          <w:bCs/>
          <w:color w:val="000000" w:themeColor="text1"/>
          <w:sz w:val="22"/>
        </w:rPr>
      </w:pPr>
      <w:r>
        <w:rPr>
          <w:rFonts w:ascii="Times New Roman" w:eastAsia="楷体" w:hAnsi="Times New Roman" w:cs="Times New Roman" w:hint="eastAsia"/>
          <w:b/>
          <w:bCs/>
          <w:color w:val="000000" w:themeColor="text1"/>
          <w:sz w:val="22"/>
        </w:rPr>
        <w:t>由产生式知：</w:t>
      </w:r>
    </w:p>
    <w:p w14:paraId="5D5580F3" w14:textId="77777777" w:rsidR="007F4D4F" w:rsidRPr="00DE775A" w:rsidRDefault="007F4D4F" w:rsidP="007F4D4F">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oMath>
      </m:oMathPara>
    </w:p>
    <w:p w14:paraId="3440E516" w14:textId="77777777" w:rsidR="007F4D4F" w:rsidRPr="00DE775A" w:rsidRDefault="007F4D4F" w:rsidP="007F4D4F">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={b,#}</m:t>
          </m:r>
        </m:oMath>
      </m:oMathPara>
    </w:p>
    <w:p w14:paraId="38A14BAB" w14:textId="77777777" w:rsidR="007F4D4F" w:rsidRPr="005D66CD" w:rsidRDefault="007F4D4F" w:rsidP="007F4D4F">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B</m:t>
              </m:r>
            </m:e>
          </m:d>
          <m:r>
            <m:rPr>
              <m:sty m:val="bi"/>
            </m:rPr>
            <w:rPr>
              <w:rFonts w:ascii="Cambria Math" w:eastAsia="楷体" w:hAnsi="Cambria Math" w:cs="Times New Roman"/>
              <w:color w:val="000000" w:themeColor="text1"/>
              <w:sz w:val="22"/>
            </w:rPr>
            <m:t>={a,#</m:t>
          </m:r>
          <m:r>
            <m:rPr>
              <m:sty m:val="bi"/>
            </m:rPr>
            <w:rPr>
              <w:rFonts w:ascii="Cambria Math" w:eastAsia="楷体" w:hAnsi="Cambria Math" w:cs="Times New Roman" w:hint="eastAsia"/>
              <w:color w:val="000000" w:themeColor="text1"/>
              <w:sz w:val="22"/>
            </w:rPr>
            <m:t>}</m:t>
          </m:r>
        </m:oMath>
      </m:oMathPara>
    </w:p>
    <w:p w14:paraId="1EE0AE53" w14:textId="77777777" w:rsidR="007F4D4F"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LR(0)</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2C8C5968" w14:textId="77777777" w:rsidR="007F4D4F" w:rsidRDefault="007F4D4F" w:rsidP="007F4D4F">
      <w:pPr>
        <w:rPr>
          <w:rFonts w:ascii="Times New Roman" w:eastAsia="楷体" w:hAnsi="Times New Roman" w:cs="Times New Roman"/>
          <w:b/>
          <w:bCs/>
          <w:color w:val="000000" w:themeColor="text1"/>
          <w:sz w:val="22"/>
        </w:rPr>
      </w:pPr>
      <w:r w:rsidRPr="005D66CD">
        <w:rPr>
          <w:rFonts w:ascii="Times New Roman" w:eastAsia="楷体" w:hAnsi="Times New Roman" w:cs="Times New Roman"/>
          <w:b/>
          <w:bCs/>
          <w:noProof/>
          <w:color w:val="000000" w:themeColor="text1"/>
          <w:sz w:val="22"/>
        </w:rPr>
        <w:lastRenderedPageBreak/>
        <w:drawing>
          <wp:inline distT="0" distB="0" distL="0" distR="0" wp14:anchorId="5EFCDDB0" wp14:editId="25D19570">
            <wp:extent cx="5248275" cy="2420651"/>
            <wp:effectExtent l="0" t="0" r="0" b="0"/>
            <wp:docPr id="1011670790" name="图片 101167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54102" cy="2423338"/>
                    </a:xfrm>
                    <a:prstGeom prst="rect">
                      <a:avLst/>
                    </a:prstGeom>
                    <a:noFill/>
                  </pic:spPr>
                </pic:pic>
              </a:graphicData>
            </a:graphic>
          </wp:inline>
        </w:drawing>
      </w:r>
    </w:p>
    <w:p w14:paraId="1F4EA78D" w14:textId="77777777" w:rsidR="007F4D4F" w:rsidRDefault="007F4D4F" w:rsidP="007F4D4F">
      <w:pPr>
        <w:rPr>
          <w:rFonts w:ascii="Times New Roman" w:eastAsia="楷体" w:hAnsi="Times New Roman"/>
          <w:b/>
          <w:color w:val="000000" w:themeColor="text1"/>
          <w:sz w:val="22"/>
        </w:rPr>
      </w:pPr>
      <w:r>
        <w:rPr>
          <w:rFonts w:ascii="Times New Roman" w:eastAsia="楷体" w:hAnsi="Times New Roman" w:hint="eastAsia"/>
          <w:b/>
          <w:bCs/>
          <w:sz w:val="22"/>
        </w:rPr>
        <w:t>在</w:t>
      </w:r>
      <m:oMath>
        <m:sSub>
          <m:sSubPr>
            <m:ctrlPr>
              <w:rPr>
                <w:rFonts w:ascii="Cambria Math" w:eastAsia="楷体" w:hAnsi="Cambria Math"/>
                <w:b/>
                <w:bCs/>
                <w:i/>
                <w:sz w:val="22"/>
              </w:rPr>
            </m:ctrlPr>
          </m:sSubPr>
          <m:e>
            <m:r>
              <m:rPr>
                <m:sty m:val="bi"/>
              </m:rPr>
              <w:rPr>
                <w:rFonts w:ascii="Cambria Math" w:eastAsia="楷体" w:hAnsi="Cambria Math"/>
                <w:sz w:val="22"/>
              </w:rPr>
              <m:t>I</m:t>
            </m:r>
          </m:e>
          <m:sub>
            <m:r>
              <m:rPr>
                <m:sty m:val="bi"/>
              </m:rPr>
              <w:rPr>
                <w:rFonts w:ascii="Cambria Math" w:eastAsia="楷体" w:hAnsi="Cambria Math"/>
                <w:sz w:val="22"/>
              </w:rPr>
              <m:t>0</m:t>
            </m:r>
          </m:sub>
        </m:sSub>
      </m:oMath>
      <w:r>
        <w:rPr>
          <w:rFonts w:ascii="Times New Roman" w:eastAsia="楷体" w:hAnsi="Times New Roman" w:hint="eastAsia"/>
          <w:b/>
          <w:bCs/>
          <w:sz w:val="22"/>
        </w:rPr>
        <w:t>:</w:t>
      </w:r>
      <m:oMath>
        <m:r>
          <m:rPr>
            <m:sty m:val="bi"/>
          </m:rPr>
          <w:rPr>
            <w:rFonts w:ascii="Cambria Math" w:eastAsia="楷体" w:hAnsi="Cambria Math" w:cs="Times New Roman"/>
            <w:color w:val="000000" w:themeColor="text1"/>
            <w:sz w:val="22"/>
          </w:rPr>
          <m:t xml:space="preserve"> A→</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aBa</m:t>
        </m:r>
      </m:oMath>
      <w:proofErr w:type="gramStart"/>
      <w:r>
        <w:rPr>
          <w:rFonts w:ascii="Times New Roman" w:eastAsia="楷体" w:hAnsi="Times New Roman" w:hint="eastAsia"/>
          <w:b/>
          <w:color w:val="000000" w:themeColor="text1"/>
          <w:sz w:val="22"/>
        </w:rPr>
        <w:t>为移约项目</w:t>
      </w:r>
      <w:proofErr w:type="gramEnd"/>
      <w:r>
        <w:rPr>
          <w:rFonts w:ascii="Times New Roman" w:eastAsia="楷体" w:hAnsi="Times New Roman" w:hint="eastAsia"/>
          <w:b/>
          <w:color w:val="000000" w:themeColor="text1"/>
          <w:sz w:val="22"/>
        </w:rPr>
        <w:t>，</w:t>
      </w:r>
      <m:oMath>
        <m:r>
          <m:rPr>
            <m:sty m:val="bi"/>
          </m:rPr>
          <w:rPr>
            <w:rFonts w:ascii="Cambria Math" w:eastAsia="楷体" w:hAnsi="Cambria Math"/>
            <w:color w:val="000000" w:themeColor="text1"/>
            <w:sz w:val="22"/>
          </w:rPr>
          <m:t>A→</m:t>
        </m:r>
        <m:r>
          <m:rPr>
            <m:sty m:val="bi"/>
          </m:rPr>
          <w:rPr>
            <w:rFonts w:ascii="Cambria Math" w:eastAsia="楷体" w:hAnsi="Cambria Math" w:hint="eastAsia"/>
            <w:color w:val="000000" w:themeColor="text1"/>
            <w:sz w:val="22"/>
          </w:rPr>
          <m:t>·</m:t>
        </m:r>
      </m:oMath>
      <w:r>
        <w:rPr>
          <w:rFonts w:ascii="Times New Roman" w:eastAsia="楷体" w:hAnsi="Times New Roman" w:hint="eastAsia"/>
          <w:b/>
          <w:color w:val="000000" w:themeColor="text1"/>
          <w:sz w:val="22"/>
        </w:rPr>
        <w:t>为归约项目，存在移进</w:t>
      </w:r>
      <w:r>
        <w:rPr>
          <w:rFonts w:ascii="Times New Roman" w:eastAsia="楷体" w:hAnsi="Times New Roman" w:hint="eastAsia"/>
          <w:b/>
          <w:color w:val="000000" w:themeColor="text1"/>
          <w:sz w:val="22"/>
        </w:rPr>
        <w:t>-</w:t>
      </w:r>
      <w:r>
        <w:rPr>
          <w:rFonts w:ascii="Times New Roman" w:eastAsia="楷体" w:hAnsi="Times New Roman" w:hint="eastAsia"/>
          <w:b/>
          <w:color w:val="000000" w:themeColor="text1"/>
          <w:sz w:val="22"/>
        </w:rPr>
        <w:t>归约冲突，因此所给文法不是</w:t>
      </w:r>
      <m:oMath>
        <m:r>
          <m:rPr>
            <m:sty m:val="bi"/>
          </m:rPr>
          <w:rPr>
            <w:rFonts w:ascii="Cambria Math" w:eastAsia="楷体" w:hAnsi="Cambria Math" w:cs="Times New Roman"/>
            <w:color w:val="000000" w:themeColor="text1"/>
            <w:sz w:val="22"/>
          </w:rPr>
          <m:t>LR(0)</m:t>
        </m:r>
      </m:oMath>
      <w:r>
        <w:rPr>
          <w:rFonts w:ascii="Times New Roman" w:eastAsia="楷体" w:hAnsi="Times New Roman" w:hint="eastAsia"/>
          <w:b/>
          <w:color w:val="000000" w:themeColor="text1"/>
          <w:sz w:val="22"/>
        </w:rPr>
        <w:t>文法。用</w:t>
      </w:r>
      <m:oMath>
        <m:r>
          <m:rPr>
            <m:sty m:val="bi"/>
          </m:rPr>
          <w:rPr>
            <w:rFonts w:ascii="Cambria Math" w:eastAsia="楷体" w:hAnsi="Cambria Math"/>
            <w:color w:val="000000" w:themeColor="text1"/>
            <w:sz w:val="22"/>
          </w:rPr>
          <m:t>SLR(1)</m:t>
        </m:r>
      </m:oMath>
      <w:r>
        <w:rPr>
          <w:rFonts w:ascii="Times New Roman" w:eastAsia="楷体" w:hAnsi="Times New Roman" w:hint="eastAsia"/>
          <w:b/>
          <w:color w:val="000000" w:themeColor="text1"/>
          <w:sz w:val="22"/>
        </w:rPr>
        <w:t>文法能解决冲突，所以构造</w:t>
      </w:r>
      <m:oMath>
        <m:r>
          <m:rPr>
            <m:sty m:val="bi"/>
          </m:rPr>
          <w:rPr>
            <w:rFonts w:ascii="Cambria Math" w:eastAsia="楷体" w:hAnsi="Cambria Math"/>
            <w:color w:val="000000" w:themeColor="text1"/>
            <w:sz w:val="22"/>
          </w:rPr>
          <m:t>SLR(1)</m:t>
        </m:r>
      </m:oMath>
      <w:r>
        <w:rPr>
          <w:rFonts w:ascii="Times New Roman" w:eastAsia="楷体" w:hAnsi="Times New Roman" w:hint="eastAsia"/>
          <w:b/>
          <w:color w:val="000000" w:themeColor="text1"/>
          <w:sz w:val="22"/>
        </w:rPr>
        <w:t>。</w:t>
      </w:r>
    </w:p>
    <w:p w14:paraId="277E8B9D" w14:textId="77777777" w:rsidR="007F4D4F" w:rsidRDefault="007F4D4F" w:rsidP="007F4D4F">
      <w:pPr>
        <w:rPr>
          <w:rFonts w:ascii="Times New Roman" w:eastAsia="楷体" w:hAnsi="Times New Roman"/>
          <w:b/>
          <w:color w:val="000000" w:themeColor="text1"/>
          <w:sz w:val="22"/>
        </w:rPr>
      </w:pPr>
    </w:p>
    <w:p w14:paraId="3CBED323" w14:textId="77777777" w:rsidR="007F4D4F" w:rsidRDefault="007F4D4F" w:rsidP="007F4D4F">
      <w:pPr>
        <w:rPr>
          <w:rFonts w:ascii="Times New Roman" w:eastAsia="楷体" w:hAnsi="Times New Roman"/>
          <w:b/>
          <w:color w:val="000000" w:themeColor="text1"/>
          <w:sz w:val="22"/>
        </w:rPr>
      </w:pPr>
    </w:p>
    <w:p w14:paraId="7FB6BC07" w14:textId="77777777" w:rsidR="007F4D4F" w:rsidRDefault="007F4D4F" w:rsidP="007F4D4F">
      <w:pP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构造</w:t>
      </w:r>
      <m:oMath>
        <m:r>
          <m:rPr>
            <m:sty m:val="bi"/>
          </m:rPr>
          <w:rPr>
            <w:rFonts w:ascii="Cambria Math" w:eastAsia="楷体" w:hAnsi="Cambria Math"/>
            <w:color w:val="000000" w:themeColor="text1"/>
            <w:sz w:val="22"/>
          </w:rPr>
          <m:t>SLR(1)</m:t>
        </m:r>
      </m:oMath>
      <w:r>
        <w:rPr>
          <w:rFonts w:ascii="Times New Roman" w:eastAsia="楷体" w:hAnsi="Times New Roman" w:hint="eastAsia"/>
          <w:b/>
          <w:color w:val="000000" w:themeColor="text1"/>
          <w:sz w:val="22"/>
        </w:rPr>
        <w:t>的分析表如下：</w:t>
      </w:r>
    </w:p>
    <w:tbl>
      <w:tblPr>
        <w:tblStyle w:val="a7"/>
        <w:tblW w:w="0" w:type="auto"/>
        <w:tblBorders>
          <w:top w:val="single" w:sz="12" w:space="0" w:color="auto"/>
          <w:bottom w:val="single" w:sz="12" w:space="0" w:color="auto"/>
          <w:insideH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7F4D4F" w14:paraId="2B17B354" w14:textId="77777777" w:rsidTr="000E2957">
        <w:tc>
          <w:tcPr>
            <w:tcW w:w="1185" w:type="dxa"/>
            <w:vMerge w:val="restart"/>
            <w:tcBorders>
              <w:top w:val="single" w:sz="12" w:space="0" w:color="auto"/>
              <w:left w:val="nil"/>
              <w:bottom w:val="single" w:sz="12" w:space="0" w:color="auto"/>
            </w:tcBorders>
            <w:vAlign w:val="center"/>
          </w:tcPr>
          <w:p w14:paraId="20586257"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状态</w:t>
            </w:r>
          </w:p>
        </w:tc>
        <w:tc>
          <w:tcPr>
            <w:tcW w:w="3555" w:type="dxa"/>
            <w:gridSpan w:val="3"/>
            <w:tcBorders>
              <w:top w:val="single" w:sz="12" w:space="0" w:color="auto"/>
              <w:bottom w:val="single" w:sz="4" w:space="0" w:color="auto"/>
            </w:tcBorders>
            <w:vAlign w:val="center"/>
          </w:tcPr>
          <w:p w14:paraId="79C15894"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A</w:t>
            </w:r>
            <w:r>
              <w:rPr>
                <w:rFonts w:ascii="Times New Roman" w:eastAsia="楷体" w:hAnsi="Times New Roman"/>
                <w:b/>
                <w:color w:val="000000" w:themeColor="text1"/>
                <w:sz w:val="22"/>
              </w:rPr>
              <w:t>CTION</w:t>
            </w:r>
          </w:p>
        </w:tc>
        <w:tc>
          <w:tcPr>
            <w:tcW w:w="3556" w:type="dxa"/>
            <w:gridSpan w:val="3"/>
            <w:tcBorders>
              <w:top w:val="single" w:sz="12" w:space="0" w:color="auto"/>
              <w:bottom w:val="single" w:sz="4" w:space="0" w:color="auto"/>
              <w:right w:val="nil"/>
            </w:tcBorders>
            <w:vAlign w:val="center"/>
          </w:tcPr>
          <w:p w14:paraId="09700FB8"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G</w:t>
            </w:r>
            <w:r>
              <w:rPr>
                <w:rFonts w:ascii="Times New Roman" w:eastAsia="楷体" w:hAnsi="Times New Roman"/>
                <w:b/>
                <w:color w:val="000000" w:themeColor="text1"/>
                <w:sz w:val="22"/>
              </w:rPr>
              <w:t>OTO</w:t>
            </w:r>
          </w:p>
        </w:tc>
      </w:tr>
      <w:tr w:rsidR="007F4D4F" w14:paraId="4ACDB12B" w14:textId="77777777" w:rsidTr="000E2957">
        <w:tc>
          <w:tcPr>
            <w:tcW w:w="1185" w:type="dxa"/>
            <w:vMerge/>
            <w:tcBorders>
              <w:top w:val="nil"/>
              <w:left w:val="nil"/>
              <w:bottom w:val="single" w:sz="8" w:space="0" w:color="auto"/>
            </w:tcBorders>
            <w:vAlign w:val="center"/>
          </w:tcPr>
          <w:p w14:paraId="47475ACF"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single" w:sz="4" w:space="0" w:color="auto"/>
              <w:bottom w:val="single" w:sz="8" w:space="0" w:color="auto"/>
            </w:tcBorders>
            <w:vAlign w:val="center"/>
          </w:tcPr>
          <w:p w14:paraId="17738102"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s="Times New Roman" w:hint="eastAsia"/>
                    <w:color w:val="000000" w:themeColor="text1"/>
                    <w:sz w:val="22"/>
                  </w:rPr>
                  <m:t>a</m:t>
                </m:r>
              </m:oMath>
            </m:oMathPara>
          </w:p>
        </w:tc>
        <w:tc>
          <w:tcPr>
            <w:tcW w:w="1185" w:type="dxa"/>
            <w:tcBorders>
              <w:top w:val="single" w:sz="4" w:space="0" w:color="auto"/>
              <w:bottom w:val="single" w:sz="8" w:space="0" w:color="auto"/>
            </w:tcBorders>
            <w:vAlign w:val="center"/>
          </w:tcPr>
          <w:p w14:paraId="4528D9FB"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b</m:t>
                </m:r>
              </m:oMath>
            </m:oMathPara>
          </w:p>
        </w:tc>
        <w:tc>
          <w:tcPr>
            <w:tcW w:w="1185" w:type="dxa"/>
            <w:tcBorders>
              <w:top w:val="single" w:sz="4" w:space="0" w:color="auto"/>
              <w:bottom w:val="single" w:sz="8" w:space="0" w:color="auto"/>
            </w:tcBorders>
            <w:vAlign w:val="center"/>
          </w:tcPr>
          <w:p w14:paraId="4B3F4B20"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s="Times New Roman"/>
                    <w:color w:val="000000" w:themeColor="text1"/>
                    <w:sz w:val="22"/>
                  </w:rPr>
                  <m:t>#</m:t>
                </m:r>
              </m:oMath>
            </m:oMathPara>
          </w:p>
        </w:tc>
        <w:tc>
          <w:tcPr>
            <w:tcW w:w="1185" w:type="dxa"/>
            <w:tcBorders>
              <w:top w:val="single" w:sz="4" w:space="0" w:color="auto"/>
              <w:bottom w:val="single" w:sz="8" w:space="0" w:color="auto"/>
            </w:tcBorders>
            <w:vAlign w:val="center"/>
          </w:tcPr>
          <w:p w14:paraId="5631D567"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S</m:t>
                </m:r>
              </m:oMath>
            </m:oMathPara>
          </w:p>
        </w:tc>
        <w:tc>
          <w:tcPr>
            <w:tcW w:w="1185" w:type="dxa"/>
            <w:tcBorders>
              <w:top w:val="single" w:sz="4" w:space="0" w:color="auto"/>
              <w:bottom w:val="single" w:sz="8" w:space="0" w:color="auto"/>
            </w:tcBorders>
            <w:vAlign w:val="center"/>
          </w:tcPr>
          <w:p w14:paraId="50D4B4E5"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A</m:t>
                </m:r>
              </m:oMath>
            </m:oMathPara>
          </w:p>
        </w:tc>
        <w:tc>
          <w:tcPr>
            <w:tcW w:w="1186" w:type="dxa"/>
            <w:tcBorders>
              <w:top w:val="single" w:sz="4" w:space="0" w:color="auto"/>
              <w:bottom w:val="single" w:sz="8" w:space="0" w:color="auto"/>
              <w:right w:val="nil"/>
            </w:tcBorders>
            <w:vAlign w:val="center"/>
          </w:tcPr>
          <w:p w14:paraId="0B2CA54A"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B</m:t>
                </m:r>
              </m:oMath>
            </m:oMathPara>
          </w:p>
        </w:tc>
      </w:tr>
      <w:tr w:rsidR="007F4D4F" w14:paraId="23962137" w14:textId="77777777" w:rsidTr="000E2957">
        <w:tc>
          <w:tcPr>
            <w:tcW w:w="1185" w:type="dxa"/>
            <w:tcBorders>
              <w:top w:val="single" w:sz="8" w:space="0" w:color="auto"/>
              <w:left w:val="nil"/>
              <w:bottom w:val="nil"/>
            </w:tcBorders>
            <w:vAlign w:val="center"/>
          </w:tcPr>
          <w:p w14:paraId="50129BAE"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0</w:t>
            </w:r>
          </w:p>
        </w:tc>
        <w:tc>
          <w:tcPr>
            <w:tcW w:w="1185" w:type="dxa"/>
            <w:tcBorders>
              <w:top w:val="single" w:sz="8" w:space="0" w:color="auto"/>
              <w:bottom w:val="nil"/>
            </w:tcBorders>
            <w:vAlign w:val="center"/>
          </w:tcPr>
          <w:p w14:paraId="74EB52FA"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1185" w:type="dxa"/>
            <w:tcBorders>
              <w:top w:val="single" w:sz="8" w:space="0" w:color="auto"/>
              <w:bottom w:val="nil"/>
            </w:tcBorders>
            <w:vAlign w:val="center"/>
          </w:tcPr>
          <w:p w14:paraId="02DB28D3"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3</m:t>
                    </m:r>
                  </m:sub>
                </m:sSub>
              </m:oMath>
            </m:oMathPara>
          </w:p>
        </w:tc>
        <w:tc>
          <w:tcPr>
            <w:tcW w:w="1185" w:type="dxa"/>
            <w:tcBorders>
              <w:top w:val="single" w:sz="8" w:space="0" w:color="auto"/>
              <w:bottom w:val="nil"/>
            </w:tcBorders>
            <w:vAlign w:val="center"/>
          </w:tcPr>
          <w:p w14:paraId="2CB9DEA0"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3</m:t>
                    </m:r>
                  </m:sub>
                </m:sSub>
              </m:oMath>
            </m:oMathPara>
          </w:p>
        </w:tc>
        <w:tc>
          <w:tcPr>
            <w:tcW w:w="1185" w:type="dxa"/>
            <w:tcBorders>
              <w:top w:val="single" w:sz="8" w:space="0" w:color="auto"/>
              <w:bottom w:val="nil"/>
            </w:tcBorders>
            <w:vAlign w:val="center"/>
          </w:tcPr>
          <w:p w14:paraId="719E6DE6"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p>
        </w:tc>
        <w:tc>
          <w:tcPr>
            <w:tcW w:w="1185" w:type="dxa"/>
            <w:tcBorders>
              <w:top w:val="single" w:sz="8" w:space="0" w:color="auto"/>
              <w:bottom w:val="nil"/>
            </w:tcBorders>
            <w:vAlign w:val="center"/>
          </w:tcPr>
          <w:p w14:paraId="65EB163A"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2</w:t>
            </w:r>
          </w:p>
        </w:tc>
        <w:tc>
          <w:tcPr>
            <w:tcW w:w="1186" w:type="dxa"/>
            <w:tcBorders>
              <w:top w:val="single" w:sz="8" w:space="0" w:color="auto"/>
              <w:bottom w:val="nil"/>
              <w:right w:val="nil"/>
            </w:tcBorders>
            <w:vAlign w:val="center"/>
          </w:tcPr>
          <w:p w14:paraId="06C08AB6" w14:textId="77777777" w:rsidR="007F4D4F" w:rsidRDefault="007F4D4F" w:rsidP="000E2957">
            <w:pPr>
              <w:jc w:val="center"/>
              <w:rPr>
                <w:rFonts w:ascii="Times New Roman" w:eastAsia="楷体" w:hAnsi="Times New Roman"/>
                <w:b/>
                <w:color w:val="000000" w:themeColor="text1"/>
                <w:sz w:val="22"/>
              </w:rPr>
            </w:pPr>
          </w:p>
        </w:tc>
      </w:tr>
      <w:tr w:rsidR="007F4D4F" w14:paraId="23DD0186" w14:textId="77777777" w:rsidTr="000E2957">
        <w:tc>
          <w:tcPr>
            <w:tcW w:w="1185" w:type="dxa"/>
            <w:tcBorders>
              <w:top w:val="nil"/>
              <w:left w:val="nil"/>
              <w:bottom w:val="nil"/>
            </w:tcBorders>
            <w:vAlign w:val="center"/>
          </w:tcPr>
          <w:p w14:paraId="5184FE31"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p>
        </w:tc>
        <w:tc>
          <w:tcPr>
            <w:tcW w:w="1185" w:type="dxa"/>
            <w:tcBorders>
              <w:top w:val="nil"/>
              <w:bottom w:val="nil"/>
            </w:tcBorders>
            <w:vAlign w:val="center"/>
          </w:tcPr>
          <w:p w14:paraId="76187504"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234E04C7"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031A168C"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acc</m:t>
                </m:r>
              </m:oMath>
            </m:oMathPara>
          </w:p>
        </w:tc>
        <w:tc>
          <w:tcPr>
            <w:tcW w:w="1185" w:type="dxa"/>
            <w:tcBorders>
              <w:top w:val="nil"/>
              <w:bottom w:val="nil"/>
            </w:tcBorders>
            <w:vAlign w:val="center"/>
          </w:tcPr>
          <w:p w14:paraId="1ADF9A94"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0F39EF92"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3CA86950" w14:textId="77777777" w:rsidR="007F4D4F" w:rsidRDefault="007F4D4F" w:rsidP="000E2957">
            <w:pPr>
              <w:jc w:val="center"/>
              <w:rPr>
                <w:rFonts w:ascii="Times New Roman" w:eastAsia="楷体" w:hAnsi="Times New Roman"/>
                <w:b/>
                <w:color w:val="000000" w:themeColor="text1"/>
                <w:sz w:val="22"/>
              </w:rPr>
            </w:pPr>
          </w:p>
        </w:tc>
      </w:tr>
      <w:tr w:rsidR="007F4D4F" w14:paraId="20166B8B" w14:textId="77777777" w:rsidTr="000E2957">
        <w:tc>
          <w:tcPr>
            <w:tcW w:w="1185" w:type="dxa"/>
            <w:tcBorders>
              <w:top w:val="nil"/>
              <w:left w:val="nil"/>
              <w:bottom w:val="nil"/>
            </w:tcBorders>
            <w:vAlign w:val="center"/>
          </w:tcPr>
          <w:p w14:paraId="709034E3"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2</w:t>
            </w:r>
          </w:p>
        </w:tc>
        <w:tc>
          <w:tcPr>
            <w:tcW w:w="1185" w:type="dxa"/>
            <w:tcBorders>
              <w:top w:val="nil"/>
              <w:bottom w:val="nil"/>
            </w:tcBorders>
            <w:vAlign w:val="center"/>
          </w:tcPr>
          <w:p w14:paraId="6749E60B"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5</m:t>
                    </m:r>
                  </m:sub>
                </m:sSub>
              </m:oMath>
            </m:oMathPara>
          </w:p>
        </w:tc>
        <w:tc>
          <w:tcPr>
            <w:tcW w:w="1185" w:type="dxa"/>
            <w:tcBorders>
              <w:top w:val="nil"/>
              <w:bottom w:val="nil"/>
            </w:tcBorders>
            <w:vAlign w:val="center"/>
          </w:tcPr>
          <w:p w14:paraId="190B1E52"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5</m:t>
                    </m:r>
                  </m:sub>
                </m:sSub>
              </m:oMath>
            </m:oMathPara>
          </w:p>
        </w:tc>
        <w:tc>
          <w:tcPr>
            <w:tcW w:w="1185" w:type="dxa"/>
            <w:tcBorders>
              <w:top w:val="nil"/>
              <w:bottom w:val="nil"/>
            </w:tcBorders>
            <w:vAlign w:val="center"/>
          </w:tcPr>
          <w:p w14:paraId="5A96FFF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5</m:t>
                    </m:r>
                  </m:sub>
                </m:sSub>
              </m:oMath>
            </m:oMathPara>
          </w:p>
        </w:tc>
        <w:tc>
          <w:tcPr>
            <w:tcW w:w="1185" w:type="dxa"/>
            <w:tcBorders>
              <w:top w:val="nil"/>
              <w:bottom w:val="nil"/>
            </w:tcBorders>
            <w:vAlign w:val="center"/>
          </w:tcPr>
          <w:p w14:paraId="6DE667D7"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3B2A9D64"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6CE4C996"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4</w:t>
            </w:r>
          </w:p>
        </w:tc>
      </w:tr>
      <w:tr w:rsidR="007F4D4F" w14:paraId="75998F7D" w14:textId="77777777" w:rsidTr="000E2957">
        <w:tc>
          <w:tcPr>
            <w:tcW w:w="1185" w:type="dxa"/>
            <w:tcBorders>
              <w:top w:val="nil"/>
              <w:left w:val="nil"/>
              <w:bottom w:val="nil"/>
            </w:tcBorders>
            <w:vAlign w:val="center"/>
          </w:tcPr>
          <w:p w14:paraId="17286447"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3</w:t>
            </w:r>
          </w:p>
        </w:tc>
        <w:tc>
          <w:tcPr>
            <w:tcW w:w="1185" w:type="dxa"/>
            <w:tcBorders>
              <w:top w:val="nil"/>
              <w:bottom w:val="nil"/>
            </w:tcBorders>
            <w:vAlign w:val="center"/>
          </w:tcPr>
          <w:p w14:paraId="039BB4CA"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5</m:t>
                    </m:r>
                  </m:sub>
                </m:sSub>
              </m:oMath>
            </m:oMathPara>
          </w:p>
        </w:tc>
        <w:tc>
          <w:tcPr>
            <w:tcW w:w="1185" w:type="dxa"/>
            <w:tcBorders>
              <w:top w:val="nil"/>
              <w:bottom w:val="nil"/>
            </w:tcBorders>
            <w:vAlign w:val="center"/>
          </w:tcPr>
          <w:p w14:paraId="07735751"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5</m:t>
                    </m:r>
                  </m:sub>
                </m:sSub>
              </m:oMath>
            </m:oMathPara>
          </w:p>
        </w:tc>
        <w:tc>
          <w:tcPr>
            <w:tcW w:w="1185" w:type="dxa"/>
            <w:tcBorders>
              <w:top w:val="nil"/>
              <w:bottom w:val="nil"/>
            </w:tcBorders>
            <w:vAlign w:val="center"/>
          </w:tcPr>
          <w:p w14:paraId="6EE97F29"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5</m:t>
                    </m:r>
                  </m:sub>
                </m:sSub>
              </m:oMath>
            </m:oMathPara>
          </w:p>
        </w:tc>
        <w:tc>
          <w:tcPr>
            <w:tcW w:w="1185" w:type="dxa"/>
            <w:tcBorders>
              <w:top w:val="nil"/>
              <w:bottom w:val="nil"/>
            </w:tcBorders>
            <w:vAlign w:val="center"/>
          </w:tcPr>
          <w:p w14:paraId="0EC045B4"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013EBCF9"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5EE440DF"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6</w:t>
            </w:r>
          </w:p>
        </w:tc>
      </w:tr>
      <w:tr w:rsidR="007F4D4F" w14:paraId="3900A5FD" w14:textId="77777777" w:rsidTr="000E2957">
        <w:tc>
          <w:tcPr>
            <w:tcW w:w="1185" w:type="dxa"/>
            <w:tcBorders>
              <w:top w:val="nil"/>
              <w:left w:val="nil"/>
              <w:bottom w:val="nil"/>
            </w:tcBorders>
            <w:vAlign w:val="center"/>
          </w:tcPr>
          <w:p w14:paraId="1F22A9F8"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4</w:t>
            </w:r>
          </w:p>
        </w:tc>
        <w:tc>
          <w:tcPr>
            <w:tcW w:w="1185" w:type="dxa"/>
            <w:tcBorders>
              <w:top w:val="nil"/>
              <w:bottom w:val="nil"/>
            </w:tcBorders>
            <w:vAlign w:val="center"/>
          </w:tcPr>
          <w:p w14:paraId="0FDF56CE"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0611C9CC"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737749FC"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1</m:t>
                    </m:r>
                  </m:sub>
                </m:sSub>
              </m:oMath>
            </m:oMathPara>
          </w:p>
        </w:tc>
        <w:tc>
          <w:tcPr>
            <w:tcW w:w="1185" w:type="dxa"/>
            <w:tcBorders>
              <w:top w:val="nil"/>
              <w:bottom w:val="nil"/>
            </w:tcBorders>
            <w:vAlign w:val="center"/>
          </w:tcPr>
          <w:p w14:paraId="425E2F33"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32458BAC"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310C1EA6" w14:textId="77777777" w:rsidR="007F4D4F" w:rsidRDefault="007F4D4F" w:rsidP="000E2957">
            <w:pPr>
              <w:jc w:val="center"/>
              <w:rPr>
                <w:rFonts w:ascii="Times New Roman" w:eastAsia="楷体" w:hAnsi="Times New Roman"/>
                <w:b/>
                <w:color w:val="000000" w:themeColor="text1"/>
                <w:sz w:val="22"/>
              </w:rPr>
            </w:pPr>
          </w:p>
        </w:tc>
      </w:tr>
      <w:tr w:rsidR="007F4D4F" w14:paraId="62B9B813" w14:textId="77777777" w:rsidTr="000E2957">
        <w:tc>
          <w:tcPr>
            <w:tcW w:w="1185" w:type="dxa"/>
            <w:tcBorders>
              <w:top w:val="nil"/>
              <w:left w:val="nil"/>
              <w:bottom w:val="nil"/>
            </w:tcBorders>
            <w:vAlign w:val="center"/>
          </w:tcPr>
          <w:p w14:paraId="68ECB306"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5</w:t>
            </w:r>
          </w:p>
        </w:tc>
        <w:tc>
          <w:tcPr>
            <w:tcW w:w="1185" w:type="dxa"/>
            <w:tcBorders>
              <w:top w:val="nil"/>
              <w:bottom w:val="nil"/>
            </w:tcBorders>
            <w:vAlign w:val="center"/>
          </w:tcPr>
          <w:p w14:paraId="5B9CDE65"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1185" w:type="dxa"/>
            <w:tcBorders>
              <w:top w:val="nil"/>
              <w:bottom w:val="nil"/>
            </w:tcBorders>
            <w:vAlign w:val="center"/>
          </w:tcPr>
          <w:p w14:paraId="2C0CB424"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3</m:t>
                    </m:r>
                  </m:sub>
                </m:sSub>
              </m:oMath>
            </m:oMathPara>
          </w:p>
        </w:tc>
        <w:tc>
          <w:tcPr>
            <w:tcW w:w="1185" w:type="dxa"/>
            <w:tcBorders>
              <w:top w:val="nil"/>
              <w:bottom w:val="nil"/>
            </w:tcBorders>
            <w:vAlign w:val="center"/>
          </w:tcPr>
          <w:p w14:paraId="7E678EAF"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3</m:t>
                    </m:r>
                  </m:sub>
                </m:sSub>
              </m:oMath>
            </m:oMathPara>
          </w:p>
        </w:tc>
        <w:tc>
          <w:tcPr>
            <w:tcW w:w="1185" w:type="dxa"/>
            <w:tcBorders>
              <w:top w:val="nil"/>
              <w:bottom w:val="nil"/>
            </w:tcBorders>
            <w:vAlign w:val="center"/>
          </w:tcPr>
          <w:p w14:paraId="65D9C5F5"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6E8C47E7"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8</w:t>
            </w:r>
          </w:p>
        </w:tc>
        <w:tc>
          <w:tcPr>
            <w:tcW w:w="1186" w:type="dxa"/>
            <w:tcBorders>
              <w:top w:val="nil"/>
              <w:bottom w:val="nil"/>
              <w:right w:val="nil"/>
            </w:tcBorders>
            <w:vAlign w:val="center"/>
          </w:tcPr>
          <w:p w14:paraId="16AF6B72" w14:textId="77777777" w:rsidR="007F4D4F" w:rsidRDefault="007F4D4F" w:rsidP="000E2957">
            <w:pPr>
              <w:jc w:val="center"/>
              <w:rPr>
                <w:rFonts w:ascii="Times New Roman" w:eastAsia="楷体" w:hAnsi="Times New Roman"/>
                <w:b/>
                <w:color w:val="000000" w:themeColor="text1"/>
                <w:sz w:val="22"/>
              </w:rPr>
            </w:pPr>
          </w:p>
        </w:tc>
      </w:tr>
      <w:tr w:rsidR="007F4D4F" w14:paraId="331B9F26" w14:textId="77777777" w:rsidTr="000E2957">
        <w:tc>
          <w:tcPr>
            <w:tcW w:w="1185" w:type="dxa"/>
            <w:tcBorders>
              <w:top w:val="nil"/>
              <w:left w:val="nil"/>
              <w:bottom w:val="nil"/>
            </w:tcBorders>
            <w:vAlign w:val="center"/>
          </w:tcPr>
          <w:p w14:paraId="09D78B92"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6</w:t>
            </w:r>
          </w:p>
        </w:tc>
        <w:tc>
          <w:tcPr>
            <w:tcW w:w="1185" w:type="dxa"/>
            <w:tcBorders>
              <w:top w:val="nil"/>
              <w:bottom w:val="nil"/>
            </w:tcBorders>
            <w:vAlign w:val="center"/>
          </w:tcPr>
          <w:p w14:paraId="2D120B4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7</m:t>
                    </m:r>
                  </m:sub>
                </m:sSub>
              </m:oMath>
            </m:oMathPara>
          </w:p>
        </w:tc>
        <w:tc>
          <w:tcPr>
            <w:tcW w:w="1185" w:type="dxa"/>
            <w:tcBorders>
              <w:top w:val="nil"/>
              <w:bottom w:val="nil"/>
            </w:tcBorders>
            <w:vAlign w:val="center"/>
          </w:tcPr>
          <w:p w14:paraId="28474EDA"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52A8D38A"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31C846E0"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6B53CEDF"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09343681" w14:textId="77777777" w:rsidR="007F4D4F" w:rsidRDefault="007F4D4F" w:rsidP="000E2957">
            <w:pPr>
              <w:jc w:val="center"/>
              <w:rPr>
                <w:rFonts w:ascii="Times New Roman" w:eastAsia="楷体" w:hAnsi="Times New Roman"/>
                <w:b/>
                <w:color w:val="000000" w:themeColor="text1"/>
                <w:sz w:val="22"/>
              </w:rPr>
            </w:pPr>
          </w:p>
        </w:tc>
      </w:tr>
      <w:tr w:rsidR="007F4D4F" w14:paraId="21337C6C" w14:textId="77777777" w:rsidTr="000E2957">
        <w:tc>
          <w:tcPr>
            <w:tcW w:w="1185" w:type="dxa"/>
            <w:tcBorders>
              <w:top w:val="nil"/>
              <w:left w:val="nil"/>
              <w:bottom w:val="nil"/>
            </w:tcBorders>
            <w:vAlign w:val="center"/>
          </w:tcPr>
          <w:p w14:paraId="45B535B1"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7</w:t>
            </w:r>
          </w:p>
        </w:tc>
        <w:tc>
          <w:tcPr>
            <w:tcW w:w="1185" w:type="dxa"/>
            <w:tcBorders>
              <w:top w:val="nil"/>
              <w:bottom w:val="nil"/>
            </w:tcBorders>
            <w:vAlign w:val="center"/>
          </w:tcPr>
          <w:p w14:paraId="53D9ACAE"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60C25FD5"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2</m:t>
                    </m:r>
                  </m:sub>
                </m:sSub>
              </m:oMath>
            </m:oMathPara>
          </w:p>
        </w:tc>
        <w:tc>
          <w:tcPr>
            <w:tcW w:w="1185" w:type="dxa"/>
            <w:tcBorders>
              <w:top w:val="nil"/>
              <w:bottom w:val="nil"/>
            </w:tcBorders>
            <w:vAlign w:val="center"/>
          </w:tcPr>
          <w:p w14:paraId="1BE3594E"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2</m:t>
                    </m:r>
                  </m:sub>
                </m:sSub>
              </m:oMath>
            </m:oMathPara>
          </w:p>
        </w:tc>
        <w:tc>
          <w:tcPr>
            <w:tcW w:w="1185" w:type="dxa"/>
            <w:tcBorders>
              <w:top w:val="nil"/>
              <w:bottom w:val="nil"/>
            </w:tcBorders>
            <w:vAlign w:val="center"/>
          </w:tcPr>
          <w:p w14:paraId="7BE5C087"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3817E7EA"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0828D301" w14:textId="77777777" w:rsidR="007F4D4F" w:rsidRDefault="007F4D4F" w:rsidP="000E2957">
            <w:pPr>
              <w:jc w:val="center"/>
              <w:rPr>
                <w:rFonts w:ascii="Times New Roman" w:eastAsia="楷体" w:hAnsi="Times New Roman"/>
                <w:b/>
                <w:color w:val="000000" w:themeColor="text1"/>
                <w:sz w:val="22"/>
              </w:rPr>
            </w:pPr>
          </w:p>
        </w:tc>
      </w:tr>
      <w:tr w:rsidR="007F4D4F" w14:paraId="7A7A3D90" w14:textId="77777777" w:rsidTr="000E2957">
        <w:tc>
          <w:tcPr>
            <w:tcW w:w="1185" w:type="dxa"/>
            <w:tcBorders>
              <w:top w:val="nil"/>
              <w:left w:val="nil"/>
              <w:bottom w:val="nil"/>
            </w:tcBorders>
            <w:vAlign w:val="center"/>
          </w:tcPr>
          <w:p w14:paraId="4F38F168"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8</w:t>
            </w:r>
          </w:p>
        </w:tc>
        <w:tc>
          <w:tcPr>
            <w:tcW w:w="1185" w:type="dxa"/>
            <w:tcBorders>
              <w:top w:val="nil"/>
              <w:bottom w:val="nil"/>
            </w:tcBorders>
            <w:vAlign w:val="center"/>
          </w:tcPr>
          <w:p w14:paraId="56920922"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3B753BD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9</m:t>
                    </m:r>
                  </m:sub>
                </m:sSub>
              </m:oMath>
            </m:oMathPara>
          </w:p>
        </w:tc>
        <w:tc>
          <w:tcPr>
            <w:tcW w:w="1185" w:type="dxa"/>
            <w:tcBorders>
              <w:top w:val="nil"/>
              <w:bottom w:val="nil"/>
            </w:tcBorders>
            <w:vAlign w:val="center"/>
          </w:tcPr>
          <w:p w14:paraId="1B855C75"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6638B491"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nil"/>
            </w:tcBorders>
            <w:vAlign w:val="center"/>
          </w:tcPr>
          <w:p w14:paraId="28740421"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nil"/>
              <w:right w:val="nil"/>
            </w:tcBorders>
            <w:vAlign w:val="center"/>
          </w:tcPr>
          <w:p w14:paraId="05CF3D95" w14:textId="77777777" w:rsidR="007F4D4F" w:rsidRDefault="007F4D4F" w:rsidP="000E2957">
            <w:pPr>
              <w:jc w:val="center"/>
              <w:rPr>
                <w:rFonts w:ascii="Times New Roman" w:eastAsia="楷体" w:hAnsi="Times New Roman"/>
                <w:b/>
                <w:color w:val="000000" w:themeColor="text1"/>
                <w:sz w:val="22"/>
              </w:rPr>
            </w:pPr>
          </w:p>
        </w:tc>
      </w:tr>
      <w:tr w:rsidR="007F4D4F" w14:paraId="2AA52916" w14:textId="77777777" w:rsidTr="000E2957">
        <w:tc>
          <w:tcPr>
            <w:tcW w:w="1185" w:type="dxa"/>
            <w:tcBorders>
              <w:top w:val="nil"/>
              <w:left w:val="nil"/>
              <w:bottom w:val="single" w:sz="12" w:space="0" w:color="auto"/>
            </w:tcBorders>
            <w:vAlign w:val="center"/>
          </w:tcPr>
          <w:p w14:paraId="3E98C59C"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9</w:t>
            </w:r>
          </w:p>
        </w:tc>
        <w:tc>
          <w:tcPr>
            <w:tcW w:w="1185" w:type="dxa"/>
            <w:tcBorders>
              <w:top w:val="nil"/>
              <w:bottom w:val="single" w:sz="12" w:space="0" w:color="auto"/>
            </w:tcBorders>
            <w:vAlign w:val="center"/>
          </w:tcPr>
          <w:p w14:paraId="05E1B4BD" w14:textId="77777777" w:rsidR="007F4D4F" w:rsidRPr="00E62D2E"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4</m:t>
                    </m:r>
                  </m:sub>
                </m:sSub>
              </m:oMath>
            </m:oMathPara>
          </w:p>
        </w:tc>
        <w:tc>
          <w:tcPr>
            <w:tcW w:w="1185" w:type="dxa"/>
            <w:tcBorders>
              <w:top w:val="nil"/>
              <w:bottom w:val="single" w:sz="12" w:space="0" w:color="auto"/>
            </w:tcBorders>
            <w:vAlign w:val="center"/>
          </w:tcPr>
          <w:p w14:paraId="3EDF5994"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single" w:sz="12" w:space="0" w:color="auto"/>
            </w:tcBorders>
            <w:vAlign w:val="center"/>
          </w:tcPr>
          <w:p w14:paraId="197C4EF8"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r</m:t>
                    </m:r>
                  </m:e>
                  <m:sub>
                    <m:r>
                      <m:rPr>
                        <m:sty m:val="bi"/>
                      </m:rPr>
                      <w:rPr>
                        <w:rFonts w:ascii="Cambria Math" w:eastAsia="楷体" w:hAnsi="Cambria Math"/>
                        <w:color w:val="000000" w:themeColor="text1"/>
                        <w:sz w:val="22"/>
                      </w:rPr>
                      <m:t>4</m:t>
                    </m:r>
                  </m:sub>
                </m:sSub>
              </m:oMath>
            </m:oMathPara>
          </w:p>
        </w:tc>
        <w:tc>
          <w:tcPr>
            <w:tcW w:w="1185" w:type="dxa"/>
            <w:tcBorders>
              <w:top w:val="nil"/>
              <w:bottom w:val="single" w:sz="12" w:space="0" w:color="auto"/>
            </w:tcBorders>
            <w:vAlign w:val="center"/>
          </w:tcPr>
          <w:p w14:paraId="50EE4F84" w14:textId="77777777" w:rsidR="007F4D4F" w:rsidRDefault="007F4D4F" w:rsidP="000E2957">
            <w:pPr>
              <w:jc w:val="center"/>
              <w:rPr>
                <w:rFonts w:ascii="Times New Roman" w:eastAsia="楷体" w:hAnsi="Times New Roman"/>
                <w:b/>
                <w:color w:val="000000" w:themeColor="text1"/>
                <w:sz w:val="22"/>
              </w:rPr>
            </w:pPr>
          </w:p>
        </w:tc>
        <w:tc>
          <w:tcPr>
            <w:tcW w:w="1185" w:type="dxa"/>
            <w:tcBorders>
              <w:top w:val="nil"/>
              <w:bottom w:val="single" w:sz="12" w:space="0" w:color="auto"/>
            </w:tcBorders>
            <w:vAlign w:val="center"/>
          </w:tcPr>
          <w:p w14:paraId="616D6978" w14:textId="77777777" w:rsidR="007F4D4F" w:rsidRDefault="007F4D4F" w:rsidP="000E2957">
            <w:pPr>
              <w:jc w:val="center"/>
              <w:rPr>
                <w:rFonts w:ascii="Times New Roman" w:eastAsia="楷体" w:hAnsi="Times New Roman"/>
                <w:b/>
                <w:color w:val="000000" w:themeColor="text1"/>
                <w:sz w:val="22"/>
              </w:rPr>
            </w:pPr>
          </w:p>
        </w:tc>
        <w:tc>
          <w:tcPr>
            <w:tcW w:w="1186" w:type="dxa"/>
            <w:tcBorders>
              <w:top w:val="nil"/>
              <w:bottom w:val="single" w:sz="12" w:space="0" w:color="auto"/>
              <w:right w:val="nil"/>
            </w:tcBorders>
            <w:vAlign w:val="center"/>
          </w:tcPr>
          <w:p w14:paraId="3D741DB9" w14:textId="77777777" w:rsidR="007F4D4F" w:rsidRDefault="007F4D4F" w:rsidP="000E2957">
            <w:pPr>
              <w:jc w:val="center"/>
              <w:rPr>
                <w:rFonts w:ascii="Times New Roman" w:eastAsia="楷体" w:hAnsi="Times New Roman"/>
                <w:b/>
                <w:color w:val="000000" w:themeColor="text1"/>
                <w:sz w:val="22"/>
              </w:rPr>
            </w:pPr>
          </w:p>
        </w:tc>
      </w:tr>
    </w:tbl>
    <w:p w14:paraId="1D25F388" w14:textId="77777777" w:rsidR="007F4D4F" w:rsidRDefault="007F4D4F" w:rsidP="007F4D4F">
      <w:pPr>
        <w:rPr>
          <w:rFonts w:ascii="Times New Roman" w:eastAsia="楷体" w:hAnsi="Times New Roman"/>
          <w:b/>
          <w:color w:val="000000" w:themeColor="text1"/>
          <w:sz w:val="22"/>
        </w:rPr>
      </w:pPr>
    </w:p>
    <w:p w14:paraId="53FC6745" w14:textId="77777777" w:rsidR="007F4D4F" w:rsidRDefault="007F4D4F" w:rsidP="007F4D4F">
      <w:pPr>
        <w:ind w:left="139" w:hangingChars="63" w:hanging="139"/>
        <w:rPr>
          <w:rFonts w:ascii="Times New Roman" w:eastAsia="楷体" w:hAnsi="Times New Roman"/>
          <w:b/>
          <w:bCs/>
          <w:iCs/>
          <w:sz w:val="22"/>
        </w:rPr>
      </w:pPr>
      <w:r w:rsidRPr="00A82582">
        <w:rPr>
          <w:rFonts w:ascii="Times New Roman" w:eastAsia="楷体" w:hAnsi="Times New Roman"/>
          <w:b/>
          <w:bCs/>
          <w:iCs/>
          <w:color w:val="FF0000"/>
          <w:sz w:val="22"/>
        </w:rPr>
        <w:t>(2)</w:t>
      </w:r>
      <w:r>
        <w:rPr>
          <w:rFonts w:ascii="Times New Roman" w:eastAsia="楷体" w:hAnsi="Times New Roman"/>
          <w:b/>
          <w:bCs/>
          <w:iCs/>
          <w:sz w:val="22"/>
        </w:rPr>
        <w:t xml:space="preserve">  </w:t>
      </w:r>
      <m:oMath>
        <m:r>
          <m:rPr>
            <m:sty m:val="bi"/>
          </m:rPr>
          <w:rPr>
            <w:rFonts w:ascii="Cambria Math" w:eastAsia="楷体" w:hAnsi="Cambria Math"/>
            <w:sz w:val="22"/>
          </w:rPr>
          <m:t>S→D;B|B</m:t>
        </m:r>
      </m:oMath>
    </w:p>
    <w:p w14:paraId="1512AB1E" w14:textId="77777777" w:rsidR="007F4D4F" w:rsidRDefault="007F4D4F" w:rsidP="007F4D4F">
      <w:pPr>
        <w:ind w:left="420" w:firstLine="420"/>
        <w:rPr>
          <w:rFonts w:ascii="Times New Roman" w:eastAsia="楷体" w:hAnsi="Times New Roman"/>
          <w:b/>
          <w:bCs/>
          <w:i/>
          <w:sz w:val="22"/>
        </w:rPr>
      </w:pPr>
      <m:oMathPara>
        <m:oMathParaPr>
          <m:jc m:val="left"/>
        </m:oMathParaPr>
        <m:oMath>
          <m:r>
            <m:rPr>
              <m:sty m:val="bi"/>
            </m:rPr>
            <w:rPr>
              <w:rFonts w:ascii="Cambria Math" w:eastAsia="楷体" w:hAnsi="Cambria Math"/>
              <w:sz w:val="22"/>
            </w:rPr>
            <m:t>D→d|ε</m:t>
          </m:r>
        </m:oMath>
      </m:oMathPara>
    </w:p>
    <w:p w14:paraId="083B6AB4" w14:textId="77777777" w:rsidR="007F4D4F" w:rsidRDefault="007F4D4F" w:rsidP="007F4D4F">
      <w:pPr>
        <w:ind w:left="377" w:firstLineChars="800" w:firstLine="1767"/>
        <w:rPr>
          <w:rFonts w:ascii="Times New Roman" w:eastAsia="楷体" w:hAnsi="Times New Roman"/>
          <w:b/>
          <w:bCs/>
          <w:i/>
          <w:sz w:val="22"/>
        </w:rPr>
      </w:pPr>
      <m:oMathPara>
        <m:oMathParaPr>
          <m:jc m:val="left"/>
        </m:oMathParaPr>
        <m:oMath>
          <m:r>
            <m:rPr>
              <m:sty m:val="bi"/>
            </m:rPr>
            <w:rPr>
              <w:rFonts w:ascii="Cambria Math" w:eastAsia="楷体" w:hAnsi="Cambria Math"/>
              <w:sz w:val="22"/>
            </w:rPr>
            <m:t>B→B;a|a|ε</m:t>
          </m:r>
        </m:oMath>
      </m:oMathPara>
    </w:p>
    <w:p w14:paraId="6A7935D5" w14:textId="77777777" w:rsidR="007F4D4F" w:rsidRDefault="007F4D4F" w:rsidP="007F4D4F">
      <w:pPr>
        <w:rPr>
          <w:rFonts w:ascii="Times New Roman" w:eastAsia="楷体" w:hAnsi="Times New Roman"/>
          <w:b/>
          <w:bCs/>
          <w:iCs/>
          <w:sz w:val="22"/>
        </w:rPr>
      </w:pPr>
      <w:r>
        <w:rPr>
          <w:rFonts w:ascii="Times New Roman" w:eastAsia="楷体" w:hAnsi="Times New Roman" w:hint="eastAsia"/>
          <w:b/>
          <w:bCs/>
          <w:iCs/>
          <w:sz w:val="22"/>
        </w:rPr>
        <w:t>答：拓广文法为</w:t>
      </w:r>
      <m:oMath>
        <m:r>
          <m:rPr>
            <m:sty m:val="bi"/>
          </m:rPr>
          <w:rPr>
            <w:rFonts w:ascii="Cambria Math" w:eastAsia="楷体" w:hAnsi="Cambria Math"/>
            <w:sz w:val="22"/>
          </w:rPr>
          <m:t>G'</m:t>
        </m:r>
      </m:oMath>
      <w:r>
        <w:rPr>
          <w:rFonts w:ascii="Times New Roman" w:eastAsia="楷体" w:hAnsi="Times New Roman" w:hint="eastAsia"/>
          <w:b/>
          <w:bCs/>
          <w:iCs/>
          <w:sz w:val="22"/>
        </w:rPr>
        <w:t>，增加产生式</w:t>
      </w:r>
      <m:oMath>
        <m:sSup>
          <m:sSupPr>
            <m:ctrlPr>
              <w:rPr>
                <w:rFonts w:ascii="Cambria Math" w:eastAsia="楷体" w:hAnsi="Cambria Math"/>
                <w:b/>
                <w:bCs/>
                <w:i/>
                <w:iCs/>
                <w:sz w:val="22"/>
              </w:rPr>
            </m:ctrlPr>
          </m:sSupPr>
          <m:e>
            <m:r>
              <m:rPr>
                <m:sty m:val="bi"/>
              </m:rPr>
              <w:rPr>
                <w:rFonts w:ascii="Cambria Math" w:eastAsia="楷体" w:hAnsi="Cambria Math"/>
                <w:sz w:val="22"/>
              </w:rPr>
              <m:t>S</m:t>
            </m:r>
          </m:e>
          <m:sup>
            <m:r>
              <m:rPr>
                <m:sty m:val="bi"/>
              </m:rPr>
              <w:rPr>
                <w:rFonts w:ascii="Cambria Math" w:eastAsia="楷体" w:hAnsi="Cambria Math"/>
                <w:sz w:val="22"/>
              </w:rPr>
              <m:t>'</m:t>
            </m:r>
          </m:sup>
        </m:sSup>
        <m:r>
          <m:rPr>
            <m:sty m:val="bi"/>
          </m:rPr>
          <w:rPr>
            <w:rFonts w:ascii="Cambria Math" w:eastAsia="楷体" w:hAnsi="Cambria Math"/>
            <w:sz w:val="22"/>
          </w:rPr>
          <m:t>→S</m:t>
        </m:r>
      </m:oMath>
      <w:r>
        <w:rPr>
          <w:rFonts w:ascii="Times New Roman" w:eastAsia="楷体" w:hAnsi="Times New Roman" w:hint="eastAsia"/>
          <w:b/>
          <w:bCs/>
          <w:iCs/>
          <w:sz w:val="22"/>
        </w:rPr>
        <w:t>，若产生式排序为：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0"/>
      </w:tblGrid>
      <w:tr w:rsidR="007F4D4F" w14:paraId="47FCE537" w14:textId="77777777" w:rsidTr="000E2957">
        <w:tc>
          <w:tcPr>
            <w:tcW w:w="4261" w:type="dxa"/>
          </w:tcPr>
          <w:tbl>
            <w:tblPr>
              <w:tblStyle w:val="a7"/>
              <w:tblpPr w:leftFromText="180" w:rightFromText="180" w:vertAnchor="text" w:horzAnchor="margin" w:tblpY="112"/>
              <w:tblW w:w="0" w:type="auto"/>
              <w:tblLook w:val="04A0" w:firstRow="1" w:lastRow="0" w:firstColumn="1" w:lastColumn="0" w:noHBand="0" w:noVBand="1"/>
            </w:tblPr>
            <w:tblGrid>
              <w:gridCol w:w="528"/>
              <w:gridCol w:w="3271"/>
            </w:tblGrid>
            <w:tr w:rsidR="007F4D4F" w14:paraId="52DBB8CB" w14:textId="77777777" w:rsidTr="000E2957">
              <w:tc>
                <w:tcPr>
                  <w:tcW w:w="528" w:type="dxa"/>
                </w:tcPr>
                <w:p w14:paraId="4713204B"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0</w:t>
                  </w:r>
                </w:p>
              </w:tc>
              <w:tc>
                <w:tcPr>
                  <w:tcW w:w="3271" w:type="dxa"/>
                  <w:vAlign w:val="center"/>
                </w:tcPr>
                <w:p w14:paraId="43CAB703"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→S</m:t>
                      </m:r>
                    </m:oMath>
                  </m:oMathPara>
                </w:p>
              </w:tc>
            </w:tr>
            <w:tr w:rsidR="007F4D4F" w14:paraId="7F9CCA49" w14:textId="77777777" w:rsidTr="000E2957">
              <w:tc>
                <w:tcPr>
                  <w:tcW w:w="528" w:type="dxa"/>
                </w:tcPr>
                <w:p w14:paraId="524D2141"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1</w:t>
                  </w:r>
                </w:p>
              </w:tc>
              <w:tc>
                <w:tcPr>
                  <w:tcW w:w="3271" w:type="dxa"/>
                  <w:vAlign w:val="center"/>
                </w:tcPr>
                <w:p w14:paraId="7401AED3"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S→D;B</m:t>
                      </m:r>
                    </m:oMath>
                  </m:oMathPara>
                </w:p>
              </w:tc>
            </w:tr>
            <w:tr w:rsidR="007F4D4F" w14:paraId="1A9102F1" w14:textId="77777777" w:rsidTr="000E2957">
              <w:tc>
                <w:tcPr>
                  <w:tcW w:w="528" w:type="dxa"/>
                </w:tcPr>
                <w:p w14:paraId="3D09599E"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2</w:t>
                  </w:r>
                </w:p>
              </w:tc>
              <w:tc>
                <w:tcPr>
                  <w:tcW w:w="3271" w:type="dxa"/>
                  <w:vAlign w:val="center"/>
                </w:tcPr>
                <w:p w14:paraId="2ABFC90F"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S→B</m:t>
                      </m:r>
                    </m:oMath>
                  </m:oMathPara>
                </w:p>
              </w:tc>
            </w:tr>
            <w:tr w:rsidR="007F4D4F" w14:paraId="75DC4908" w14:textId="77777777" w:rsidTr="000E2957">
              <w:tc>
                <w:tcPr>
                  <w:tcW w:w="528" w:type="dxa"/>
                </w:tcPr>
                <w:p w14:paraId="482A9DC2"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3</w:t>
                  </w:r>
                </w:p>
              </w:tc>
              <w:tc>
                <w:tcPr>
                  <w:tcW w:w="3271" w:type="dxa"/>
                  <w:vAlign w:val="center"/>
                </w:tcPr>
                <w:p w14:paraId="25F2FCE3"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D→d</m:t>
                      </m:r>
                    </m:oMath>
                  </m:oMathPara>
                </w:p>
              </w:tc>
            </w:tr>
            <w:tr w:rsidR="007F4D4F" w14:paraId="647CE4D6" w14:textId="77777777" w:rsidTr="000E2957">
              <w:tc>
                <w:tcPr>
                  <w:tcW w:w="528" w:type="dxa"/>
                </w:tcPr>
                <w:p w14:paraId="1EEABD6E"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4</w:t>
                  </w:r>
                </w:p>
              </w:tc>
              <w:tc>
                <w:tcPr>
                  <w:tcW w:w="3271" w:type="dxa"/>
                  <w:vAlign w:val="center"/>
                </w:tcPr>
                <w:p w14:paraId="2E71F2D0"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D→ε</m:t>
                      </m:r>
                    </m:oMath>
                  </m:oMathPara>
                </w:p>
              </w:tc>
            </w:tr>
            <w:tr w:rsidR="007F4D4F" w14:paraId="3C833406" w14:textId="77777777" w:rsidTr="000E2957">
              <w:tc>
                <w:tcPr>
                  <w:tcW w:w="528" w:type="dxa"/>
                </w:tcPr>
                <w:p w14:paraId="2663C654"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5</w:t>
                  </w:r>
                </w:p>
              </w:tc>
              <w:tc>
                <w:tcPr>
                  <w:tcW w:w="3271" w:type="dxa"/>
                  <w:vAlign w:val="center"/>
                </w:tcPr>
                <w:p w14:paraId="5CBC3D29"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B→B;a</m:t>
                      </m:r>
                    </m:oMath>
                  </m:oMathPara>
                </w:p>
              </w:tc>
            </w:tr>
            <w:tr w:rsidR="007F4D4F" w14:paraId="289F4387" w14:textId="77777777" w:rsidTr="000E2957">
              <w:tc>
                <w:tcPr>
                  <w:tcW w:w="528" w:type="dxa"/>
                </w:tcPr>
                <w:p w14:paraId="106F93C3"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6</w:t>
                  </w:r>
                </w:p>
              </w:tc>
              <w:tc>
                <w:tcPr>
                  <w:tcW w:w="3271" w:type="dxa"/>
                  <w:vAlign w:val="center"/>
                </w:tcPr>
                <w:p w14:paraId="2384618E"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B→a</m:t>
                      </m:r>
                    </m:oMath>
                  </m:oMathPara>
                </w:p>
              </w:tc>
            </w:tr>
            <w:tr w:rsidR="007F4D4F" w14:paraId="72E1C2EF" w14:textId="77777777" w:rsidTr="000E2957">
              <w:tc>
                <w:tcPr>
                  <w:tcW w:w="528" w:type="dxa"/>
                </w:tcPr>
                <w:p w14:paraId="00EE5BB4"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7</w:t>
                  </w:r>
                </w:p>
              </w:tc>
              <w:tc>
                <w:tcPr>
                  <w:tcW w:w="3271" w:type="dxa"/>
                  <w:vAlign w:val="center"/>
                </w:tcPr>
                <w:p w14:paraId="5340AAB5"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B→ε</m:t>
                      </m:r>
                    </m:oMath>
                  </m:oMathPara>
                </w:p>
              </w:tc>
            </w:tr>
          </w:tbl>
          <w:p w14:paraId="5A0046AE" w14:textId="77777777" w:rsidR="007F4D4F" w:rsidRDefault="007F4D4F" w:rsidP="000E2957">
            <w:pPr>
              <w:rPr>
                <w:rFonts w:ascii="Times New Roman" w:eastAsia="楷体" w:hAnsi="Times New Roman"/>
                <w:b/>
                <w:bCs/>
                <w:iCs/>
                <w:sz w:val="22"/>
              </w:rPr>
            </w:pPr>
          </w:p>
        </w:tc>
        <w:tc>
          <w:tcPr>
            <w:tcW w:w="4261" w:type="dxa"/>
          </w:tcPr>
          <w:p w14:paraId="57A464CA" w14:textId="77777777" w:rsidR="007F4D4F" w:rsidRPr="00DE775A" w:rsidRDefault="007F4D4F" w:rsidP="000E2957">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oMath>
            </m:oMathPara>
          </w:p>
          <w:p w14:paraId="58BB8295" w14:textId="77777777" w:rsidR="007F4D4F" w:rsidRPr="00DE775A" w:rsidRDefault="007F4D4F" w:rsidP="000E2957">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D</m:t>
                    </m:r>
                  </m:e>
                </m:d>
                <m:r>
                  <m:rPr>
                    <m:sty m:val="bi"/>
                  </m:rPr>
                  <w:rPr>
                    <w:rFonts w:ascii="Cambria Math" w:eastAsia="楷体" w:hAnsi="Cambria Math" w:cs="Times New Roman"/>
                    <w:color w:val="000000" w:themeColor="text1"/>
                    <w:sz w:val="22"/>
                  </w:rPr>
                  <m:t>={;}</m:t>
                </m:r>
              </m:oMath>
            </m:oMathPara>
          </w:p>
          <w:p w14:paraId="2C8D68DE" w14:textId="77777777" w:rsidR="007F4D4F" w:rsidRPr="00861131" w:rsidRDefault="007F4D4F" w:rsidP="000E2957">
            <w:pPr>
              <w:rPr>
                <w:rFonts w:ascii="Times New Roman" w:eastAsia="楷体" w:hAnsi="Times New Roman"/>
                <w:b/>
                <w:bCs/>
                <w:iCs/>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B</m:t>
                    </m:r>
                  </m:e>
                </m:d>
                <m:r>
                  <m:rPr>
                    <m:sty m:val="bi"/>
                  </m:rPr>
                  <w:rPr>
                    <w:rFonts w:ascii="Cambria Math" w:eastAsia="楷体" w:hAnsi="Cambria Math" w:cs="Times New Roman"/>
                    <w:color w:val="000000" w:themeColor="text1"/>
                    <w:sz w:val="22"/>
                  </w:rPr>
                  <m:t>={#,;</m:t>
                </m:r>
                <m:r>
                  <m:rPr>
                    <m:sty m:val="bi"/>
                  </m:rPr>
                  <w:rPr>
                    <w:rFonts w:ascii="Cambria Math" w:eastAsia="楷体" w:hAnsi="Cambria Math" w:cs="Times New Roman" w:hint="eastAsia"/>
                    <w:color w:val="000000" w:themeColor="text1"/>
                    <w:sz w:val="22"/>
                  </w:rPr>
                  <m:t>}</m:t>
                </m:r>
              </m:oMath>
            </m:oMathPara>
          </w:p>
        </w:tc>
      </w:tr>
    </w:tbl>
    <w:p w14:paraId="4BF23D48" w14:textId="77777777" w:rsidR="007F4D4F" w:rsidRPr="00861131"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w:lastRenderedPageBreak/>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0</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项目集族和</w:t>
      </w:r>
      <m:oMath>
        <m:r>
          <m:rPr>
            <m:sty m:val="b"/>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1</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项目集族有归约</w:t>
      </w:r>
      <w:r>
        <w:rPr>
          <w:rFonts w:ascii="Times New Roman" w:eastAsia="楷体" w:hAnsi="Times New Roman" w:cs="Times New Roman" w:hint="eastAsia"/>
          <w:b/>
          <w:bCs/>
          <w:color w:val="000000" w:themeColor="text1"/>
          <w:sz w:val="22"/>
        </w:rPr>
        <w:t>-</w:t>
      </w:r>
      <w:r>
        <w:rPr>
          <w:rFonts w:ascii="Times New Roman" w:eastAsia="楷体" w:hAnsi="Times New Roman" w:cs="Times New Roman" w:hint="eastAsia"/>
          <w:b/>
          <w:bCs/>
          <w:color w:val="000000" w:themeColor="text1"/>
          <w:sz w:val="22"/>
        </w:rPr>
        <w:t>归约冲突。</w:t>
      </w:r>
    </w:p>
    <w:p w14:paraId="2725C5E1" w14:textId="77777777" w:rsidR="007F4D4F"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1</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6F251098" w14:textId="77777777" w:rsidR="007F4D4F" w:rsidRDefault="007F4D4F" w:rsidP="007F4D4F">
      <w:pPr>
        <w:rPr>
          <w:rFonts w:ascii="Times New Roman" w:eastAsia="楷体" w:hAnsi="Times New Roman"/>
          <w:b/>
          <w:bCs/>
          <w:sz w:val="22"/>
        </w:rPr>
      </w:pPr>
      <w:r w:rsidRPr="00A82582">
        <w:rPr>
          <w:rFonts w:ascii="Times New Roman" w:eastAsia="楷体" w:hAnsi="Times New Roman"/>
          <w:b/>
          <w:bCs/>
          <w:noProof/>
          <w:sz w:val="22"/>
        </w:rPr>
        <w:drawing>
          <wp:inline distT="0" distB="0" distL="0" distR="0" wp14:anchorId="745E9DC3" wp14:editId="6CD724E5">
            <wp:extent cx="5267325" cy="220584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66907" cy="2205669"/>
                    </a:xfrm>
                    <a:prstGeom prst="rect">
                      <a:avLst/>
                    </a:prstGeom>
                    <a:noFill/>
                  </pic:spPr>
                </pic:pic>
              </a:graphicData>
            </a:graphic>
          </wp:inline>
        </w:drawing>
      </w:r>
    </w:p>
    <w:p w14:paraId="7BFA7879" w14:textId="77777777" w:rsidR="007F4D4F" w:rsidRDefault="007F4D4F" w:rsidP="007F4D4F">
      <w:pPr>
        <w:rPr>
          <w:rFonts w:ascii="Times New Roman" w:eastAsia="楷体" w:hAnsi="Times New Roman"/>
          <w:b/>
          <w:color w:val="000000" w:themeColor="text1"/>
          <w:sz w:val="22"/>
        </w:rPr>
      </w:pPr>
      <w:r>
        <w:rPr>
          <w:rFonts w:ascii="Times New Roman" w:eastAsia="楷体" w:hAnsi="Times New Roman" w:hint="eastAsia"/>
          <w:b/>
          <w:bCs/>
          <w:sz w:val="22"/>
        </w:rPr>
        <w:t>在</w:t>
      </w:r>
      <m:oMath>
        <m:sSub>
          <m:sSubPr>
            <m:ctrlPr>
              <w:rPr>
                <w:rFonts w:ascii="Cambria Math" w:eastAsia="楷体" w:hAnsi="Cambria Math"/>
                <w:b/>
                <w:bCs/>
                <w:i/>
                <w:sz w:val="22"/>
              </w:rPr>
            </m:ctrlPr>
          </m:sSubPr>
          <m:e>
            <m:r>
              <m:rPr>
                <m:sty m:val="bi"/>
              </m:rPr>
              <w:rPr>
                <w:rFonts w:ascii="Cambria Math" w:eastAsia="楷体" w:hAnsi="Cambria Math"/>
                <w:sz w:val="22"/>
              </w:rPr>
              <m:t>I</m:t>
            </m:r>
          </m:e>
          <m:sub>
            <m:r>
              <m:rPr>
                <m:sty m:val="bi"/>
              </m:rPr>
              <w:rPr>
                <w:rFonts w:ascii="Cambria Math" w:eastAsia="楷体" w:hAnsi="Cambria Math"/>
                <w:sz w:val="22"/>
              </w:rPr>
              <m:t>0</m:t>
            </m:r>
          </m:sub>
        </m:sSub>
      </m:oMath>
      <w:r>
        <w:rPr>
          <w:rFonts w:ascii="Times New Roman" w:eastAsia="楷体" w:hAnsi="Times New Roman" w:hint="eastAsia"/>
          <w:b/>
          <w:bCs/>
          <w:sz w:val="22"/>
        </w:rPr>
        <w:t>:</w:t>
      </w:r>
      <w:r>
        <w:rPr>
          <w:rFonts w:ascii="Times New Roman" w:eastAsia="楷体" w:hAnsi="Times New Roman" w:hint="eastAsia"/>
          <w:b/>
          <w:color w:val="000000" w:themeColor="text1"/>
          <w:sz w:val="22"/>
        </w:rPr>
        <w:t>存在归约</w:t>
      </w:r>
      <w:r>
        <w:rPr>
          <w:rFonts w:ascii="Times New Roman" w:eastAsia="楷体" w:hAnsi="Times New Roman" w:hint="eastAsia"/>
          <w:b/>
          <w:color w:val="000000" w:themeColor="text1"/>
          <w:sz w:val="22"/>
        </w:rPr>
        <w:t>-</w:t>
      </w:r>
      <w:r>
        <w:rPr>
          <w:rFonts w:ascii="Times New Roman" w:eastAsia="楷体" w:hAnsi="Times New Roman" w:hint="eastAsia"/>
          <w:b/>
          <w:color w:val="000000" w:themeColor="text1"/>
          <w:sz w:val="22"/>
        </w:rPr>
        <w:t>归约冲突，所以不是</w:t>
      </w:r>
      <m:oMath>
        <m:r>
          <m:rPr>
            <m:sty m:val="bi"/>
          </m:rPr>
          <w:rPr>
            <w:rFonts w:ascii="Cambria Math" w:eastAsia="楷体" w:hAnsi="Cambria Math"/>
            <w:color w:val="000000" w:themeColor="text1"/>
            <w:sz w:val="22"/>
          </w:rPr>
          <m:t>LR(1)</m:t>
        </m:r>
      </m:oMath>
      <w:r>
        <w:rPr>
          <w:rFonts w:eastAsia="楷体" w:hAnsi="Cambria Math" w:hint="eastAsia"/>
          <w:b/>
          <w:color w:val="000000" w:themeColor="text1"/>
          <w:sz w:val="22"/>
        </w:rPr>
        <w:t>。</w:t>
      </w:r>
    </w:p>
    <w:p w14:paraId="52ECB178" w14:textId="77777777" w:rsidR="007F4D4F" w:rsidRDefault="007F4D4F" w:rsidP="007F4D4F">
      <w:pPr>
        <w:rPr>
          <w:rFonts w:ascii="Times New Roman" w:eastAsia="楷体" w:hAnsi="Times New Roman"/>
          <w:b/>
          <w:color w:val="000000" w:themeColor="text1"/>
          <w:sz w:val="22"/>
        </w:rPr>
      </w:pPr>
    </w:p>
    <w:p w14:paraId="5D6117A4" w14:textId="77777777" w:rsidR="007F4D4F" w:rsidRDefault="007F4D4F" w:rsidP="007F4D4F">
      <w:pPr>
        <w:rPr>
          <w:rFonts w:ascii="Times New Roman" w:eastAsia="楷体" w:hAnsi="Times New Roman"/>
          <w:b/>
          <w:color w:val="000000" w:themeColor="text1"/>
          <w:sz w:val="22"/>
        </w:rPr>
      </w:pPr>
    </w:p>
    <w:p w14:paraId="70D4E09E" w14:textId="77777777" w:rsidR="007F4D4F" w:rsidRPr="00A82582" w:rsidRDefault="007F4D4F" w:rsidP="007F4D4F">
      <w:pPr>
        <w:rPr>
          <w:rFonts w:ascii="Times New Roman" w:eastAsia="楷体" w:hAnsi="Times New Roman"/>
          <w:b/>
          <w:bCs/>
          <w:iCs/>
          <w:color w:val="FF0000"/>
          <w:sz w:val="22"/>
        </w:rPr>
      </w:pPr>
      <w:r w:rsidRPr="00A82582">
        <w:rPr>
          <w:rFonts w:ascii="Times New Roman" w:eastAsia="楷体" w:hAnsi="Times New Roman"/>
          <w:b/>
          <w:bCs/>
          <w:iCs/>
          <w:color w:val="FF0000"/>
          <w:sz w:val="22"/>
        </w:rPr>
        <w:t>(3)</w:t>
      </w:r>
    </w:p>
    <w:p w14:paraId="31B9F8C6" w14:textId="77777777" w:rsidR="007F4D4F" w:rsidRDefault="007F4D4F" w:rsidP="007F4D4F">
      <w:pPr>
        <w:rPr>
          <w:rFonts w:ascii="Times New Roman" w:eastAsia="楷体" w:hAnsi="Times New Roman"/>
          <w:b/>
          <w:bCs/>
          <w:iCs/>
          <w:sz w:val="22"/>
        </w:rPr>
      </w:pPr>
      <m:oMathPara>
        <m:oMathParaPr>
          <m:jc m:val="left"/>
        </m:oMathParaPr>
        <m:oMath>
          <m:r>
            <m:rPr>
              <m:sty m:val="bi"/>
            </m:rPr>
            <w:rPr>
              <w:rFonts w:ascii="Cambria Math" w:eastAsia="楷体" w:hAnsi="Cambria Math"/>
              <w:sz w:val="22"/>
            </w:rPr>
            <m:t>S→aAd</m:t>
          </m:r>
          <m:d>
            <m:dPr>
              <m:begChr m:val="|"/>
              <m:endChr m:val="|"/>
              <m:ctrlPr>
                <w:rPr>
                  <w:rFonts w:ascii="Cambria Math" w:eastAsia="楷体" w:hAnsi="Cambria Math"/>
                  <w:b/>
                  <w:bCs/>
                  <w:i/>
                  <w:sz w:val="22"/>
                </w:rPr>
              </m:ctrlPr>
            </m:dPr>
            <m:e>
              <m:r>
                <m:rPr>
                  <m:sty m:val="bi"/>
                </m:rPr>
                <w:rPr>
                  <w:rFonts w:ascii="Cambria Math" w:eastAsia="楷体" w:hAnsi="Cambria Math"/>
                  <w:sz w:val="22"/>
                </w:rPr>
                <m:t>eBd</m:t>
              </m:r>
            </m:e>
          </m:d>
          <m:r>
            <m:rPr>
              <m:sty m:val="bi"/>
            </m:rPr>
            <w:rPr>
              <w:rFonts w:ascii="Cambria Math" w:eastAsia="楷体" w:hAnsi="Cambria Math"/>
              <w:sz w:val="22"/>
            </w:rPr>
            <m:t>aBr|eAr</m:t>
          </m:r>
        </m:oMath>
      </m:oMathPara>
    </w:p>
    <w:p w14:paraId="468982A5" w14:textId="77777777" w:rsidR="007F4D4F" w:rsidRDefault="007F4D4F" w:rsidP="007F4D4F">
      <w:pPr>
        <w:rPr>
          <w:rFonts w:ascii="Times New Roman" w:eastAsia="楷体" w:hAnsi="Times New Roman"/>
          <w:b/>
          <w:bCs/>
          <w:sz w:val="22"/>
        </w:rPr>
      </w:pPr>
      <m:oMathPara>
        <m:oMathParaPr>
          <m:jc m:val="left"/>
        </m:oMathParaPr>
        <m:oMath>
          <m:r>
            <m:rPr>
              <m:sty m:val="bi"/>
            </m:rPr>
            <w:rPr>
              <w:rFonts w:ascii="Cambria Math" w:eastAsia="楷体" w:hAnsi="Cambria Math"/>
              <w:sz w:val="22"/>
            </w:rPr>
            <m:t>A→a</m:t>
          </m:r>
        </m:oMath>
      </m:oMathPara>
    </w:p>
    <w:p w14:paraId="2465CF0E" w14:textId="77777777" w:rsidR="007F4D4F" w:rsidRDefault="007F4D4F" w:rsidP="007F4D4F">
      <w:pPr>
        <w:ind w:firstLineChars="200" w:firstLine="442"/>
        <w:rPr>
          <w:rFonts w:ascii="Times New Roman" w:eastAsia="楷体" w:hAnsi="Times New Roman"/>
          <w:b/>
          <w:bCs/>
          <w:sz w:val="22"/>
        </w:rPr>
      </w:pPr>
      <m:oMathPara>
        <m:oMathParaPr>
          <m:jc m:val="left"/>
        </m:oMathParaPr>
        <m:oMath>
          <m:r>
            <m:rPr>
              <m:sty m:val="bi"/>
            </m:rPr>
            <w:rPr>
              <w:rFonts w:ascii="Cambria Math" w:eastAsia="楷体" w:hAnsi="Cambria Math"/>
              <w:sz w:val="22"/>
            </w:rPr>
            <m:t>B→</m:t>
          </m:r>
          <m:r>
            <m:rPr>
              <m:sty m:val="bi"/>
            </m:rPr>
            <w:rPr>
              <w:rFonts w:ascii="Cambria Math" w:eastAsia="楷体" w:hAnsi="Cambria Math" w:hint="eastAsia"/>
              <w:sz w:val="22"/>
            </w:rPr>
            <m:t>a</m:t>
          </m:r>
        </m:oMath>
      </m:oMathPara>
    </w:p>
    <w:p w14:paraId="70C52120" w14:textId="77777777" w:rsidR="007F4D4F" w:rsidRDefault="007F4D4F" w:rsidP="007F4D4F">
      <w:pPr>
        <w:rPr>
          <w:rFonts w:ascii="Times New Roman" w:eastAsia="楷体" w:hAnsi="Times New Roman"/>
          <w:b/>
          <w:bCs/>
          <w:iCs/>
          <w:sz w:val="22"/>
        </w:rPr>
      </w:pPr>
      <w:r>
        <w:rPr>
          <w:rFonts w:ascii="Times New Roman" w:eastAsia="楷体" w:hAnsi="Times New Roman" w:hint="eastAsia"/>
          <w:b/>
          <w:bCs/>
          <w:sz w:val="22"/>
        </w:rPr>
        <w:t>答：</w:t>
      </w:r>
      <w:r>
        <w:rPr>
          <w:rFonts w:ascii="Times New Roman" w:eastAsia="楷体" w:hAnsi="Times New Roman" w:hint="eastAsia"/>
          <w:b/>
          <w:bCs/>
          <w:iCs/>
          <w:sz w:val="22"/>
        </w:rPr>
        <w:t>拓广文法为</w:t>
      </w:r>
      <m:oMath>
        <m:r>
          <m:rPr>
            <m:sty m:val="bi"/>
          </m:rPr>
          <w:rPr>
            <w:rFonts w:ascii="Cambria Math" w:eastAsia="楷体" w:hAnsi="Cambria Math"/>
            <w:sz w:val="22"/>
          </w:rPr>
          <m:t>G'</m:t>
        </m:r>
      </m:oMath>
      <w:r>
        <w:rPr>
          <w:rFonts w:ascii="Times New Roman" w:eastAsia="楷体" w:hAnsi="Times New Roman" w:hint="eastAsia"/>
          <w:b/>
          <w:bCs/>
          <w:iCs/>
          <w:sz w:val="22"/>
        </w:rPr>
        <w:t>，增加产生式</w:t>
      </w:r>
      <m:oMath>
        <m:sSup>
          <m:sSupPr>
            <m:ctrlPr>
              <w:rPr>
                <w:rFonts w:ascii="Cambria Math" w:eastAsia="楷体" w:hAnsi="Cambria Math"/>
                <w:b/>
                <w:bCs/>
                <w:i/>
                <w:iCs/>
                <w:sz w:val="22"/>
              </w:rPr>
            </m:ctrlPr>
          </m:sSupPr>
          <m:e>
            <m:r>
              <m:rPr>
                <m:sty m:val="bi"/>
              </m:rPr>
              <w:rPr>
                <w:rFonts w:ascii="Cambria Math" w:eastAsia="楷体" w:hAnsi="Cambria Math"/>
                <w:sz w:val="22"/>
              </w:rPr>
              <m:t>S</m:t>
            </m:r>
          </m:e>
          <m:sup>
            <m:r>
              <m:rPr>
                <m:sty m:val="bi"/>
              </m:rPr>
              <w:rPr>
                <w:rFonts w:ascii="Cambria Math" w:eastAsia="楷体" w:hAnsi="Cambria Math"/>
                <w:sz w:val="22"/>
              </w:rPr>
              <m:t>'</m:t>
            </m:r>
          </m:sup>
        </m:sSup>
        <m:r>
          <m:rPr>
            <m:sty m:val="bi"/>
          </m:rPr>
          <w:rPr>
            <w:rFonts w:ascii="Cambria Math" w:eastAsia="楷体" w:hAnsi="Cambria Math"/>
            <w:sz w:val="22"/>
          </w:rPr>
          <m:t>→S</m:t>
        </m:r>
      </m:oMath>
      <w:r>
        <w:rPr>
          <w:rFonts w:ascii="Times New Roman" w:eastAsia="楷体" w:hAnsi="Times New Roman" w:hint="eastAsia"/>
          <w:b/>
          <w:bCs/>
          <w:iCs/>
          <w:sz w:val="22"/>
        </w:rPr>
        <w:t>，若产生式排序为：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0"/>
      </w:tblGrid>
      <w:tr w:rsidR="007F4D4F" w14:paraId="2EF49304" w14:textId="77777777" w:rsidTr="000E2957">
        <w:tc>
          <w:tcPr>
            <w:tcW w:w="4261" w:type="dxa"/>
          </w:tcPr>
          <w:tbl>
            <w:tblPr>
              <w:tblStyle w:val="a7"/>
              <w:tblpPr w:leftFromText="180" w:rightFromText="180" w:vertAnchor="text" w:horzAnchor="margin" w:tblpY="52"/>
              <w:tblW w:w="0" w:type="auto"/>
              <w:tblLook w:val="04A0" w:firstRow="1" w:lastRow="0" w:firstColumn="1" w:lastColumn="0" w:noHBand="0" w:noVBand="1"/>
            </w:tblPr>
            <w:tblGrid>
              <w:gridCol w:w="528"/>
              <w:gridCol w:w="2420"/>
            </w:tblGrid>
            <w:tr w:rsidR="007F4D4F" w14:paraId="1AF0D3FF" w14:textId="77777777" w:rsidTr="000E2957">
              <w:tc>
                <w:tcPr>
                  <w:tcW w:w="528" w:type="dxa"/>
                </w:tcPr>
                <w:p w14:paraId="5594CF0C"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0</w:t>
                  </w:r>
                </w:p>
              </w:tc>
              <w:tc>
                <w:tcPr>
                  <w:tcW w:w="2420" w:type="dxa"/>
                  <w:vAlign w:val="center"/>
                </w:tcPr>
                <w:p w14:paraId="48D7D41A"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→S</m:t>
                      </m:r>
                    </m:oMath>
                  </m:oMathPara>
                </w:p>
              </w:tc>
            </w:tr>
            <w:tr w:rsidR="007F4D4F" w14:paraId="3616F13E" w14:textId="77777777" w:rsidTr="000E2957">
              <w:tc>
                <w:tcPr>
                  <w:tcW w:w="528" w:type="dxa"/>
                </w:tcPr>
                <w:p w14:paraId="24019C5B"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1</w:t>
                  </w:r>
                </w:p>
              </w:tc>
              <w:tc>
                <w:tcPr>
                  <w:tcW w:w="2420" w:type="dxa"/>
                  <w:vAlign w:val="center"/>
                </w:tcPr>
                <w:p w14:paraId="6CD803CE"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hint="eastAsia"/>
                          <w:color w:val="000000" w:themeColor="text1"/>
                          <w:sz w:val="22"/>
                        </w:rPr>
                        <m:t>a</m:t>
                      </m:r>
                      <m:r>
                        <m:rPr>
                          <m:sty m:val="bi"/>
                        </m:rPr>
                        <w:rPr>
                          <w:rFonts w:ascii="Cambria Math" w:eastAsia="楷体" w:hAnsi="Cambria Math" w:cs="Times New Roman"/>
                          <w:color w:val="000000" w:themeColor="text1"/>
                          <w:sz w:val="22"/>
                        </w:rPr>
                        <m:t>Ad</m:t>
                      </m:r>
                    </m:oMath>
                  </m:oMathPara>
                </w:p>
              </w:tc>
            </w:tr>
            <w:tr w:rsidR="007F4D4F" w14:paraId="324836B6" w14:textId="77777777" w:rsidTr="000E2957">
              <w:tc>
                <w:tcPr>
                  <w:tcW w:w="528" w:type="dxa"/>
                </w:tcPr>
                <w:p w14:paraId="2931B7A8"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2</w:t>
                  </w:r>
                </w:p>
              </w:tc>
              <w:tc>
                <w:tcPr>
                  <w:tcW w:w="2420" w:type="dxa"/>
                  <w:vAlign w:val="center"/>
                </w:tcPr>
                <w:p w14:paraId="735F8397"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S→eBd</m:t>
                      </m:r>
                    </m:oMath>
                  </m:oMathPara>
                </w:p>
              </w:tc>
            </w:tr>
            <w:tr w:rsidR="007F4D4F" w14:paraId="58A7D222" w14:textId="77777777" w:rsidTr="000E2957">
              <w:tc>
                <w:tcPr>
                  <w:tcW w:w="528" w:type="dxa"/>
                </w:tcPr>
                <w:p w14:paraId="1767AB87"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3</w:t>
                  </w:r>
                </w:p>
              </w:tc>
              <w:tc>
                <w:tcPr>
                  <w:tcW w:w="2420" w:type="dxa"/>
                  <w:vAlign w:val="center"/>
                </w:tcPr>
                <w:p w14:paraId="7F2C117D"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S→aBr</m:t>
                      </m:r>
                    </m:oMath>
                  </m:oMathPara>
                </w:p>
              </w:tc>
            </w:tr>
            <w:tr w:rsidR="007F4D4F" w14:paraId="656EDBBA" w14:textId="77777777" w:rsidTr="000E2957">
              <w:tc>
                <w:tcPr>
                  <w:tcW w:w="528" w:type="dxa"/>
                </w:tcPr>
                <w:p w14:paraId="39354795"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4</w:t>
                  </w:r>
                </w:p>
              </w:tc>
              <w:tc>
                <w:tcPr>
                  <w:tcW w:w="2420" w:type="dxa"/>
                  <w:vAlign w:val="center"/>
                </w:tcPr>
                <w:p w14:paraId="4C07E1D1"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S→eAr</m:t>
                      </m:r>
                    </m:oMath>
                  </m:oMathPara>
                </w:p>
              </w:tc>
            </w:tr>
            <w:tr w:rsidR="007F4D4F" w14:paraId="42DE6426" w14:textId="77777777" w:rsidTr="000E2957">
              <w:tc>
                <w:tcPr>
                  <w:tcW w:w="528" w:type="dxa"/>
                </w:tcPr>
                <w:p w14:paraId="68F04F60"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5</w:t>
                  </w:r>
                </w:p>
              </w:tc>
              <w:tc>
                <w:tcPr>
                  <w:tcW w:w="2420" w:type="dxa"/>
                  <w:vAlign w:val="center"/>
                </w:tcPr>
                <w:p w14:paraId="662209C9"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m:t>
                      </m:r>
                    </m:oMath>
                  </m:oMathPara>
                </w:p>
              </w:tc>
            </w:tr>
            <w:tr w:rsidR="007F4D4F" w14:paraId="26806883" w14:textId="77777777" w:rsidTr="000E2957">
              <w:tc>
                <w:tcPr>
                  <w:tcW w:w="528" w:type="dxa"/>
                </w:tcPr>
                <w:p w14:paraId="68B4D082"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6</w:t>
                  </w:r>
                </w:p>
              </w:tc>
              <w:tc>
                <w:tcPr>
                  <w:tcW w:w="2420" w:type="dxa"/>
                  <w:vAlign w:val="center"/>
                </w:tcPr>
                <w:p w14:paraId="7BAFE8BC"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B→a</m:t>
                      </m:r>
                    </m:oMath>
                  </m:oMathPara>
                </w:p>
              </w:tc>
            </w:tr>
          </w:tbl>
          <w:p w14:paraId="273638F1" w14:textId="77777777" w:rsidR="007F4D4F" w:rsidRDefault="007F4D4F" w:rsidP="000E2957">
            <w:pPr>
              <w:rPr>
                <w:rFonts w:ascii="Times New Roman" w:eastAsia="楷体" w:hAnsi="Times New Roman"/>
                <w:b/>
                <w:bCs/>
                <w:iCs/>
                <w:sz w:val="22"/>
              </w:rPr>
            </w:pPr>
          </w:p>
        </w:tc>
        <w:tc>
          <w:tcPr>
            <w:tcW w:w="4261" w:type="dxa"/>
          </w:tcPr>
          <w:p w14:paraId="663336BD" w14:textId="77777777" w:rsidR="007F4D4F" w:rsidRPr="00DE775A" w:rsidRDefault="007F4D4F" w:rsidP="000E2957">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oMath>
            </m:oMathPara>
          </w:p>
          <w:p w14:paraId="55C7CB8C" w14:textId="77777777" w:rsidR="007F4D4F" w:rsidRPr="00DE775A" w:rsidRDefault="007F4D4F" w:rsidP="000E2957">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={d,r}</m:t>
                </m:r>
              </m:oMath>
            </m:oMathPara>
          </w:p>
          <w:p w14:paraId="6CD8A05C" w14:textId="77777777" w:rsidR="007F4D4F" w:rsidRPr="00DE775A" w:rsidRDefault="007F4D4F" w:rsidP="000E2957">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B</m:t>
                    </m:r>
                  </m:e>
                </m:d>
                <m:r>
                  <m:rPr>
                    <m:sty m:val="bi"/>
                  </m:rPr>
                  <w:rPr>
                    <w:rFonts w:ascii="Cambria Math" w:eastAsia="楷体" w:hAnsi="Cambria Math" w:cs="Times New Roman"/>
                    <w:color w:val="000000" w:themeColor="text1"/>
                    <w:sz w:val="22"/>
                  </w:rPr>
                  <m:t>={d,r}</m:t>
                </m:r>
              </m:oMath>
            </m:oMathPara>
          </w:p>
          <w:p w14:paraId="4D8CD5D8" w14:textId="77777777" w:rsidR="007F4D4F" w:rsidRDefault="007F4D4F" w:rsidP="000E2957">
            <w:pPr>
              <w:rPr>
                <w:rFonts w:ascii="Times New Roman" w:eastAsia="楷体" w:hAnsi="Times New Roman"/>
                <w:b/>
                <w:bCs/>
                <w:iCs/>
                <w:sz w:val="22"/>
              </w:rPr>
            </w:pPr>
          </w:p>
        </w:tc>
      </w:tr>
    </w:tbl>
    <w:p w14:paraId="77B8C83B" w14:textId="77777777" w:rsidR="007F4D4F" w:rsidRPr="00A82582"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0</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项目集族和</w:t>
      </w:r>
      <m:oMath>
        <m:r>
          <m:rPr>
            <m:sty m:val="b"/>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1</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项目集族有归约</w:t>
      </w:r>
      <w:r>
        <w:rPr>
          <w:rFonts w:ascii="Times New Roman" w:eastAsia="楷体" w:hAnsi="Times New Roman" w:cs="Times New Roman" w:hint="eastAsia"/>
          <w:b/>
          <w:bCs/>
          <w:color w:val="000000" w:themeColor="text1"/>
          <w:sz w:val="22"/>
        </w:rPr>
        <w:t>-</w:t>
      </w:r>
      <w:r>
        <w:rPr>
          <w:rFonts w:ascii="Times New Roman" w:eastAsia="楷体" w:hAnsi="Times New Roman" w:cs="Times New Roman" w:hint="eastAsia"/>
          <w:b/>
          <w:bCs/>
          <w:color w:val="000000" w:themeColor="text1"/>
          <w:sz w:val="22"/>
        </w:rPr>
        <w:t>归约冲突。</w:t>
      </w:r>
    </w:p>
    <w:p w14:paraId="06E68017" w14:textId="77777777" w:rsidR="007F4D4F"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1</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53CCA12F" w14:textId="77777777" w:rsidR="007F4D4F" w:rsidRDefault="007F4D4F" w:rsidP="007F4D4F">
      <w:pPr>
        <w:rPr>
          <w:rFonts w:ascii="Times New Roman" w:eastAsia="楷体" w:hAnsi="Times New Roman"/>
          <w:b/>
          <w:color w:val="000000" w:themeColor="text1"/>
          <w:sz w:val="22"/>
        </w:rPr>
      </w:pPr>
      <w:r w:rsidRPr="00A82582">
        <w:rPr>
          <w:rFonts w:ascii="Times New Roman" w:eastAsia="楷体" w:hAnsi="Times New Roman"/>
          <w:b/>
          <w:noProof/>
          <w:color w:val="000000" w:themeColor="text1"/>
          <w:sz w:val="22"/>
        </w:rPr>
        <w:drawing>
          <wp:inline distT="0" distB="0" distL="0" distR="0" wp14:anchorId="14AF4421" wp14:editId="22D55EDC">
            <wp:extent cx="5010150" cy="230497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12557" cy="2306082"/>
                    </a:xfrm>
                    <a:prstGeom prst="rect">
                      <a:avLst/>
                    </a:prstGeom>
                    <a:noFill/>
                  </pic:spPr>
                </pic:pic>
              </a:graphicData>
            </a:graphic>
          </wp:inline>
        </w:drawing>
      </w:r>
    </w:p>
    <w:p w14:paraId="6C507611" w14:textId="77777777" w:rsidR="007F4D4F" w:rsidRDefault="007F4D4F" w:rsidP="007F4D4F">
      <w:pPr>
        <w:rPr>
          <w:rFonts w:ascii="Times New Roman" w:eastAsia="楷体" w:hAnsi="Times New Roman"/>
          <w:b/>
          <w:color w:val="000000" w:themeColor="text1"/>
          <w:sz w:val="22"/>
        </w:rPr>
      </w:pPr>
      <w:r>
        <w:rPr>
          <w:rFonts w:eastAsia="楷体" w:hAnsi="Cambria Math" w:hint="eastAsia"/>
          <w:b/>
          <w:color w:val="000000" w:themeColor="text1"/>
          <w:sz w:val="22"/>
        </w:rPr>
        <w:t>构造</w:t>
      </w:r>
      <m:oMath>
        <m:r>
          <m:rPr>
            <m:sty m:val="bi"/>
          </m:rPr>
          <w:rPr>
            <w:rFonts w:ascii="Cambria Math" w:eastAsia="楷体" w:hAnsi="Cambria Math" w:cs="Times New Roman"/>
            <w:color w:val="000000" w:themeColor="text1"/>
            <w:sz w:val="22"/>
          </w:rPr>
          <m:t>LR(1)</m:t>
        </m:r>
      </m:oMath>
      <w:r>
        <w:rPr>
          <w:rFonts w:eastAsia="楷体" w:hAnsi="Cambria Math" w:cs="Times New Roman" w:hint="eastAsia"/>
          <w:b/>
          <w:color w:val="000000" w:themeColor="text1"/>
          <w:sz w:val="22"/>
        </w:rPr>
        <w:t>无冲突。而同心集</w:t>
      </w:r>
      <m:oMath>
        <m:sSub>
          <m:sSubPr>
            <m:ctrlPr>
              <w:rPr>
                <w:rFonts w:ascii="Cambria Math" w:eastAsia="楷体" w:hAnsi="Cambria Math"/>
                <w:b/>
                <w:bCs/>
                <w:i/>
                <w:sz w:val="22"/>
              </w:rPr>
            </m:ctrlPr>
          </m:sSubPr>
          <m:e>
            <m:r>
              <m:rPr>
                <m:sty m:val="bi"/>
              </m:rPr>
              <w:rPr>
                <w:rFonts w:ascii="Cambria Math" w:eastAsia="楷体" w:hAnsi="Cambria Math"/>
                <w:sz w:val="22"/>
              </w:rPr>
              <m:t>I</m:t>
            </m:r>
          </m:e>
          <m:sub>
            <m:r>
              <m:rPr>
                <m:sty m:val="bi"/>
              </m:rPr>
              <w:rPr>
                <w:rFonts w:ascii="Cambria Math" w:eastAsia="楷体" w:hAnsi="Cambria Math"/>
                <w:sz w:val="22"/>
              </w:rPr>
              <m:t>6</m:t>
            </m:r>
          </m:sub>
        </m:sSub>
      </m:oMath>
      <w:r>
        <w:rPr>
          <w:rFonts w:eastAsia="楷体" w:hAnsi="Cambria Math" w:hint="eastAsia"/>
          <w:b/>
          <w:bCs/>
          <w:sz w:val="22"/>
        </w:rPr>
        <w:t>和</w:t>
      </w:r>
      <m:oMath>
        <m:sSub>
          <m:sSubPr>
            <m:ctrlPr>
              <w:rPr>
                <w:rFonts w:ascii="Cambria Math" w:eastAsia="楷体" w:hAnsi="Cambria Math"/>
                <w:b/>
                <w:bCs/>
                <w:i/>
                <w:sz w:val="22"/>
              </w:rPr>
            </m:ctrlPr>
          </m:sSubPr>
          <m:e>
            <m:r>
              <m:rPr>
                <m:sty m:val="bi"/>
              </m:rPr>
              <w:rPr>
                <w:rFonts w:ascii="Cambria Math" w:eastAsia="楷体" w:hAnsi="Cambria Math"/>
                <w:sz w:val="22"/>
              </w:rPr>
              <m:t>I</m:t>
            </m:r>
          </m:e>
          <m:sub>
            <m:r>
              <m:rPr>
                <m:sty m:val="bi"/>
              </m:rPr>
              <w:rPr>
                <w:rFonts w:ascii="Cambria Math" w:eastAsia="楷体" w:hAnsi="Cambria Math"/>
                <w:sz w:val="22"/>
              </w:rPr>
              <m:t>9</m:t>
            </m:r>
          </m:sub>
        </m:sSub>
      </m:oMath>
      <w:r>
        <w:rPr>
          <w:rFonts w:eastAsia="楷体" w:hAnsi="Cambria Math" w:hint="eastAsia"/>
          <w:b/>
          <w:bCs/>
          <w:sz w:val="22"/>
        </w:rPr>
        <w:t>无法合并，所以是</w:t>
      </w:r>
      <m:oMath>
        <m:r>
          <m:rPr>
            <m:sty m:val="bi"/>
          </m:rPr>
          <w:rPr>
            <w:rFonts w:ascii="Cambria Math" w:eastAsia="楷体" w:hAnsi="Cambria Math"/>
            <w:color w:val="000000" w:themeColor="text1"/>
            <w:sz w:val="22"/>
          </w:rPr>
          <m:t>LR(1)</m:t>
        </m:r>
      </m:oMath>
      <w:r>
        <w:rPr>
          <w:rFonts w:eastAsia="楷体" w:hAnsi="Cambria Math" w:hint="eastAsia"/>
          <w:b/>
          <w:bCs/>
          <w:sz w:val="22"/>
        </w:rPr>
        <w:t>，而不是</w:t>
      </w:r>
      <w:proofErr w:type="gramStart"/>
      <w:r>
        <w:rPr>
          <w:rFonts w:eastAsia="楷体" w:hAnsi="Cambria Math" w:hint="eastAsia"/>
          <w:b/>
          <w:bCs/>
          <w:sz w:val="22"/>
        </w:rPr>
        <w:t>是</w:t>
      </w:r>
      <w:proofErr w:type="gramEnd"/>
      <m:oMath>
        <m:r>
          <m:rPr>
            <m:sty m:val="bi"/>
          </m:rPr>
          <w:rPr>
            <w:rFonts w:ascii="Cambria Math" w:eastAsia="楷体" w:hAnsi="Cambria Math"/>
            <w:color w:val="000000" w:themeColor="text1"/>
            <w:sz w:val="22"/>
          </w:rPr>
          <m:t>LALR(1)</m:t>
        </m:r>
      </m:oMath>
    </w:p>
    <w:p w14:paraId="65CE5CE4" w14:textId="77777777" w:rsidR="007F4D4F" w:rsidRDefault="007F4D4F" w:rsidP="007F4D4F">
      <w:pPr>
        <w:rPr>
          <w:rFonts w:ascii="Times New Roman" w:eastAsia="楷体" w:hAnsi="Times New Roman"/>
          <w:b/>
          <w:color w:val="000000" w:themeColor="text1"/>
          <w:sz w:val="22"/>
        </w:rPr>
      </w:pPr>
      <w:r>
        <w:rPr>
          <w:rFonts w:ascii="Times New Roman" w:eastAsia="楷体" w:hAnsi="Times New Roman" w:hint="eastAsia"/>
          <w:b/>
          <w:color w:val="000000" w:themeColor="text1"/>
          <w:sz w:val="22"/>
        </w:rPr>
        <w:lastRenderedPageBreak/>
        <w:t>构造</w:t>
      </w:r>
      <m:oMath>
        <m:r>
          <m:rPr>
            <m:sty m:val="bi"/>
          </m:rPr>
          <w:rPr>
            <w:rFonts w:ascii="Cambria Math" w:eastAsia="楷体" w:hAnsi="Cambria Math"/>
            <w:color w:val="000000" w:themeColor="text1"/>
            <w:sz w:val="22"/>
          </w:rPr>
          <m:t>LR(1)</m:t>
        </m:r>
      </m:oMath>
      <w:r>
        <w:rPr>
          <w:rFonts w:ascii="Times New Roman" w:eastAsia="楷体" w:hAnsi="Times New Roman" w:hint="eastAsia"/>
          <w:b/>
          <w:color w:val="000000" w:themeColor="text1"/>
          <w:sz w:val="22"/>
        </w:rPr>
        <w:t>的分析表如下：</w:t>
      </w:r>
    </w:p>
    <w:tbl>
      <w:tblPr>
        <w:tblStyle w:val="a7"/>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922"/>
        <w:gridCol w:w="922"/>
      </w:tblGrid>
      <w:tr w:rsidR="007F4D4F" w14:paraId="397B10AC" w14:textId="77777777" w:rsidTr="000E2957">
        <w:tc>
          <w:tcPr>
            <w:tcW w:w="921" w:type="dxa"/>
            <w:vMerge w:val="restart"/>
            <w:tcBorders>
              <w:top w:val="single" w:sz="12" w:space="0" w:color="auto"/>
            </w:tcBorders>
            <w:vAlign w:val="center"/>
          </w:tcPr>
          <w:p w14:paraId="38CE7444"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状态</w:t>
            </w:r>
          </w:p>
        </w:tc>
        <w:tc>
          <w:tcPr>
            <w:tcW w:w="4609" w:type="dxa"/>
            <w:gridSpan w:val="5"/>
            <w:tcBorders>
              <w:top w:val="single" w:sz="12" w:space="0" w:color="auto"/>
            </w:tcBorders>
            <w:vAlign w:val="center"/>
          </w:tcPr>
          <w:p w14:paraId="634F1B95"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A</w:t>
            </w:r>
            <w:r>
              <w:rPr>
                <w:rFonts w:ascii="Times New Roman" w:eastAsia="楷体" w:hAnsi="Times New Roman"/>
                <w:b/>
                <w:color w:val="000000" w:themeColor="text1"/>
                <w:sz w:val="22"/>
              </w:rPr>
              <w:t>CTION</w:t>
            </w:r>
          </w:p>
        </w:tc>
        <w:tc>
          <w:tcPr>
            <w:tcW w:w="2766" w:type="dxa"/>
            <w:gridSpan w:val="3"/>
            <w:tcBorders>
              <w:top w:val="single" w:sz="12" w:space="0" w:color="auto"/>
            </w:tcBorders>
            <w:vAlign w:val="center"/>
          </w:tcPr>
          <w:p w14:paraId="6CE21CE3"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G</w:t>
            </w:r>
            <w:r>
              <w:rPr>
                <w:rFonts w:ascii="Times New Roman" w:eastAsia="楷体" w:hAnsi="Times New Roman"/>
                <w:b/>
                <w:color w:val="000000" w:themeColor="text1"/>
                <w:sz w:val="22"/>
              </w:rPr>
              <w:t>OTO</w:t>
            </w:r>
          </w:p>
        </w:tc>
      </w:tr>
      <w:tr w:rsidR="007F4D4F" w14:paraId="13C34A9A" w14:textId="77777777" w:rsidTr="000E2957">
        <w:tc>
          <w:tcPr>
            <w:tcW w:w="921" w:type="dxa"/>
            <w:vMerge/>
            <w:tcBorders>
              <w:bottom w:val="single" w:sz="4" w:space="0" w:color="auto"/>
            </w:tcBorders>
            <w:vAlign w:val="center"/>
          </w:tcPr>
          <w:p w14:paraId="413B7904" w14:textId="77777777" w:rsidR="007F4D4F" w:rsidRDefault="007F4D4F" w:rsidP="000E2957">
            <w:pPr>
              <w:jc w:val="center"/>
              <w:rPr>
                <w:rFonts w:ascii="Times New Roman" w:eastAsia="楷体" w:hAnsi="Times New Roman"/>
                <w:b/>
                <w:color w:val="000000" w:themeColor="text1"/>
                <w:sz w:val="22"/>
              </w:rPr>
            </w:pPr>
          </w:p>
        </w:tc>
        <w:tc>
          <w:tcPr>
            <w:tcW w:w="921" w:type="dxa"/>
            <w:tcBorders>
              <w:bottom w:val="single" w:sz="4" w:space="0" w:color="auto"/>
            </w:tcBorders>
            <w:vAlign w:val="center"/>
          </w:tcPr>
          <w:p w14:paraId="219E62D3"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s="Times New Roman" w:hint="eastAsia"/>
                    <w:color w:val="000000" w:themeColor="text1"/>
                    <w:sz w:val="22"/>
                  </w:rPr>
                  <m:t>a</m:t>
                </m:r>
              </m:oMath>
            </m:oMathPara>
          </w:p>
        </w:tc>
        <w:tc>
          <w:tcPr>
            <w:tcW w:w="922" w:type="dxa"/>
            <w:tcBorders>
              <w:bottom w:val="single" w:sz="4" w:space="0" w:color="auto"/>
            </w:tcBorders>
            <w:vAlign w:val="center"/>
          </w:tcPr>
          <w:p w14:paraId="5442005C"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e</m:t>
                </m:r>
              </m:oMath>
            </m:oMathPara>
          </w:p>
        </w:tc>
        <w:tc>
          <w:tcPr>
            <w:tcW w:w="922" w:type="dxa"/>
            <w:tcBorders>
              <w:bottom w:val="single" w:sz="4" w:space="0" w:color="auto"/>
            </w:tcBorders>
            <w:vAlign w:val="center"/>
          </w:tcPr>
          <w:p w14:paraId="03149CBF"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d</m:t>
                </m:r>
              </m:oMath>
            </m:oMathPara>
          </w:p>
        </w:tc>
        <w:tc>
          <w:tcPr>
            <w:tcW w:w="922" w:type="dxa"/>
            <w:tcBorders>
              <w:bottom w:val="single" w:sz="4" w:space="0" w:color="auto"/>
            </w:tcBorders>
            <w:vAlign w:val="center"/>
          </w:tcPr>
          <w:p w14:paraId="48CDFE43"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r</m:t>
                </m:r>
              </m:oMath>
            </m:oMathPara>
          </w:p>
        </w:tc>
        <w:tc>
          <w:tcPr>
            <w:tcW w:w="922" w:type="dxa"/>
            <w:tcBorders>
              <w:bottom w:val="single" w:sz="4" w:space="0" w:color="auto"/>
            </w:tcBorders>
            <w:vAlign w:val="center"/>
          </w:tcPr>
          <w:p w14:paraId="21A036FF"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m:t>
                </m:r>
              </m:oMath>
            </m:oMathPara>
          </w:p>
        </w:tc>
        <w:tc>
          <w:tcPr>
            <w:tcW w:w="922" w:type="dxa"/>
            <w:tcBorders>
              <w:bottom w:val="single" w:sz="4" w:space="0" w:color="auto"/>
            </w:tcBorders>
            <w:vAlign w:val="center"/>
          </w:tcPr>
          <w:p w14:paraId="1A6A9946"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A</m:t>
                </m:r>
              </m:oMath>
            </m:oMathPara>
          </w:p>
        </w:tc>
        <w:tc>
          <w:tcPr>
            <w:tcW w:w="922" w:type="dxa"/>
            <w:tcBorders>
              <w:bottom w:val="single" w:sz="4" w:space="0" w:color="auto"/>
            </w:tcBorders>
            <w:vAlign w:val="center"/>
          </w:tcPr>
          <w:p w14:paraId="0686D498"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B</m:t>
                </m:r>
              </m:oMath>
            </m:oMathPara>
          </w:p>
        </w:tc>
        <w:tc>
          <w:tcPr>
            <w:tcW w:w="922" w:type="dxa"/>
            <w:tcBorders>
              <w:bottom w:val="single" w:sz="4" w:space="0" w:color="auto"/>
            </w:tcBorders>
            <w:vAlign w:val="center"/>
          </w:tcPr>
          <w:p w14:paraId="7D968D9A"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olor w:val="000000" w:themeColor="text1"/>
                    <w:sz w:val="22"/>
                  </w:rPr>
                  <m:t>S</m:t>
                </m:r>
              </m:oMath>
            </m:oMathPara>
          </w:p>
        </w:tc>
      </w:tr>
      <w:tr w:rsidR="007F4D4F" w14:paraId="4192FBB0" w14:textId="77777777" w:rsidTr="000E2957">
        <w:tc>
          <w:tcPr>
            <w:tcW w:w="921" w:type="dxa"/>
            <w:tcBorders>
              <w:bottom w:val="nil"/>
            </w:tcBorders>
            <w:vAlign w:val="center"/>
          </w:tcPr>
          <w:p w14:paraId="4611C0F3"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0</w:t>
            </w:r>
          </w:p>
        </w:tc>
        <w:tc>
          <w:tcPr>
            <w:tcW w:w="921" w:type="dxa"/>
            <w:tcBorders>
              <w:bottom w:val="nil"/>
            </w:tcBorders>
            <w:vAlign w:val="center"/>
          </w:tcPr>
          <w:p w14:paraId="3223FD4D"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2</m:t>
                    </m:r>
                  </m:sub>
                </m:sSub>
              </m:oMath>
            </m:oMathPara>
          </w:p>
        </w:tc>
        <w:tc>
          <w:tcPr>
            <w:tcW w:w="922" w:type="dxa"/>
            <w:tcBorders>
              <w:bottom w:val="nil"/>
            </w:tcBorders>
            <w:vAlign w:val="center"/>
          </w:tcPr>
          <w:p w14:paraId="29B93057"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922" w:type="dxa"/>
            <w:tcBorders>
              <w:bottom w:val="nil"/>
            </w:tcBorders>
            <w:vAlign w:val="center"/>
          </w:tcPr>
          <w:p w14:paraId="40804A61" w14:textId="77777777" w:rsidR="007F4D4F" w:rsidRDefault="007F4D4F" w:rsidP="000E2957">
            <w:pPr>
              <w:jc w:val="center"/>
              <w:rPr>
                <w:rFonts w:ascii="Times New Roman" w:eastAsia="楷体" w:hAnsi="Times New Roman"/>
                <w:b/>
                <w:color w:val="000000" w:themeColor="text1"/>
                <w:sz w:val="22"/>
              </w:rPr>
            </w:pPr>
          </w:p>
        </w:tc>
        <w:tc>
          <w:tcPr>
            <w:tcW w:w="922" w:type="dxa"/>
            <w:tcBorders>
              <w:bottom w:val="nil"/>
            </w:tcBorders>
            <w:vAlign w:val="center"/>
          </w:tcPr>
          <w:p w14:paraId="14B23DBD" w14:textId="77777777" w:rsidR="007F4D4F" w:rsidRDefault="007F4D4F" w:rsidP="000E2957">
            <w:pPr>
              <w:jc w:val="center"/>
              <w:rPr>
                <w:rFonts w:ascii="Times New Roman" w:eastAsia="楷体" w:hAnsi="Times New Roman"/>
                <w:b/>
                <w:color w:val="000000" w:themeColor="text1"/>
                <w:sz w:val="22"/>
              </w:rPr>
            </w:pPr>
          </w:p>
        </w:tc>
        <w:tc>
          <w:tcPr>
            <w:tcW w:w="922" w:type="dxa"/>
            <w:tcBorders>
              <w:bottom w:val="nil"/>
            </w:tcBorders>
            <w:vAlign w:val="center"/>
          </w:tcPr>
          <w:p w14:paraId="14F72E9D" w14:textId="77777777" w:rsidR="007F4D4F" w:rsidRDefault="007F4D4F" w:rsidP="000E2957">
            <w:pPr>
              <w:jc w:val="center"/>
              <w:rPr>
                <w:rFonts w:ascii="Times New Roman" w:eastAsia="楷体" w:hAnsi="Times New Roman"/>
                <w:b/>
                <w:color w:val="000000" w:themeColor="text1"/>
                <w:sz w:val="22"/>
              </w:rPr>
            </w:pPr>
          </w:p>
        </w:tc>
        <w:tc>
          <w:tcPr>
            <w:tcW w:w="922" w:type="dxa"/>
            <w:tcBorders>
              <w:bottom w:val="nil"/>
            </w:tcBorders>
            <w:vAlign w:val="center"/>
          </w:tcPr>
          <w:p w14:paraId="69C4044A" w14:textId="77777777" w:rsidR="007F4D4F" w:rsidRDefault="007F4D4F" w:rsidP="000E2957">
            <w:pPr>
              <w:jc w:val="center"/>
              <w:rPr>
                <w:rFonts w:ascii="Times New Roman" w:eastAsia="楷体" w:hAnsi="Times New Roman"/>
                <w:b/>
                <w:color w:val="000000" w:themeColor="text1"/>
                <w:sz w:val="22"/>
              </w:rPr>
            </w:pPr>
          </w:p>
        </w:tc>
        <w:tc>
          <w:tcPr>
            <w:tcW w:w="922" w:type="dxa"/>
            <w:tcBorders>
              <w:bottom w:val="nil"/>
            </w:tcBorders>
            <w:vAlign w:val="center"/>
          </w:tcPr>
          <w:p w14:paraId="1FE5811F" w14:textId="77777777" w:rsidR="007F4D4F" w:rsidRDefault="007F4D4F" w:rsidP="000E2957">
            <w:pPr>
              <w:jc w:val="center"/>
              <w:rPr>
                <w:rFonts w:ascii="Times New Roman" w:eastAsia="楷体" w:hAnsi="Times New Roman"/>
                <w:b/>
                <w:color w:val="000000" w:themeColor="text1"/>
                <w:sz w:val="22"/>
              </w:rPr>
            </w:pPr>
          </w:p>
        </w:tc>
        <w:tc>
          <w:tcPr>
            <w:tcW w:w="922" w:type="dxa"/>
            <w:tcBorders>
              <w:bottom w:val="nil"/>
            </w:tcBorders>
            <w:vAlign w:val="center"/>
          </w:tcPr>
          <w:p w14:paraId="42974DDD"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p>
        </w:tc>
      </w:tr>
      <w:tr w:rsidR="007F4D4F" w14:paraId="5F1196D3" w14:textId="77777777" w:rsidTr="000E2957">
        <w:tc>
          <w:tcPr>
            <w:tcW w:w="921" w:type="dxa"/>
            <w:tcBorders>
              <w:top w:val="nil"/>
              <w:bottom w:val="nil"/>
            </w:tcBorders>
            <w:vAlign w:val="center"/>
          </w:tcPr>
          <w:p w14:paraId="3ECE7810"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p>
        </w:tc>
        <w:tc>
          <w:tcPr>
            <w:tcW w:w="921" w:type="dxa"/>
            <w:tcBorders>
              <w:top w:val="nil"/>
              <w:bottom w:val="nil"/>
            </w:tcBorders>
            <w:vAlign w:val="center"/>
          </w:tcPr>
          <w:p w14:paraId="11E0D196"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8D51DD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2E5A8DA"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F8B897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7246A27" w14:textId="77777777" w:rsidR="007F4D4F" w:rsidRDefault="007F4D4F" w:rsidP="000E2957">
            <w:pPr>
              <w:jc w:val="center"/>
              <w:rPr>
                <w:rFonts w:ascii="Times New Roman" w:eastAsia="楷体" w:hAnsi="Times New Roman"/>
                <w:b/>
                <w:color w:val="000000" w:themeColor="text1"/>
                <w:sz w:val="22"/>
              </w:rPr>
            </w:pPr>
            <m:oMathPara>
              <m:oMath>
                <m:r>
                  <m:rPr>
                    <m:sty m:val="bi"/>
                  </m:rPr>
                  <w:rPr>
                    <w:rFonts w:ascii="Cambria Math" w:eastAsia="楷体" w:hAnsi="Cambria Math" w:cs="Times New Roman"/>
                    <w:color w:val="000000" w:themeColor="text1"/>
                    <w:sz w:val="22"/>
                  </w:rPr>
                  <m:t>acc</m:t>
                </m:r>
              </m:oMath>
            </m:oMathPara>
          </w:p>
        </w:tc>
        <w:tc>
          <w:tcPr>
            <w:tcW w:w="922" w:type="dxa"/>
            <w:tcBorders>
              <w:top w:val="nil"/>
              <w:bottom w:val="nil"/>
            </w:tcBorders>
            <w:vAlign w:val="center"/>
          </w:tcPr>
          <w:p w14:paraId="1B091331"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631FB0B"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678B056" w14:textId="77777777" w:rsidR="007F4D4F" w:rsidRDefault="007F4D4F" w:rsidP="000E2957">
            <w:pPr>
              <w:jc w:val="center"/>
              <w:rPr>
                <w:rFonts w:ascii="Times New Roman" w:eastAsia="楷体" w:hAnsi="Times New Roman"/>
                <w:b/>
                <w:color w:val="000000" w:themeColor="text1"/>
                <w:sz w:val="22"/>
              </w:rPr>
            </w:pPr>
          </w:p>
        </w:tc>
      </w:tr>
      <w:tr w:rsidR="007F4D4F" w14:paraId="6F19B45D" w14:textId="77777777" w:rsidTr="000E2957">
        <w:tc>
          <w:tcPr>
            <w:tcW w:w="921" w:type="dxa"/>
            <w:tcBorders>
              <w:top w:val="nil"/>
              <w:bottom w:val="nil"/>
            </w:tcBorders>
            <w:vAlign w:val="center"/>
          </w:tcPr>
          <w:p w14:paraId="40D416B6"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2</w:t>
            </w:r>
          </w:p>
        </w:tc>
        <w:tc>
          <w:tcPr>
            <w:tcW w:w="921" w:type="dxa"/>
            <w:tcBorders>
              <w:top w:val="nil"/>
              <w:bottom w:val="nil"/>
            </w:tcBorders>
            <w:vAlign w:val="center"/>
          </w:tcPr>
          <w:p w14:paraId="237819D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6</m:t>
                    </m:r>
                  </m:sub>
                </m:sSub>
              </m:oMath>
            </m:oMathPara>
          </w:p>
        </w:tc>
        <w:tc>
          <w:tcPr>
            <w:tcW w:w="922" w:type="dxa"/>
            <w:tcBorders>
              <w:top w:val="nil"/>
              <w:bottom w:val="nil"/>
            </w:tcBorders>
            <w:vAlign w:val="center"/>
          </w:tcPr>
          <w:p w14:paraId="5183F8CA"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EEC334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676FE3B"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E04116D"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D1D3CF7"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4</w:t>
            </w:r>
          </w:p>
        </w:tc>
        <w:tc>
          <w:tcPr>
            <w:tcW w:w="922" w:type="dxa"/>
            <w:tcBorders>
              <w:top w:val="nil"/>
              <w:bottom w:val="nil"/>
            </w:tcBorders>
            <w:vAlign w:val="center"/>
          </w:tcPr>
          <w:p w14:paraId="15B8BCAE"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5</w:t>
            </w:r>
          </w:p>
        </w:tc>
        <w:tc>
          <w:tcPr>
            <w:tcW w:w="922" w:type="dxa"/>
            <w:tcBorders>
              <w:top w:val="nil"/>
              <w:bottom w:val="nil"/>
            </w:tcBorders>
            <w:vAlign w:val="center"/>
          </w:tcPr>
          <w:p w14:paraId="6B2B16E1" w14:textId="77777777" w:rsidR="007F4D4F" w:rsidRDefault="007F4D4F" w:rsidP="000E2957">
            <w:pPr>
              <w:jc w:val="center"/>
              <w:rPr>
                <w:rFonts w:ascii="Times New Roman" w:eastAsia="楷体" w:hAnsi="Times New Roman"/>
                <w:b/>
                <w:color w:val="000000" w:themeColor="text1"/>
                <w:sz w:val="22"/>
              </w:rPr>
            </w:pPr>
          </w:p>
        </w:tc>
      </w:tr>
      <w:tr w:rsidR="007F4D4F" w14:paraId="0B68B987" w14:textId="77777777" w:rsidTr="000E2957">
        <w:tc>
          <w:tcPr>
            <w:tcW w:w="921" w:type="dxa"/>
            <w:tcBorders>
              <w:top w:val="nil"/>
              <w:bottom w:val="nil"/>
            </w:tcBorders>
            <w:vAlign w:val="center"/>
          </w:tcPr>
          <w:p w14:paraId="48295317"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3</w:t>
            </w:r>
          </w:p>
        </w:tc>
        <w:tc>
          <w:tcPr>
            <w:tcW w:w="921" w:type="dxa"/>
            <w:tcBorders>
              <w:top w:val="nil"/>
              <w:bottom w:val="nil"/>
            </w:tcBorders>
            <w:vAlign w:val="center"/>
          </w:tcPr>
          <w:p w14:paraId="74656435"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9</m:t>
                    </m:r>
                  </m:sub>
                </m:sSub>
              </m:oMath>
            </m:oMathPara>
          </w:p>
        </w:tc>
        <w:tc>
          <w:tcPr>
            <w:tcW w:w="922" w:type="dxa"/>
            <w:tcBorders>
              <w:top w:val="nil"/>
              <w:bottom w:val="nil"/>
            </w:tcBorders>
            <w:vAlign w:val="center"/>
          </w:tcPr>
          <w:p w14:paraId="70C230B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4D32F26"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14C4A2D8"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6A7EA5F"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2D7174E"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7</w:t>
            </w:r>
          </w:p>
        </w:tc>
        <w:tc>
          <w:tcPr>
            <w:tcW w:w="922" w:type="dxa"/>
            <w:tcBorders>
              <w:top w:val="nil"/>
              <w:bottom w:val="nil"/>
            </w:tcBorders>
            <w:vAlign w:val="center"/>
          </w:tcPr>
          <w:p w14:paraId="10A5C82E"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8</w:t>
            </w:r>
          </w:p>
        </w:tc>
        <w:tc>
          <w:tcPr>
            <w:tcW w:w="922" w:type="dxa"/>
            <w:tcBorders>
              <w:top w:val="nil"/>
              <w:bottom w:val="nil"/>
            </w:tcBorders>
            <w:vAlign w:val="center"/>
          </w:tcPr>
          <w:p w14:paraId="42FD5312" w14:textId="77777777" w:rsidR="007F4D4F" w:rsidRDefault="007F4D4F" w:rsidP="000E2957">
            <w:pPr>
              <w:jc w:val="center"/>
              <w:rPr>
                <w:rFonts w:ascii="Times New Roman" w:eastAsia="楷体" w:hAnsi="Times New Roman"/>
                <w:b/>
                <w:color w:val="000000" w:themeColor="text1"/>
                <w:sz w:val="22"/>
              </w:rPr>
            </w:pPr>
          </w:p>
        </w:tc>
      </w:tr>
      <w:tr w:rsidR="007F4D4F" w14:paraId="53E47320" w14:textId="77777777" w:rsidTr="000E2957">
        <w:tc>
          <w:tcPr>
            <w:tcW w:w="921" w:type="dxa"/>
            <w:tcBorders>
              <w:top w:val="nil"/>
              <w:bottom w:val="nil"/>
            </w:tcBorders>
            <w:vAlign w:val="center"/>
          </w:tcPr>
          <w:p w14:paraId="4BA2174E"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4</w:t>
            </w:r>
          </w:p>
        </w:tc>
        <w:tc>
          <w:tcPr>
            <w:tcW w:w="921" w:type="dxa"/>
            <w:tcBorders>
              <w:top w:val="nil"/>
              <w:bottom w:val="nil"/>
            </w:tcBorders>
            <w:vAlign w:val="center"/>
          </w:tcPr>
          <w:p w14:paraId="2464EC12"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EC1351F"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51FC425"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10</m:t>
                    </m:r>
                  </m:sub>
                </m:sSub>
              </m:oMath>
            </m:oMathPara>
          </w:p>
        </w:tc>
        <w:tc>
          <w:tcPr>
            <w:tcW w:w="922" w:type="dxa"/>
            <w:tcBorders>
              <w:top w:val="nil"/>
              <w:bottom w:val="nil"/>
            </w:tcBorders>
            <w:vAlign w:val="center"/>
          </w:tcPr>
          <w:p w14:paraId="0EB4B02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4D5E962"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D67370E"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BB807D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3E120206" w14:textId="77777777" w:rsidR="007F4D4F" w:rsidRDefault="007F4D4F" w:rsidP="000E2957">
            <w:pPr>
              <w:jc w:val="center"/>
              <w:rPr>
                <w:rFonts w:ascii="Times New Roman" w:eastAsia="楷体" w:hAnsi="Times New Roman"/>
                <w:b/>
                <w:color w:val="000000" w:themeColor="text1"/>
                <w:sz w:val="22"/>
              </w:rPr>
            </w:pPr>
          </w:p>
        </w:tc>
      </w:tr>
      <w:tr w:rsidR="007F4D4F" w14:paraId="665866A6" w14:textId="77777777" w:rsidTr="000E2957">
        <w:tc>
          <w:tcPr>
            <w:tcW w:w="921" w:type="dxa"/>
            <w:tcBorders>
              <w:top w:val="nil"/>
              <w:bottom w:val="nil"/>
            </w:tcBorders>
            <w:vAlign w:val="center"/>
          </w:tcPr>
          <w:p w14:paraId="7E216F62"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5</w:t>
            </w:r>
          </w:p>
        </w:tc>
        <w:tc>
          <w:tcPr>
            <w:tcW w:w="921" w:type="dxa"/>
            <w:tcBorders>
              <w:top w:val="nil"/>
              <w:bottom w:val="nil"/>
            </w:tcBorders>
            <w:vAlign w:val="center"/>
          </w:tcPr>
          <w:p w14:paraId="63BAFDDB"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17A9B31F"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44969B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F68F621"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11</m:t>
                    </m:r>
                  </m:sub>
                </m:sSub>
              </m:oMath>
            </m:oMathPara>
          </w:p>
        </w:tc>
        <w:tc>
          <w:tcPr>
            <w:tcW w:w="922" w:type="dxa"/>
            <w:tcBorders>
              <w:top w:val="nil"/>
              <w:bottom w:val="nil"/>
            </w:tcBorders>
            <w:vAlign w:val="center"/>
          </w:tcPr>
          <w:p w14:paraId="28B744BA"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19D46D6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57626D2"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0BBF951" w14:textId="77777777" w:rsidR="007F4D4F" w:rsidRDefault="007F4D4F" w:rsidP="000E2957">
            <w:pPr>
              <w:jc w:val="center"/>
              <w:rPr>
                <w:rFonts w:ascii="Times New Roman" w:eastAsia="楷体" w:hAnsi="Times New Roman"/>
                <w:b/>
                <w:color w:val="000000" w:themeColor="text1"/>
                <w:sz w:val="22"/>
              </w:rPr>
            </w:pPr>
          </w:p>
        </w:tc>
      </w:tr>
      <w:tr w:rsidR="007F4D4F" w14:paraId="03A9D0C7" w14:textId="77777777" w:rsidTr="000E2957">
        <w:tc>
          <w:tcPr>
            <w:tcW w:w="921" w:type="dxa"/>
            <w:tcBorders>
              <w:top w:val="nil"/>
              <w:bottom w:val="nil"/>
            </w:tcBorders>
            <w:vAlign w:val="center"/>
          </w:tcPr>
          <w:p w14:paraId="6866E06B"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6</w:t>
            </w:r>
          </w:p>
        </w:tc>
        <w:tc>
          <w:tcPr>
            <w:tcW w:w="921" w:type="dxa"/>
            <w:tcBorders>
              <w:top w:val="nil"/>
              <w:bottom w:val="nil"/>
            </w:tcBorders>
            <w:vAlign w:val="center"/>
          </w:tcPr>
          <w:p w14:paraId="4DBC5B36"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E04078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BA08E0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5</m:t>
                    </m:r>
                  </m:sub>
                </m:sSub>
              </m:oMath>
            </m:oMathPara>
          </w:p>
        </w:tc>
        <w:tc>
          <w:tcPr>
            <w:tcW w:w="922" w:type="dxa"/>
            <w:tcBorders>
              <w:top w:val="nil"/>
              <w:bottom w:val="nil"/>
            </w:tcBorders>
            <w:vAlign w:val="center"/>
          </w:tcPr>
          <w:p w14:paraId="29752B7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6</m:t>
                    </m:r>
                  </m:sub>
                </m:sSub>
              </m:oMath>
            </m:oMathPara>
          </w:p>
        </w:tc>
        <w:tc>
          <w:tcPr>
            <w:tcW w:w="922" w:type="dxa"/>
            <w:tcBorders>
              <w:top w:val="nil"/>
              <w:bottom w:val="nil"/>
            </w:tcBorders>
            <w:vAlign w:val="center"/>
          </w:tcPr>
          <w:p w14:paraId="0F1118F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1DF6D5E8"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178DE87"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34FDB231" w14:textId="77777777" w:rsidR="007F4D4F" w:rsidRDefault="007F4D4F" w:rsidP="000E2957">
            <w:pPr>
              <w:jc w:val="center"/>
              <w:rPr>
                <w:rFonts w:ascii="Times New Roman" w:eastAsia="楷体" w:hAnsi="Times New Roman"/>
                <w:b/>
                <w:color w:val="000000" w:themeColor="text1"/>
                <w:sz w:val="22"/>
              </w:rPr>
            </w:pPr>
          </w:p>
        </w:tc>
      </w:tr>
      <w:tr w:rsidR="007F4D4F" w14:paraId="1AE2377D" w14:textId="77777777" w:rsidTr="000E2957">
        <w:tc>
          <w:tcPr>
            <w:tcW w:w="921" w:type="dxa"/>
            <w:tcBorders>
              <w:top w:val="nil"/>
              <w:bottom w:val="nil"/>
            </w:tcBorders>
            <w:vAlign w:val="center"/>
          </w:tcPr>
          <w:p w14:paraId="24BB2701"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7</w:t>
            </w:r>
          </w:p>
        </w:tc>
        <w:tc>
          <w:tcPr>
            <w:tcW w:w="921" w:type="dxa"/>
            <w:tcBorders>
              <w:top w:val="nil"/>
              <w:bottom w:val="nil"/>
            </w:tcBorders>
            <w:vAlign w:val="center"/>
          </w:tcPr>
          <w:p w14:paraId="3AD41A7E"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6093866"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AC59F15"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A74D68C"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12</m:t>
                    </m:r>
                  </m:sub>
                </m:sSub>
              </m:oMath>
            </m:oMathPara>
          </w:p>
        </w:tc>
        <w:tc>
          <w:tcPr>
            <w:tcW w:w="922" w:type="dxa"/>
            <w:tcBorders>
              <w:top w:val="nil"/>
              <w:bottom w:val="nil"/>
            </w:tcBorders>
            <w:vAlign w:val="center"/>
          </w:tcPr>
          <w:p w14:paraId="1F57A49C"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052AFCB"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F2EBE48"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3F46D18F" w14:textId="77777777" w:rsidR="007F4D4F" w:rsidRDefault="007F4D4F" w:rsidP="000E2957">
            <w:pPr>
              <w:jc w:val="center"/>
              <w:rPr>
                <w:rFonts w:ascii="Times New Roman" w:eastAsia="楷体" w:hAnsi="Times New Roman"/>
                <w:b/>
                <w:color w:val="000000" w:themeColor="text1"/>
                <w:sz w:val="22"/>
              </w:rPr>
            </w:pPr>
          </w:p>
        </w:tc>
      </w:tr>
      <w:tr w:rsidR="007F4D4F" w14:paraId="2E5FB834" w14:textId="77777777" w:rsidTr="000E2957">
        <w:tc>
          <w:tcPr>
            <w:tcW w:w="921" w:type="dxa"/>
            <w:tcBorders>
              <w:top w:val="nil"/>
              <w:bottom w:val="nil"/>
            </w:tcBorders>
            <w:vAlign w:val="center"/>
          </w:tcPr>
          <w:p w14:paraId="73777665"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8</w:t>
            </w:r>
          </w:p>
        </w:tc>
        <w:tc>
          <w:tcPr>
            <w:tcW w:w="921" w:type="dxa"/>
            <w:tcBorders>
              <w:top w:val="nil"/>
              <w:bottom w:val="nil"/>
            </w:tcBorders>
            <w:vAlign w:val="center"/>
          </w:tcPr>
          <w:p w14:paraId="4906058A"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70F5AEC"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31FD6C3"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13</m:t>
                    </m:r>
                  </m:sub>
                </m:sSub>
              </m:oMath>
            </m:oMathPara>
          </w:p>
        </w:tc>
        <w:tc>
          <w:tcPr>
            <w:tcW w:w="922" w:type="dxa"/>
            <w:tcBorders>
              <w:top w:val="nil"/>
              <w:bottom w:val="nil"/>
            </w:tcBorders>
            <w:vAlign w:val="center"/>
          </w:tcPr>
          <w:p w14:paraId="277EFE8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DF7A5CF"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30A0E07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6CF64FC"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D61DCC7" w14:textId="77777777" w:rsidR="007F4D4F" w:rsidRDefault="007F4D4F" w:rsidP="000E2957">
            <w:pPr>
              <w:jc w:val="center"/>
              <w:rPr>
                <w:rFonts w:ascii="Times New Roman" w:eastAsia="楷体" w:hAnsi="Times New Roman"/>
                <w:b/>
                <w:color w:val="000000" w:themeColor="text1"/>
                <w:sz w:val="22"/>
              </w:rPr>
            </w:pPr>
          </w:p>
        </w:tc>
      </w:tr>
      <w:tr w:rsidR="007F4D4F" w14:paraId="6F2591E2" w14:textId="77777777" w:rsidTr="000E2957">
        <w:tc>
          <w:tcPr>
            <w:tcW w:w="921" w:type="dxa"/>
            <w:tcBorders>
              <w:top w:val="nil"/>
              <w:bottom w:val="nil"/>
            </w:tcBorders>
            <w:vAlign w:val="center"/>
          </w:tcPr>
          <w:p w14:paraId="292A6AC0"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9</w:t>
            </w:r>
          </w:p>
        </w:tc>
        <w:tc>
          <w:tcPr>
            <w:tcW w:w="921" w:type="dxa"/>
            <w:tcBorders>
              <w:top w:val="nil"/>
              <w:bottom w:val="nil"/>
            </w:tcBorders>
            <w:vAlign w:val="center"/>
          </w:tcPr>
          <w:p w14:paraId="5B4E02A4"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AC844F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0099296"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6</m:t>
                    </m:r>
                  </m:sub>
                </m:sSub>
              </m:oMath>
            </m:oMathPara>
          </w:p>
        </w:tc>
        <w:tc>
          <w:tcPr>
            <w:tcW w:w="922" w:type="dxa"/>
            <w:tcBorders>
              <w:top w:val="nil"/>
              <w:bottom w:val="nil"/>
            </w:tcBorders>
            <w:vAlign w:val="center"/>
          </w:tcPr>
          <w:p w14:paraId="1A4977CF"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5</m:t>
                    </m:r>
                  </m:sub>
                </m:sSub>
              </m:oMath>
            </m:oMathPara>
          </w:p>
        </w:tc>
        <w:tc>
          <w:tcPr>
            <w:tcW w:w="922" w:type="dxa"/>
            <w:tcBorders>
              <w:top w:val="nil"/>
              <w:bottom w:val="nil"/>
            </w:tcBorders>
            <w:vAlign w:val="center"/>
          </w:tcPr>
          <w:p w14:paraId="0F860895"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4040171"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8B8003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5EC8E8D" w14:textId="77777777" w:rsidR="007F4D4F" w:rsidRDefault="007F4D4F" w:rsidP="000E2957">
            <w:pPr>
              <w:jc w:val="center"/>
              <w:rPr>
                <w:rFonts w:ascii="Times New Roman" w:eastAsia="楷体" w:hAnsi="Times New Roman"/>
                <w:b/>
                <w:color w:val="000000" w:themeColor="text1"/>
                <w:sz w:val="22"/>
              </w:rPr>
            </w:pPr>
          </w:p>
        </w:tc>
      </w:tr>
      <w:tr w:rsidR="007F4D4F" w14:paraId="74CFB369" w14:textId="77777777" w:rsidTr="000E2957">
        <w:tc>
          <w:tcPr>
            <w:tcW w:w="921" w:type="dxa"/>
            <w:tcBorders>
              <w:top w:val="nil"/>
              <w:bottom w:val="nil"/>
            </w:tcBorders>
            <w:vAlign w:val="center"/>
          </w:tcPr>
          <w:p w14:paraId="0F5A8311"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r>
              <w:rPr>
                <w:rFonts w:ascii="Times New Roman" w:eastAsia="楷体" w:hAnsi="Times New Roman"/>
                <w:b/>
                <w:color w:val="000000" w:themeColor="text1"/>
                <w:sz w:val="22"/>
              </w:rPr>
              <w:t>0</w:t>
            </w:r>
          </w:p>
        </w:tc>
        <w:tc>
          <w:tcPr>
            <w:tcW w:w="921" w:type="dxa"/>
            <w:tcBorders>
              <w:top w:val="nil"/>
              <w:bottom w:val="nil"/>
            </w:tcBorders>
            <w:vAlign w:val="center"/>
          </w:tcPr>
          <w:p w14:paraId="1E62CF5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FB7E303"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C8CD7B5"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23C30FE"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A304BDF"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1</m:t>
                    </m:r>
                  </m:sub>
                </m:sSub>
              </m:oMath>
            </m:oMathPara>
          </w:p>
        </w:tc>
        <w:tc>
          <w:tcPr>
            <w:tcW w:w="922" w:type="dxa"/>
            <w:tcBorders>
              <w:top w:val="nil"/>
              <w:bottom w:val="nil"/>
            </w:tcBorders>
            <w:vAlign w:val="center"/>
          </w:tcPr>
          <w:p w14:paraId="29DBB4C8"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6CB31F6A"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EC91FA4" w14:textId="77777777" w:rsidR="007F4D4F" w:rsidRDefault="007F4D4F" w:rsidP="000E2957">
            <w:pPr>
              <w:jc w:val="center"/>
              <w:rPr>
                <w:rFonts w:ascii="Times New Roman" w:eastAsia="楷体" w:hAnsi="Times New Roman"/>
                <w:b/>
                <w:color w:val="000000" w:themeColor="text1"/>
                <w:sz w:val="22"/>
              </w:rPr>
            </w:pPr>
          </w:p>
        </w:tc>
      </w:tr>
      <w:tr w:rsidR="007F4D4F" w14:paraId="7ADC3BC4" w14:textId="77777777" w:rsidTr="000E2957">
        <w:tc>
          <w:tcPr>
            <w:tcW w:w="921" w:type="dxa"/>
            <w:tcBorders>
              <w:top w:val="nil"/>
              <w:bottom w:val="nil"/>
            </w:tcBorders>
            <w:vAlign w:val="center"/>
          </w:tcPr>
          <w:p w14:paraId="5F22C55E"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r>
              <w:rPr>
                <w:rFonts w:ascii="Times New Roman" w:eastAsia="楷体" w:hAnsi="Times New Roman"/>
                <w:b/>
                <w:color w:val="000000" w:themeColor="text1"/>
                <w:sz w:val="22"/>
              </w:rPr>
              <w:t>1</w:t>
            </w:r>
          </w:p>
        </w:tc>
        <w:tc>
          <w:tcPr>
            <w:tcW w:w="921" w:type="dxa"/>
            <w:tcBorders>
              <w:top w:val="nil"/>
              <w:bottom w:val="nil"/>
            </w:tcBorders>
            <w:vAlign w:val="center"/>
          </w:tcPr>
          <w:p w14:paraId="53FA9BA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0328D8B"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3E6CDD98"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17DF0B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788E79D"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3</m:t>
                    </m:r>
                  </m:sub>
                </m:sSub>
              </m:oMath>
            </m:oMathPara>
          </w:p>
        </w:tc>
        <w:tc>
          <w:tcPr>
            <w:tcW w:w="922" w:type="dxa"/>
            <w:tcBorders>
              <w:top w:val="nil"/>
              <w:bottom w:val="nil"/>
            </w:tcBorders>
            <w:vAlign w:val="center"/>
          </w:tcPr>
          <w:p w14:paraId="2A2A35FF"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306647D0"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EDDB7AC" w14:textId="77777777" w:rsidR="007F4D4F" w:rsidRDefault="007F4D4F" w:rsidP="000E2957">
            <w:pPr>
              <w:jc w:val="center"/>
              <w:rPr>
                <w:rFonts w:ascii="Times New Roman" w:eastAsia="楷体" w:hAnsi="Times New Roman"/>
                <w:b/>
                <w:color w:val="000000" w:themeColor="text1"/>
                <w:sz w:val="22"/>
              </w:rPr>
            </w:pPr>
          </w:p>
        </w:tc>
      </w:tr>
      <w:tr w:rsidR="007F4D4F" w14:paraId="75093EA0" w14:textId="77777777" w:rsidTr="000E2957">
        <w:tc>
          <w:tcPr>
            <w:tcW w:w="921" w:type="dxa"/>
            <w:tcBorders>
              <w:top w:val="nil"/>
              <w:bottom w:val="nil"/>
            </w:tcBorders>
            <w:vAlign w:val="center"/>
          </w:tcPr>
          <w:p w14:paraId="6DEDB8D3"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r>
              <w:rPr>
                <w:rFonts w:ascii="Times New Roman" w:eastAsia="楷体" w:hAnsi="Times New Roman"/>
                <w:b/>
                <w:color w:val="000000" w:themeColor="text1"/>
                <w:sz w:val="22"/>
              </w:rPr>
              <w:t>2</w:t>
            </w:r>
          </w:p>
        </w:tc>
        <w:tc>
          <w:tcPr>
            <w:tcW w:w="921" w:type="dxa"/>
            <w:tcBorders>
              <w:top w:val="nil"/>
              <w:bottom w:val="nil"/>
            </w:tcBorders>
            <w:vAlign w:val="center"/>
          </w:tcPr>
          <w:p w14:paraId="53D862C6"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2F5223F7"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D3A92FE"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4B26196D"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0FAA4DE2"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4</m:t>
                    </m:r>
                  </m:sub>
                </m:sSub>
              </m:oMath>
            </m:oMathPara>
          </w:p>
        </w:tc>
        <w:tc>
          <w:tcPr>
            <w:tcW w:w="922" w:type="dxa"/>
            <w:tcBorders>
              <w:top w:val="nil"/>
              <w:bottom w:val="nil"/>
            </w:tcBorders>
            <w:vAlign w:val="center"/>
          </w:tcPr>
          <w:p w14:paraId="137A7E11"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5D43170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nil"/>
            </w:tcBorders>
            <w:vAlign w:val="center"/>
          </w:tcPr>
          <w:p w14:paraId="71D78B55" w14:textId="77777777" w:rsidR="007F4D4F" w:rsidRDefault="007F4D4F" w:rsidP="000E2957">
            <w:pPr>
              <w:jc w:val="center"/>
              <w:rPr>
                <w:rFonts w:ascii="Times New Roman" w:eastAsia="楷体" w:hAnsi="Times New Roman"/>
                <w:b/>
                <w:color w:val="000000" w:themeColor="text1"/>
                <w:sz w:val="22"/>
              </w:rPr>
            </w:pPr>
          </w:p>
        </w:tc>
      </w:tr>
      <w:tr w:rsidR="007F4D4F" w14:paraId="081EAFE2" w14:textId="77777777" w:rsidTr="000E2957">
        <w:tc>
          <w:tcPr>
            <w:tcW w:w="921" w:type="dxa"/>
            <w:tcBorders>
              <w:top w:val="nil"/>
              <w:bottom w:val="single" w:sz="12" w:space="0" w:color="auto"/>
            </w:tcBorders>
            <w:vAlign w:val="center"/>
          </w:tcPr>
          <w:p w14:paraId="7EB47EFA" w14:textId="77777777" w:rsidR="007F4D4F" w:rsidRDefault="007F4D4F" w:rsidP="000E2957">
            <w:pPr>
              <w:jc w:val="cente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1</w:t>
            </w:r>
            <w:r>
              <w:rPr>
                <w:rFonts w:ascii="Times New Roman" w:eastAsia="楷体" w:hAnsi="Times New Roman"/>
                <w:b/>
                <w:color w:val="000000" w:themeColor="text1"/>
                <w:sz w:val="22"/>
              </w:rPr>
              <w:t>3</w:t>
            </w:r>
          </w:p>
        </w:tc>
        <w:tc>
          <w:tcPr>
            <w:tcW w:w="921" w:type="dxa"/>
            <w:tcBorders>
              <w:top w:val="nil"/>
              <w:bottom w:val="single" w:sz="12" w:space="0" w:color="auto"/>
            </w:tcBorders>
            <w:vAlign w:val="center"/>
          </w:tcPr>
          <w:p w14:paraId="6D782A96"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single" w:sz="12" w:space="0" w:color="auto"/>
            </w:tcBorders>
            <w:vAlign w:val="center"/>
          </w:tcPr>
          <w:p w14:paraId="3606C0BE"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single" w:sz="12" w:space="0" w:color="auto"/>
            </w:tcBorders>
            <w:vAlign w:val="center"/>
          </w:tcPr>
          <w:p w14:paraId="3C1D036E"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single" w:sz="12" w:space="0" w:color="auto"/>
            </w:tcBorders>
            <w:vAlign w:val="center"/>
          </w:tcPr>
          <w:p w14:paraId="40195499"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single" w:sz="12" w:space="0" w:color="auto"/>
            </w:tcBorders>
            <w:vAlign w:val="center"/>
          </w:tcPr>
          <w:p w14:paraId="26CF4FEB" w14:textId="77777777" w:rsidR="007F4D4F" w:rsidRDefault="007F4D4F" w:rsidP="000E2957">
            <w:pPr>
              <w:jc w:val="center"/>
              <w:rPr>
                <w:rFonts w:ascii="Times New Roman" w:eastAsia="楷体" w:hAnsi="Times New Roman"/>
                <w:b/>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2</m:t>
                    </m:r>
                  </m:sub>
                </m:sSub>
              </m:oMath>
            </m:oMathPara>
          </w:p>
        </w:tc>
        <w:tc>
          <w:tcPr>
            <w:tcW w:w="922" w:type="dxa"/>
            <w:tcBorders>
              <w:top w:val="nil"/>
              <w:bottom w:val="single" w:sz="12" w:space="0" w:color="auto"/>
            </w:tcBorders>
            <w:vAlign w:val="center"/>
          </w:tcPr>
          <w:p w14:paraId="7A39B825"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single" w:sz="12" w:space="0" w:color="auto"/>
            </w:tcBorders>
            <w:vAlign w:val="center"/>
          </w:tcPr>
          <w:p w14:paraId="135A521D" w14:textId="77777777" w:rsidR="007F4D4F" w:rsidRDefault="007F4D4F" w:rsidP="000E2957">
            <w:pPr>
              <w:jc w:val="center"/>
              <w:rPr>
                <w:rFonts w:ascii="Times New Roman" w:eastAsia="楷体" w:hAnsi="Times New Roman"/>
                <w:b/>
                <w:color w:val="000000" w:themeColor="text1"/>
                <w:sz w:val="22"/>
              </w:rPr>
            </w:pPr>
          </w:p>
        </w:tc>
        <w:tc>
          <w:tcPr>
            <w:tcW w:w="922" w:type="dxa"/>
            <w:tcBorders>
              <w:top w:val="nil"/>
              <w:bottom w:val="single" w:sz="12" w:space="0" w:color="auto"/>
            </w:tcBorders>
            <w:vAlign w:val="center"/>
          </w:tcPr>
          <w:p w14:paraId="0B0CE0F4" w14:textId="77777777" w:rsidR="007F4D4F" w:rsidRDefault="007F4D4F" w:rsidP="000E2957">
            <w:pPr>
              <w:jc w:val="center"/>
              <w:rPr>
                <w:rFonts w:ascii="Times New Roman" w:eastAsia="楷体" w:hAnsi="Times New Roman"/>
                <w:b/>
                <w:color w:val="000000" w:themeColor="text1"/>
                <w:sz w:val="22"/>
              </w:rPr>
            </w:pPr>
          </w:p>
        </w:tc>
      </w:tr>
    </w:tbl>
    <w:p w14:paraId="1C4E3045" w14:textId="77777777" w:rsidR="007F4D4F" w:rsidRDefault="007F4D4F" w:rsidP="007F4D4F">
      <w:pPr>
        <w:rPr>
          <w:rFonts w:ascii="Times New Roman" w:eastAsia="楷体" w:hAnsi="Times New Roman"/>
          <w:b/>
          <w:bCs/>
          <w:iCs/>
          <w:color w:val="FF0000"/>
          <w:sz w:val="22"/>
        </w:rPr>
      </w:pPr>
    </w:p>
    <w:p w14:paraId="7E9E7F42" w14:textId="77777777" w:rsidR="007F4D4F" w:rsidRPr="005D66CD" w:rsidRDefault="007F4D4F" w:rsidP="007F4D4F">
      <w:pPr>
        <w:rPr>
          <w:rFonts w:ascii="Times New Roman" w:eastAsia="楷体" w:hAnsi="Times New Roman"/>
          <w:b/>
          <w:bCs/>
          <w:iCs/>
          <w:color w:val="FF0000"/>
          <w:sz w:val="22"/>
        </w:rPr>
      </w:pPr>
      <w:r w:rsidRPr="005D66CD">
        <w:rPr>
          <w:rFonts w:ascii="Times New Roman" w:eastAsia="楷体" w:hAnsi="Times New Roman"/>
          <w:b/>
          <w:bCs/>
          <w:iCs/>
          <w:color w:val="FF0000"/>
          <w:sz w:val="22"/>
        </w:rPr>
        <w:t>(4)</w:t>
      </w:r>
    </w:p>
    <w:p w14:paraId="21851006" w14:textId="77777777" w:rsidR="007F4D4F" w:rsidRDefault="007F4D4F" w:rsidP="007F4D4F">
      <w:pPr>
        <w:rPr>
          <w:rFonts w:ascii="Times New Roman" w:eastAsia="楷体" w:hAnsi="Times New Roman"/>
          <w:b/>
          <w:bCs/>
          <w:iCs/>
          <w:sz w:val="22"/>
        </w:rPr>
      </w:pPr>
      <m:oMathPara>
        <m:oMathParaPr>
          <m:jc m:val="left"/>
        </m:oMathParaPr>
        <m:oMath>
          <m:r>
            <m:rPr>
              <m:sty m:val="bi"/>
            </m:rPr>
            <w:rPr>
              <w:rFonts w:ascii="Cambria Math" w:eastAsia="楷体" w:hAnsi="Cambria Math"/>
              <w:sz w:val="22"/>
            </w:rPr>
            <m:t>A→AbBa|B</m:t>
          </m:r>
        </m:oMath>
      </m:oMathPara>
    </w:p>
    <w:p w14:paraId="08C47233" w14:textId="77777777" w:rsidR="007F4D4F" w:rsidRDefault="007F4D4F" w:rsidP="007F4D4F">
      <w:pPr>
        <w:rPr>
          <w:rFonts w:ascii="Times New Roman" w:eastAsia="楷体" w:hAnsi="Times New Roman"/>
          <w:b/>
          <w:bCs/>
          <w:sz w:val="22"/>
        </w:rPr>
      </w:pPr>
      <m:oMathPara>
        <m:oMathParaPr>
          <m:jc m:val="left"/>
        </m:oMathParaPr>
        <m:oMath>
          <m:r>
            <m:rPr>
              <m:sty m:val="bi"/>
            </m:rPr>
            <w:rPr>
              <w:rFonts w:ascii="Cambria Math" w:eastAsia="楷体" w:hAnsi="Cambria Math"/>
              <w:sz w:val="22"/>
            </w:rPr>
            <m:t>B→a|ε</m:t>
          </m:r>
        </m:oMath>
      </m:oMathPara>
    </w:p>
    <w:p w14:paraId="735DD4F5" w14:textId="77777777" w:rsidR="007F4D4F" w:rsidRDefault="007F4D4F" w:rsidP="007F4D4F">
      <w:pPr>
        <w:rPr>
          <w:rFonts w:ascii="Times New Roman" w:eastAsia="楷体" w:hAnsi="Times New Roman"/>
          <w:b/>
          <w:bCs/>
          <w:iCs/>
          <w:sz w:val="22"/>
        </w:rPr>
      </w:pPr>
      <w:r>
        <w:rPr>
          <w:rFonts w:ascii="Times New Roman" w:eastAsia="楷体" w:hAnsi="Times New Roman" w:hint="eastAsia"/>
          <w:b/>
          <w:bCs/>
          <w:sz w:val="22"/>
        </w:rPr>
        <w:t>答：</w:t>
      </w:r>
      <w:r>
        <w:rPr>
          <w:rFonts w:ascii="Times New Roman" w:eastAsia="楷体" w:hAnsi="Times New Roman" w:hint="eastAsia"/>
          <w:b/>
          <w:bCs/>
          <w:iCs/>
          <w:sz w:val="22"/>
        </w:rPr>
        <w:t>拓广文法为</w:t>
      </w:r>
      <m:oMath>
        <m:r>
          <m:rPr>
            <m:sty m:val="bi"/>
          </m:rPr>
          <w:rPr>
            <w:rFonts w:ascii="Cambria Math" w:eastAsia="楷体" w:hAnsi="Cambria Math"/>
            <w:sz w:val="22"/>
          </w:rPr>
          <m:t>G'</m:t>
        </m:r>
      </m:oMath>
      <w:r>
        <w:rPr>
          <w:rFonts w:ascii="Times New Roman" w:eastAsia="楷体" w:hAnsi="Times New Roman" w:hint="eastAsia"/>
          <w:b/>
          <w:bCs/>
          <w:iCs/>
          <w:sz w:val="22"/>
        </w:rPr>
        <w:t>，增加产生式</w:t>
      </w:r>
      <m:oMath>
        <m:sSup>
          <m:sSupPr>
            <m:ctrlPr>
              <w:rPr>
                <w:rFonts w:ascii="Cambria Math" w:eastAsia="楷体" w:hAnsi="Cambria Math"/>
                <w:b/>
                <w:bCs/>
                <w:i/>
                <w:iCs/>
                <w:sz w:val="22"/>
              </w:rPr>
            </m:ctrlPr>
          </m:sSupPr>
          <m:e>
            <m:r>
              <m:rPr>
                <m:sty m:val="bi"/>
              </m:rPr>
              <w:rPr>
                <w:rFonts w:ascii="Cambria Math" w:eastAsia="楷体" w:hAnsi="Cambria Math"/>
                <w:sz w:val="22"/>
              </w:rPr>
              <m:t>A</m:t>
            </m:r>
          </m:e>
          <m:sup>
            <m:r>
              <m:rPr>
                <m:sty m:val="bi"/>
              </m:rPr>
              <w:rPr>
                <w:rFonts w:ascii="Cambria Math" w:eastAsia="楷体" w:hAnsi="Cambria Math"/>
                <w:sz w:val="22"/>
              </w:rPr>
              <m:t>'</m:t>
            </m:r>
          </m:sup>
        </m:sSup>
        <m:r>
          <m:rPr>
            <m:sty m:val="bi"/>
          </m:rPr>
          <w:rPr>
            <w:rFonts w:ascii="Cambria Math" w:eastAsia="楷体" w:hAnsi="Cambria Math"/>
            <w:sz w:val="22"/>
          </w:rPr>
          <m:t>→A</m:t>
        </m:r>
      </m:oMath>
      <w:r>
        <w:rPr>
          <w:rFonts w:ascii="Times New Roman" w:eastAsia="楷体" w:hAnsi="Times New Roman" w:hint="eastAsia"/>
          <w:b/>
          <w:bCs/>
          <w:iCs/>
          <w:sz w:val="22"/>
        </w:rPr>
        <w:t>，若产生式排序为：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gridCol w:w="4147"/>
      </w:tblGrid>
      <w:tr w:rsidR="007F4D4F" w14:paraId="6E57F449" w14:textId="77777777" w:rsidTr="000E2957">
        <w:tc>
          <w:tcPr>
            <w:tcW w:w="4261" w:type="dxa"/>
          </w:tcPr>
          <w:tbl>
            <w:tblPr>
              <w:tblStyle w:val="a7"/>
              <w:tblpPr w:leftFromText="180" w:rightFromText="180" w:vertAnchor="text" w:horzAnchor="margin" w:tblpY="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9"/>
            </w:tblGrid>
            <w:tr w:rsidR="007F4D4F" w14:paraId="0BD3F0DE" w14:textId="77777777" w:rsidTr="000E2957">
              <w:tc>
                <w:tcPr>
                  <w:tcW w:w="528" w:type="dxa"/>
                </w:tcPr>
                <w:p w14:paraId="71BFB150"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0</w:t>
                  </w:r>
                </w:p>
              </w:tc>
              <w:tc>
                <w:tcPr>
                  <w:tcW w:w="3129" w:type="dxa"/>
                  <w:vAlign w:val="center"/>
                </w:tcPr>
                <w:p w14:paraId="62024312"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A</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→A</m:t>
                      </m:r>
                    </m:oMath>
                  </m:oMathPara>
                </w:p>
              </w:tc>
            </w:tr>
            <w:tr w:rsidR="007F4D4F" w14:paraId="618FD8FE" w14:textId="77777777" w:rsidTr="000E2957">
              <w:tc>
                <w:tcPr>
                  <w:tcW w:w="528" w:type="dxa"/>
                </w:tcPr>
                <w:p w14:paraId="5CCC3AA1"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1</w:t>
                  </w:r>
                </w:p>
              </w:tc>
              <w:tc>
                <w:tcPr>
                  <w:tcW w:w="3129" w:type="dxa"/>
                  <w:vAlign w:val="center"/>
                </w:tcPr>
                <w:p w14:paraId="21F2255B"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A→AbBa</m:t>
                      </m:r>
                    </m:oMath>
                  </m:oMathPara>
                </w:p>
              </w:tc>
            </w:tr>
            <w:tr w:rsidR="007F4D4F" w14:paraId="743F2885" w14:textId="77777777" w:rsidTr="000E2957">
              <w:tc>
                <w:tcPr>
                  <w:tcW w:w="528" w:type="dxa"/>
                </w:tcPr>
                <w:p w14:paraId="6684664E"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2</w:t>
                  </w:r>
                </w:p>
              </w:tc>
              <w:tc>
                <w:tcPr>
                  <w:tcW w:w="3129" w:type="dxa"/>
                  <w:vAlign w:val="center"/>
                </w:tcPr>
                <w:p w14:paraId="0055BCF8"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A→B</m:t>
                      </m:r>
                    </m:oMath>
                  </m:oMathPara>
                </w:p>
              </w:tc>
            </w:tr>
            <w:tr w:rsidR="007F4D4F" w14:paraId="63349FC8" w14:textId="77777777" w:rsidTr="000E2957">
              <w:tc>
                <w:tcPr>
                  <w:tcW w:w="528" w:type="dxa"/>
                </w:tcPr>
                <w:p w14:paraId="36025986"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3</w:t>
                  </w:r>
                </w:p>
              </w:tc>
              <w:tc>
                <w:tcPr>
                  <w:tcW w:w="3129" w:type="dxa"/>
                  <w:vAlign w:val="center"/>
                </w:tcPr>
                <w:p w14:paraId="13313E6D"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B→a</m:t>
                      </m:r>
                    </m:oMath>
                  </m:oMathPara>
                </w:p>
              </w:tc>
            </w:tr>
            <w:tr w:rsidR="007F4D4F" w14:paraId="061DBC31" w14:textId="77777777" w:rsidTr="000E2957">
              <w:tc>
                <w:tcPr>
                  <w:tcW w:w="528" w:type="dxa"/>
                </w:tcPr>
                <w:p w14:paraId="74E2A0BB"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4</w:t>
                  </w:r>
                </w:p>
              </w:tc>
              <w:tc>
                <w:tcPr>
                  <w:tcW w:w="3129" w:type="dxa"/>
                  <w:vAlign w:val="center"/>
                </w:tcPr>
                <w:p w14:paraId="353D2769"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B→ε</m:t>
                      </m:r>
                    </m:oMath>
                  </m:oMathPara>
                </w:p>
              </w:tc>
            </w:tr>
          </w:tbl>
          <w:p w14:paraId="3DC95D7F" w14:textId="77777777" w:rsidR="007F4D4F" w:rsidRDefault="007F4D4F" w:rsidP="000E2957">
            <w:pPr>
              <w:rPr>
                <w:rFonts w:ascii="Times New Roman" w:eastAsia="楷体" w:hAnsi="Times New Roman"/>
                <w:b/>
                <w:bCs/>
                <w:iCs/>
                <w:sz w:val="22"/>
              </w:rPr>
            </w:pPr>
          </w:p>
        </w:tc>
        <w:tc>
          <w:tcPr>
            <w:tcW w:w="4261" w:type="dxa"/>
          </w:tcPr>
          <w:p w14:paraId="7114A5BA" w14:textId="77777777" w:rsidR="007F4D4F" w:rsidRPr="00DE775A" w:rsidRDefault="007F4D4F" w:rsidP="000E2957">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A</m:t>
                    </m:r>
                  </m:e>
                </m:d>
                <m:r>
                  <m:rPr>
                    <m:sty m:val="bi"/>
                  </m:rPr>
                  <w:rPr>
                    <w:rFonts w:ascii="Cambria Math" w:eastAsia="楷体" w:hAnsi="Cambria Math" w:cs="Times New Roman"/>
                    <w:color w:val="000000" w:themeColor="text1"/>
                    <w:sz w:val="22"/>
                  </w:rPr>
                  <m:t>={b,</m:t>
                </m:r>
                <m:r>
                  <m:rPr>
                    <m:sty m:val="bi"/>
                  </m:rPr>
                  <w:rPr>
                    <w:rFonts w:ascii="Cambria Math" w:eastAsia="楷体" w:hAnsi="Cambria Math" w:cs="Times New Roman" w:hint="eastAsia"/>
                    <w:color w:val="000000" w:themeColor="text1"/>
                    <w:sz w:val="22"/>
                  </w:rPr>
                  <m:t>#</m:t>
                </m:r>
                <m:r>
                  <m:rPr>
                    <m:sty m:val="bi"/>
                  </m:rPr>
                  <w:rPr>
                    <w:rFonts w:ascii="Cambria Math" w:eastAsia="楷体" w:hAnsi="Cambria Math" w:cs="Times New Roman"/>
                    <w:color w:val="000000" w:themeColor="text1"/>
                    <w:sz w:val="22"/>
                  </w:rPr>
                  <m:t>}</m:t>
                </m:r>
              </m:oMath>
            </m:oMathPara>
          </w:p>
          <w:p w14:paraId="4026D38C" w14:textId="77777777" w:rsidR="007F4D4F" w:rsidRPr="00DE775A" w:rsidRDefault="007F4D4F" w:rsidP="000E2957">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B</m:t>
                    </m:r>
                  </m:e>
                </m:d>
                <m:r>
                  <m:rPr>
                    <m:sty m:val="bi"/>
                  </m:rPr>
                  <w:rPr>
                    <w:rFonts w:ascii="Cambria Math" w:eastAsia="楷体" w:hAnsi="Cambria Math" w:cs="Times New Roman"/>
                    <w:color w:val="000000" w:themeColor="text1"/>
                    <w:sz w:val="22"/>
                  </w:rPr>
                  <m:t>={a,b,#}</m:t>
                </m:r>
              </m:oMath>
            </m:oMathPara>
          </w:p>
          <w:p w14:paraId="2C8E68D1" w14:textId="77777777" w:rsidR="007F4D4F" w:rsidRDefault="007F4D4F" w:rsidP="000E2957">
            <w:pPr>
              <w:rPr>
                <w:rFonts w:ascii="Times New Roman" w:eastAsia="楷体" w:hAnsi="Times New Roman"/>
                <w:b/>
                <w:bCs/>
                <w:iCs/>
                <w:sz w:val="22"/>
              </w:rPr>
            </w:pPr>
          </w:p>
        </w:tc>
      </w:tr>
    </w:tbl>
    <w:p w14:paraId="3F4396F8" w14:textId="77777777" w:rsidR="007F4D4F" w:rsidRDefault="007F4D4F" w:rsidP="007F4D4F">
      <w:pPr>
        <w:rPr>
          <w:rFonts w:ascii="Times New Roman" w:eastAsia="楷体" w:hAnsi="Times New Roman"/>
          <w:b/>
          <w:bCs/>
          <w:iCs/>
          <w:sz w:val="22"/>
        </w:rPr>
      </w:pPr>
    </w:p>
    <w:p w14:paraId="1F038B14" w14:textId="77777777" w:rsidR="007F4D4F" w:rsidRPr="005D66CD"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0</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项目集族和</w:t>
      </w:r>
      <m:oMath>
        <m:r>
          <m:rPr>
            <m:sty m:val="b"/>
          </m:rPr>
          <w:rPr>
            <w:rFonts w:ascii="Cambria Math" w:eastAsia="楷体" w:hAnsi="Cambria Math" w:cs="Times New Roman"/>
            <w:color w:val="000000" w:themeColor="text1"/>
            <w:sz w:val="22"/>
          </w:rPr>
          <m:t>S</m:t>
        </m:r>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1</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项目集族有移进</w:t>
      </w:r>
      <w:r>
        <w:rPr>
          <w:rFonts w:ascii="Times New Roman" w:eastAsia="楷体" w:hAnsi="Times New Roman" w:cs="Times New Roman" w:hint="eastAsia"/>
          <w:b/>
          <w:bCs/>
          <w:color w:val="000000" w:themeColor="text1"/>
          <w:sz w:val="22"/>
        </w:rPr>
        <w:t>-</w:t>
      </w:r>
      <w:r>
        <w:rPr>
          <w:rFonts w:ascii="Times New Roman" w:eastAsia="楷体" w:hAnsi="Times New Roman" w:cs="Times New Roman" w:hint="eastAsia"/>
          <w:b/>
          <w:bCs/>
          <w:color w:val="000000" w:themeColor="text1"/>
          <w:sz w:val="22"/>
        </w:rPr>
        <w:t>归约冲突。</w:t>
      </w:r>
    </w:p>
    <w:p w14:paraId="65FB2FB7" w14:textId="77777777" w:rsidR="007F4D4F" w:rsidRDefault="007F4D4F" w:rsidP="007F4D4F">
      <w:pPr>
        <w:rPr>
          <w:rFonts w:ascii="Times New Roman" w:eastAsia="楷体" w:hAnsi="Times New Roman" w:cs="Times New Roman"/>
          <w:b/>
          <w:bCs/>
          <w:color w:val="000000" w:themeColor="text1"/>
          <w:sz w:val="22"/>
        </w:rPr>
      </w:pPr>
      <m:oMath>
        <m:r>
          <m:rPr>
            <m:sty m:val="bi"/>
          </m:rPr>
          <w:rPr>
            <w:rFonts w:ascii="Cambria Math" w:eastAsia="楷体" w:hAnsi="Cambria Math" w:cs="Times New Roman"/>
            <w:color w:val="000000" w:themeColor="text1"/>
            <w:sz w:val="22"/>
          </w:rPr>
          <m:t>G'</m:t>
        </m:r>
      </m:oMath>
      <w:r>
        <w:rPr>
          <w:rFonts w:ascii="Times New Roman" w:eastAsia="楷体" w:hAnsi="Times New Roman" w:cs="Times New Roman" w:hint="eastAsia"/>
          <w:b/>
          <w:bCs/>
          <w:color w:val="000000" w:themeColor="text1"/>
          <w:sz w:val="22"/>
        </w:rPr>
        <w:t>的</w:t>
      </w:r>
      <m:oMath>
        <m:r>
          <m:rPr>
            <m:sty m:val="bi"/>
          </m:rPr>
          <w:rPr>
            <w:rFonts w:ascii="Cambria Math" w:eastAsia="楷体" w:hAnsi="Cambria Math" w:cs="Times New Roman"/>
            <w:color w:val="000000" w:themeColor="text1"/>
            <w:sz w:val="22"/>
          </w:rPr>
          <m:t>LR(</m:t>
        </m:r>
        <m:r>
          <m:rPr>
            <m:sty m:val="b"/>
          </m:rPr>
          <w:rPr>
            <w:rFonts w:ascii="Cambria Math" w:eastAsia="楷体" w:hAnsi="Cambria Math" w:cs="Times New Roman"/>
            <w:color w:val="000000" w:themeColor="text1"/>
            <w:sz w:val="22"/>
          </w:rPr>
          <m:t>1</m:t>
        </m:r>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bCs/>
          <w:color w:val="000000" w:themeColor="text1"/>
          <w:sz w:val="22"/>
        </w:rPr>
        <w:t>项目集族及识别活前缀的</w:t>
      </w:r>
      <m:oMath>
        <m:r>
          <m:rPr>
            <m:sty m:val="bi"/>
          </m:rPr>
          <w:rPr>
            <w:rFonts w:ascii="Cambria Math" w:eastAsia="楷体" w:hAnsi="Cambria Math" w:cs="Times New Roman"/>
            <w:color w:val="000000" w:themeColor="text1"/>
            <w:sz w:val="22"/>
          </w:rPr>
          <m:t>DFA</m:t>
        </m:r>
      </m:oMath>
      <w:r>
        <w:rPr>
          <w:rFonts w:ascii="Times New Roman" w:eastAsia="楷体" w:hAnsi="Times New Roman" w:cs="Times New Roman" w:hint="eastAsia"/>
          <w:b/>
          <w:bCs/>
          <w:color w:val="000000" w:themeColor="text1"/>
          <w:sz w:val="22"/>
        </w:rPr>
        <w:t>如下图所示：</w:t>
      </w:r>
    </w:p>
    <w:p w14:paraId="70627B2F" w14:textId="77777777" w:rsidR="007F4D4F" w:rsidRDefault="007F4D4F" w:rsidP="007F4D4F">
      <w:pPr>
        <w:rPr>
          <w:rFonts w:ascii="Times New Roman" w:eastAsia="楷体" w:hAnsi="Times New Roman"/>
          <w:b/>
          <w:color w:val="000000" w:themeColor="text1"/>
          <w:sz w:val="22"/>
        </w:rPr>
      </w:pPr>
      <w:r w:rsidRPr="005D66CD">
        <w:rPr>
          <w:rFonts w:ascii="Times New Roman" w:eastAsia="楷体" w:hAnsi="Times New Roman"/>
          <w:b/>
          <w:noProof/>
          <w:color w:val="000000" w:themeColor="text1"/>
          <w:sz w:val="22"/>
        </w:rPr>
        <w:drawing>
          <wp:inline distT="0" distB="0" distL="0" distR="0" wp14:anchorId="6EA4F297" wp14:editId="48FB6E6F">
            <wp:extent cx="5488161" cy="1962150"/>
            <wp:effectExtent l="0" t="0" r="0" b="0"/>
            <wp:docPr id="367716130" name="图片 36771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93531" cy="1964070"/>
                    </a:xfrm>
                    <a:prstGeom prst="rect">
                      <a:avLst/>
                    </a:prstGeom>
                    <a:noFill/>
                  </pic:spPr>
                </pic:pic>
              </a:graphicData>
            </a:graphic>
          </wp:inline>
        </w:drawing>
      </w:r>
    </w:p>
    <w:p w14:paraId="0D1CB602" w14:textId="77777777" w:rsidR="007F4D4F" w:rsidRDefault="007F4D4F" w:rsidP="007F4D4F">
      <w:pPr>
        <w:widowControl/>
        <w:jc w:val="left"/>
        <w:rPr>
          <w:rFonts w:ascii="Times New Roman" w:eastAsia="楷体" w:hAnsi="Times New Roman"/>
          <w:b/>
          <w:color w:val="000000" w:themeColor="text1"/>
          <w:sz w:val="22"/>
        </w:rPr>
      </w:pPr>
      <w:r>
        <w:rPr>
          <w:rFonts w:eastAsia="楷体" w:hAnsi="Cambria Math" w:hint="eastAsia"/>
          <w:b/>
          <w:color w:val="000000" w:themeColor="text1"/>
          <w:sz w:val="22"/>
        </w:rPr>
        <w:t>在</w:t>
      </w:r>
      <m:oMath>
        <m:sSub>
          <m:sSubPr>
            <m:ctrlPr>
              <w:rPr>
                <w:rFonts w:ascii="Cambria Math" w:eastAsia="楷体" w:hAnsi="Cambria Math"/>
                <w:b/>
                <w:bCs/>
                <w:i/>
                <w:sz w:val="22"/>
              </w:rPr>
            </m:ctrlPr>
          </m:sSubPr>
          <m:e>
            <m:r>
              <m:rPr>
                <m:sty m:val="bi"/>
              </m:rPr>
              <w:rPr>
                <w:rFonts w:ascii="Cambria Math" w:eastAsia="楷体" w:hAnsi="Cambria Math"/>
                <w:sz w:val="22"/>
              </w:rPr>
              <m:t>I</m:t>
            </m:r>
          </m:e>
          <m:sub>
            <m:r>
              <m:rPr>
                <m:sty m:val="bi"/>
              </m:rPr>
              <w:rPr>
                <w:rFonts w:ascii="Cambria Math" w:eastAsia="楷体" w:hAnsi="Cambria Math"/>
                <w:sz w:val="22"/>
              </w:rPr>
              <m:t>4</m:t>
            </m:r>
          </m:sub>
        </m:sSub>
      </m:oMath>
      <w:r>
        <w:rPr>
          <w:rFonts w:eastAsia="楷体" w:hAnsi="Cambria Math" w:hint="eastAsia"/>
          <w:b/>
          <w:bCs/>
          <w:sz w:val="22"/>
        </w:rPr>
        <w:t>中，</w:t>
      </w:r>
      <m:oMath>
        <m:r>
          <m:rPr>
            <m:sty m:val="bi"/>
          </m:rPr>
          <w:rPr>
            <w:rFonts w:ascii="Cambria Math" w:eastAsia="楷体" w:hAnsi="Cambria Math"/>
            <w:sz w:val="22"/>
          </w:rPr>
          <m:t>B→.a,a/#</m:t>
        </m:r>
      </m:oMath>
      <w:r>
        <w:rPr>
          <w:rFonts w:eastAsia="楷体" w:hAnsi="Cambria Math" w:hint="eastAsia"/>
          <w:b/>
          <w:bCs/>
          <w:sz w:val="22"/>
        </w:rPr>
        <w:t>和</w:t>
      </w:r>
      <m:oMath>
        <m:r>
          <m:rPr>
            <m:sty m:val="bi"/>
          </m:rPr>
          <w:rPr>
            <w:rFonts w:ascii="Cambria Math" w:eastAsia="楷体" w:hAnsi="Cambria Math"/>
            <w:sz w:val="22"/>
          </w:rPr>
          <m:t>B→.,a/#</m:t>
        </m:r>
      </m:oMath>
      <w:r>
        <w:rPr>
          <w:rFonts w:eastAsia="楷体" w:hAnsi="Cambria Math" w:hint="eastAsia"/>
          <w:b/>
          <w:sz w:val="22"/>
        </w:rPr>
        <w:t>有移进</w:t>
      </w:r>
      <w:r>
        <w:rPr>
          <w:rFonts w:eastAsia="楷体" w:hAnsi="Cambria Math" w:hint="eastAsia"/>
          <w:b/>
          <w:sz w:val="22"/>
        </w:rPr>
        <w:t>-</w:t>
      </w:r>
      <w:r>
        <w:rPr>
          <w:rFonts w:eastAsia="楷体" w:hAnsi="Cambria Math" w:hint="eastAsia"/>
          <w:b/>
          <w:sz w:val="22"/>
        </w:rPr>
        <w:t>归约</w:t>
      </w:r>
      <w:r>
        <w:rPr>
          <w:rFonts w:eastAsia="楷体" w:hAnsi="Cambria Math" w:hint="eastAsia"/>
          <w:b/>
          <w:bCs/>
          <w:sz w:val="22"/>
        </w:rPr>
        <w:t>冲突，所以也不是</w:t>
      </w:r>
      <m:oMath>
        <m:r>
          <m:rPr>
            <m:sty m:val="bi"/>
          </m:rPr>
          <w:rPr>
            <w:rFonts w:ascii="Cambria Math" w:eastAsia="楷体" w:hAnsi="Cambria Math"/>
            <w:color w:val="000000" w:themeColor="text1"/>
            <w:sz w:val="22"/>
          </w:rPr>
          <m:t>LR(1)</m:t>
        </m:r>
      </m:oMath>
      <w:r>
        <w:rPr>
          <w:rFonts w:eastAsia="楷体" w:hAnsi="Cambria Math" w:hint="eastAsia"/>
          <w:b/>
          <w:bCs/>
          <w:sz w:val="22"/>
        </w:rPr>
        <w:t>文法。</w:t>
      </w:r>
    </w:p>
    <w:p w14:paraId="217F2EFD" w14:textId="77777777" w:rsidR="007F4D4F" w:rsidRDefault="007F4D4F" w:rsidP="007F4D4F">
      <w:pPr>
        <w:rPr>
          <w:rFonts w:ascii="Times New Roman" w:eastAsia="楷体" w:hAnsi="Times New Roman"/>
          <w:b/>
          <w:bCs/>
          <w:iCs/>
          <w:sz w:val="22"/>
        </w:rPr>
      </w:pPr>
    </w:p>
    <w:p w14:paraId="273A6598" w14:textId="77777777" w:rsidR="007F4D4F" w:rsidRDefault="007F4D4F" w:rsidP="007F4D4F">
      <w:pPr>
        <w:ind w:left="139" w:hangingChars="63" w:hanging="139"/>
        <w:rPr>
          <w:rFonts w:ascii="Times New Roman" w:eastAsia="楷体" w:hAnsi="Times New Roman"/>
          <w:b/>
          <w:bCs/>
          <w:sz w:val="22"/>
        </w:rPr>
      </w:pPr>
      <w:r w:rsidRPr="005D66CD">
        <w:rPr>
          <w:rFonts w:ascii="Times New Roman" w:eastAsia="楷体" w:hAnsi="Times New Roman"/>
          <w:b/>
          <w:bCs/>
          <w:color w:val="FF0000"/>
          <w:sz w:val="22"/>
        </w:rPr>
        <w:t>16.</w:t>
      </w:r>
      <w:r>
        <w:rPr>
          <w:rFonts w:ascii="Times New Roman" w:eastAsia="楷体" w:hAnsi="Times New Roman" w:hint="eastAsia"/>
          <w:b/>
          <w:bCs/>
          <w:sz w:val="22"/>
        </w:rPr>
        <w:t>给定文法：</w:t>
      </w:r>
    </w:p>
    <w:p w14:paraId="06584F37" w14:textId="77777777" w:rsidR="007F4D4F" w:rsidRDefault="007F4D4F" w:rsidP="007F4D4F">
      <w:pPr>
        <w:ind w:left="139" w:hangingChars="63" w:hanging="139"/>
        <w:rPr>
          <w:rFonts w:ascii="Times New Roman" w:eastAsia="楷体" w:hAnsi="Times New Roman"/>
          <w:b/>
          <w:bCs/>
          <w:i/>
          <w:sz w:val="22"/>
        </w:rPr>
      </w:pPr>
      <m:oMathPara>
        <m:oMathParaPr>
          <m:jc m:val="left"/>
        </m:oMathParaPr>
        <m:oMath>
          <m:r>
            <m:rPr>
              <m:sty m:val="bi"/>
            </m:rPr>
            <w:rPr>
              <w:rFonts w:ascii="Cambria Math" w:eastAsia="楷体" w:hAnsi="Cambria Math"/>
              <w:sz w:val="22"/>
            </w:rPr>
            <m:t>S→</m:t>
          </m:r>
          <m:bar>
            <m:barPr>
              <m:ctrlPr>
                <w:rPr>
                  <w:rFonts w:ascii="Cambria Math" w:eastAsia="楷体" w:hAnsi="Cambria Math"/>
                  <w:b/>
                  <w:bCs/>
                  <w:i/>
                  <w:sz w:val="22"/>
                </w:rPr>
              </m:ctrlPr>
            </m:barPr>
            <m:e>
              <m:r>
                <m:rPr>
                  <m:sty m:val="bi"/>
                </m:rPr>
                <w:rPr>
                  <w:rFonts w:ascii="Cambria Math" w:eastAsia="楷体" w:hAnsi="Cambria Math"/>
                  <w:sz w:val="22"/>
                </w:rPr>
                <m:t>do</m:t>
              </m:r>
            </m:e>
          </m:bar>
          <m:r>
            <m:rPr>
              <m:sty m:val="bi"/>
            </m:rPr>
            <w:rPr>
              <w:rFonts w:ascii="Cambria Math" w:eastAsia="楷体" w:hAnsi="Cambria Math"/>
              <w:sz w:val="22"/>
            </w:rPr>
            <m:t xml:space="preserve"> S</m:t>
          </m:r>
          <m:bar>
            <m:barPr>
              <m:ctrlPr>
                <w:rPr>
                  <w:rFonts w:ascii="Cambria Math" w:eastAsia="楷体" w:hAnsi="Cambria Math"/>
                  <w:b/>
                  <w:bCs/>
                  <w:i/>
                  <w:sz w:val="22"/>
                </w:rPr>
              </m:ctrlPr>
            </m:barPr>
            <m:e>
              <m:r>
                <m:rPr>
                  <m:sty m:val="bi"/>
                </m:rPr>
                <w:rPr>
                  <w:rFonts w:ascii="Cambria Math" w:eastAsia="楷体" w:hAnsi="Cambria Math"/>
                  <w:sz w:val="22"/>
                </w:rPr>
                <m:t xml:space="preserve"> or</m:t>
              </m:r>
            </m:e>
          </m:bar>
          <m:r>
            <m:rPr>
              <m:sty m:val="bi"/>
            </m:rPr>
            <w:rPr>
              <w:rFonts w:ascii="Cambria Math" w:eastAsia="楷体" w:hAnsi="Cambria Math"/>
              <w:sz w:val="22"/>
            </w:rPr>
            <m:t xml:space="preserve"> S | </m:t>
          </m:r>
          <m:bar>
            <m:barPr>
              <m:ctrlPr>
                <w:rPr>
                  <w:rFonts w:ascii="Cambria Math" w:eastAsia="楷体" w:hAnsi="Cambria Math"/>
                  <w:b/>
                  <w:bCs/>
                  <w:i/>
                  <w:sz w:val="22"/>
                </w:rPr>
              </m:ctrlPr>
            </m:barPr>
            <m:e>
              <m:r>
                <m:rPr>
                  <m:sty m:val="bi"/>
                </m:rPr>
                <w:rPr>
                  <w:rFonts w:ascii="Cambria Math" w:eastAsia="楷体" w:hAnsi="Cambria Math"/>
                  <w:sz w:val="22"/>
                </w:rPr>
                <m:t>do</m:t>
              </m:r>
            </m:e>
          </m:bar>
          <m:r>
            <m:rPr>
              <m:sty m:val="bi"/>
            </m:rPr>
            <w:rPr>
              <w:rFonts w:ascii="Cambria Math" w:eastAsia="楷体" w:hAnsi="Cambria Math"/>
              <w:sz w:val="22"/>
            </w:rPr>
            <m:t xml:space="preserve"> S |S;S|</m:t>
          </m:r>
          <m:bar>
            <m:barPr>
              <m:ctrlPr>
                <w:rPr>
                  <w:rFonts w:ascii="Cambria Math" w:eastAsia="楷体" w:hAnsi="Cambria Math"/>
                  <w:b/>
                  <w:bCs/>
                  <w:i/>
                  <w:sz w:val="22"/>
                </w:rPr>
              </m:ctrlPr>
            </m:barPr>
            <m:e>
              <m:r>
                <m:rPr>
                  <m:sty m:val="bi"/>
                </m:rPr>
                <w:rPr>
                  <w:rFonts w:ascii="Cambria Math" w:eastAsia="楷体" w:hAnsi="Cambria Math"/>
                  <w:sz w:val="22"/>
                </w:rPr>
                <m:t>act</m:t>
              </m:r>
            </m:e>
          </m:bar>
        </m:oMath>
      </m:oMathPara>
    </w:p>
    <w:p w14:paraId="04E3A00A" w14:textId="77777777" w:rsidR="007F4D4F" w:rsidRDefault="007F4D4F" w:rsidP="007F4D4F">
      <w:pPr>
        <w:pStyle w:val="a6"/>
        <w:numPr>
          <w:ilvl w:val="0"/>
          <w:numId w:val="36"/>
        </w:numPr>
        <w:ind w:firstLineChars="0"/>
        <w:rPr>
          <w:rFonts w:ascii="Times New Roman" w:eastAsia="楷体" w:hAnsi="Times New Roman"/>
          <w:b/>
          <w:color w:val="000000" w:themeColor="text1"/>
          <w:sz w:val="22"/>
        </w:rPr>
      </w:pPr>
      <w:r>
        <w:rPr>
          <w:rFonts w:ascii="Times New Roman" w:eastAsia="楷体" w:hAnsi="Times New Roman" w:hint="eastAsia"/>
          <w:b/>
          <w:color w:val="000000" w:themeColor="text1"/>
          <w:sz w:val="22"/>
        </w:rPr>
        <w:lastRenderedPageBreak/>
        <w:t>构造识别该文法活前缀的</w:t>
      </w:r>
      <m:oMath>
        <m:r>
          <m:rPr>
            <m:sty m:val="bi"/>
          </m:rPr>
          <w:rPr>
            <w:rFonts w:ascii="Cambria Math" w:eastAsia="楷体" w:hAnsi="Cambria Math"/>
            <w:color w:val="000000" w:themeColor="text1"/>
            <w:sz w:val="22"/>
          </w:rPr>
          <m:t>DFA</m:t>
        </m:r>
      </m:oMath>
    </w:p>
    <w:p w14:paraId="2B7F55CF" w14:textId="77777777" w:rsidR="007F4D4F" w:rsidRDefault="007F4D4F" w:rsidP="007F4D4F">
      <w:pPr>
        <w:pStyle w:val="a6"/>
        <w:numPr>
          <w:ilvl w:val="0"/>
          <w:numId w:val="36"/>
        </w:numPr>
        <w:ind w:firstLineChars="0"/>
        <w:rPr>
          <w:rFonts w:ascii="Times New Roman" w:eastAsia="楷体" w:hAnsi="Times New Roman"/>
          <w:b/>
          <w:color w:val="000000" w:themeColor="text1"/>
          <w:sz w:val="22"/>
        </w:rPr>
      </w:pPr>
      <w:r>
        <w:rPr>
          <w:rFonts w:ascii="Times New Roman" w:eastAsia="楷体" w:hAnsi="Times New Roman" w:hint="eastAsia"/>
          <w:b/>
          <w:color w:val="000000" w:themeColor="text1"/>
          <w:sz w:val="22"/>
        </w:rPr>
        <w:t>该文法是</w:t>
      </w:r>
      <m:oMath>
        <m:r>
          <m:rPr>
            <m:sty m:val="bi"/>
          </m:rPr>
          <w:rPr>
            <w:rFonts w:ascii="Cambria Math" w:eastAsia="楷体" w:hAnsi="Cambria Math"/>
            <w:color w:val="000000" w:themeColor="text1"/>
            <w:sz w:val="22"/>
          </w:rPr>
          <m:t>LR</m:t>
        </m:r>
        <m:d>
          <m:dPr>
            <m:ctrlPr>
              <w:rPr>
                <w:rFonts w:ascii="Cambria Math" w:eastAsia="楷体" w:hAnsi="Cambria Math"/>
                <w:b/>
                <w:i/>
                <w:color w:val="000000" w:themeColor="text1"/>
                <w:sz w:val="22"/>
              </w:rPr>
            </m:ctrlPr>
          </m:dPr>
          <m:e>
            <m:r>
              <m:rPr>
                <m:sty m:val="bi"/>
              </m:rPr>
              <w:rPr>
                <w:rFonts w:ascii="Cambria Math" w:eastAsia="楷体" w:hAnsi="Cambria Math"/>
                <w:color w:val="000000" w:themeColor="text1"/>
                <w:sz w:val="22"/>
              </w:rPr>
              <m:t>0</m:t>
            </m:r>
          </m:e>
        </m:d>
      </m:oMath>
      <w:r>
        <w:rPr>
          <w:rFonts w:ascii="Times New Roman" w:eastAsia="楷体" w:hAnsi="Times New Roman" w:hint="eastAsia"/>
          <w:b/>
          <w:color w:val="000000" w:themeColor="text1"/>
          <w:sz w:val="22"/>
        </w:rPr>
        <w:t>的吗？是</w:t>
      </w:r>
      <m:oMath>
        <m:r>
          <m:rPr>
            <m:sty m:val="bi"/>
          </m:rPr>
          <w:rPr>
            <w:rFonts w:ascii="Cambria Math" w:eastAsia="楷体" w:hAnsi="Cambria Math"/>
            <w:color w:val="000000" w:themeColor="text1"/>
            <w:sz w:val="22"/>
          </w:rPr>
          <m:t>SLR</m:t>
        </m:r>
        <m:d>
          <m:dPr>
            <m:ctrlPr>
              <w:rPr>
                <w:rFonts w:ascii="Cambria Math" w:eastAsia="楷体" w:hAnsi="Cambria Math"/>
                <w:b/>
                <w:i/>
                <w:color w:val="000000" w:themeColor="text1"/>
                <w:sz w:val="22"/>
              </w:rPr>
            </m:ctrlPr>
          </m:dPr>
          <m:e>
            <m:r>
              <m:rPr>
                <m:sty m:val="bi"/>
              </m:rPr>
              <w:rPr>
                <w:rFonts w:ascii="Cambria Math" w:eastAsia="楷体" w:hAnsi="Cambria Math"/>
                <w:color w:val="000000" w:themeColor="text1"/>
                <w:sz w:val="22"/>
              </w:rPr>
              <m:t>1</m:t>
            </m:r>
          </m:e>
        </m:d>
      </m:oMath>
      <w:r>
        <w:rPr>
          <w:rFonts w:ascii="Times New Roman" w:eastAsia="楷体" w:hAnsi="Times New Roman" w:hint="eastAsia"/>
          <w:b/>
          <w:color w:val="000000" w:themeColor="text1"/>
          <w:sz w:val="22"/>
        </w:rPr>
        <w:t>的吗？说明理由</w:t>
      </w:r>
    </w:p>
    <w:p w14:paraId="4F0BA630" w14:textId="77777777" w:rsidR="007F4D4F" w:rsidRDefault="007F4D4F" w:rsidP="007F4D4F">
      <w:pPr>
        <w:pStyle w:val="a6"/>
        <w:numPr>
          <w:ilvl w:val="0"/>
          <w:numId w:val="36"/>
        </w:numPr>
        <w:ind w:firstLineChars="0"/>
        <w:rPr>
          <w:rFonts w:ascii="Times New Roman" w:eastAsia="楷体" w:hAnsi="Times New Roman"/>
          <w:b/>
          <w:color w:val="000000" w:themeColor="text1"/>
          <w:sz w:val="22"/>
        </w:rPr>
      </w:pPr>
      <w:r>
        <w:rPr>
          <w:rFonts w:ascii="Times New Roman" w:eastAsia="楷体" w:hAnsi="Times New Roman" w:hint="eastAsia"/>
          <w:b/>
          <w:color w:val="000000" w:themeColor="text1"/>
          <w:sz w:val="22"/>
        </w:rPr>
        <w:t>若对一些终结符的优先级以及算符的结合规则规定如下：</w:t>
      </w:r>
    </w:p>
    <w:p w14:paraId="0CF35DED" w14:textId="77777777" w:rsidR="007F4D4F" w:rsidRDefault="007F4D4F" w:rsidP="007F4D4F">
      <w:pPr>
        <w:pStyle w:val="a6"/>
        <w:numPr>
          <w:ilvl w:val="1"/>
          <w:numId w:val="36"/>
        </w:numPr>
        <w:ind w:firstLineChars="0"/>
        <w:rPr>
          <w:rFonts w:ascii="Times New Roman" w:eastAsia="楷体" w:hAnsi="Times New Roman"/>
          <w:b/>
          <w:color w:val="000000" w:themeColor="text1"/>
          <w:sz w:val="22"/>
        </w:rPr>
      </w:pPr>
      <m:oMath>
        <m:bar>
          <m:barPr>
            <m:ctrlPr>
              <w:rPr>
                <w:rFonts w:ascii="Cambria Math" w:eastAsia="楷体" w:hAnsi="Cambria Math"/>
                <w:b/>
                <w:bCs/>
                <w:i/>
                <w:sz w:val="22"/>
              </w:rPr>
            </m:ctrlPr>
          </m:barPr>
          <m:e>
            <m:r>
              <m:rPr>
                <m:sty m:val="bi"/>
              </m:rPr>
              <w:rPr>
                <w:rFonts w:ascii="Cambria Math" w:eastAsia="楷体" w:hAnsi="Cambria Math"/>
                <w:sz w:val="22"/>
              </w:rPr>
              <m:t>or</m:t>
            </m:r>
          </m:e>
        </m:bar>
      </m:oMath>
      <w:r>
        <w:rPr>
          <w:rFonts w:ascii="Times New Roman" w:eastAsia="楷体" w:hAnsi="Times New Roman" w:hint="eastAsia"/>
          <w:b/>
          <w:bCs/>
          <w:sz w:val="22"/>
        </w:rPr>
        <w:t>优先性大于</w:t>
      </w:r>
      <m:oMath>
        <m:bar>
          <m:barPr>
            <m:ctrlPr>
              <w:rPr>
                <w:rFonts w:ascii="Cambria Math" w:eastAsia="楷体" w:hAnsi="Cambria Math"/>
                <w:b/>
                <w:bCs/>
                <w:i/>
                <w:sz w:val="22"/>
              </w:rPr>
            </m:ctrlPr>
          </m:barPr>
          <m:e>
            <m:r>
              <m:rPr>
                <m:sty m:val="bi"/>
              </m:rPr>
              <w:rPr>
                <w:rFonts w:ascii="Cambria Math" w:eastAsia="楷体" w:hAnsi="Cambria Math" w:hint="eastAsia"/>
                <w:sz w:val="22"/>
              </w:rPr>
              <m:t>d</m:t>
            </m:r>
            <m:r>
              <m:rPr>
                <m:sty m:val="bi"/>
              </m:rPr>
              <w:rPr>
                <w:rFonts w:ascii="Cambria Math" w:eastAsia="楷体" w:hAnsi="Cambria Math"/>
                <w:sz w:val="22"/>
              </w:rPr>
              <m:t>o</m:t>
            </m:r>
          </m:e>
        </m:bar>
      </m:oMath>
    </w:p>
    <w:p w14:paraId="6F670272" w14:textId="77777777" w:rsidR="007F4D4F" w:rsidRDefault="007F4D4F" w:rsidP="007F4D4F">
      <w:pPr>
        <w:pStyle w:val="a6"/>
        <w:numPr>
          <w:ilvl w:val="1"/>
          <w:numId w:val="36"/>
        </w:numPr>
        <w:ind w:firstLineChars="0"/>
        <w:rPr>
          <w:rFonts w:ascii="Times New Roman" w:eastAsia="楷体" w:hAnsi="Times New Roman"/>
          <w:b/>
          <w:color w:val="000000" w:themeColor="text1"/>
          <w:sz w:val="22"/>
        </w:rPr>
      </w:pPr>
      <m:oMath>
        <m:r>
          <m:rPr>
            <m:sty m:val="bi"/>
          </m:rPr>
          <w:rPr>
            <w:rFonts w:ascii="Cambria Math" w:eastAsia="楷体" w:hAnsi="Cambria Math"/>
            <w:color w:val="000000" w:themeColor="text1"/>
            <w:sz w:val="22"/>
          </w:rPr>
          <m:t>;</m:t>
        </m:r>
      </m:oMath>
      <w:r>
        <w:rPr>
          <w:rFonts w:ascii="Times New Roman" w:eastAsia="楷体" w:hAnsi="Times New Roman" w:hint="eastAsia"/>
          <w:b/>
          <w:color w:val="000000" w:themeColor="text1"/>
          <w:sz w:val="22"/>
        </w:rPr>
        <w:t>服从左结合</w:t>
      </w:r>
    </w:p>
    <w:p w14:paraId="5DD5B5D7" w14:textId="77777777" w:rsidR="007F4D4F" w:rsidRDefault="007F4D4F" w:rsidP="007F4D4F">
      <w:pPr>
        <w:pStyle w:val="a6"/>
        <w:numPr>
          <w:ilvl w:val="1"/>
          <w:numId w:val="36"/>
        </w:numPr>
        <w:ind w:firstLineChars="0"/>
        <w:rPr>
          <w:rFonts w:ascii="Times New Roman" w:eastAsia="楷体" w:hAnsi="Times New Roman"/>
          <w:b/>
          <w:color w:val="000000" w:themeColor="text1"/>
          <w:sz w:val="22"/>
        </w:rPr>
      </w:pPr>
      <m:oMath>
        <m:r>
          <m:rPr>
            <m:sty m:val="bi"/>
          </m:rPr>
          <w:rPr>
            <w:rFonts w:ascii="Cambria Math" w:eastAsia="楷体" w:hAnsi="Cambria Math"/>
            <w:color w:val="000000" w:themeColor="text1"/>
            <w:sz w:val="22"/>
          </w:rPr>
          <m:t>;</m:t>
        </m:r>
      </m:oMath>
      <w:r>
        <w:rPr>
          <w:rFonts w:ascii="Times New Roman" w:eastAsia="楷体" w:hAnsi="Times New Roman" w:hint="eastAsia"/>
          <w:b/>
          <w:color w:val="000000" w:themeColor="text1"/>
          <w:sz w:val="22"/>
        </w:rPr>
        <w:t>优先性大于</w:t>
      </w:r>
      <m:oMath>
        <m:bar>
          <m:barPr>
            <m:ctrlPr>
              <w:rPr>
                <w:rFonts w:ascii="Cambria Math" w:eastAsia="楷体" w:hAnsi="Cambria Math"/>
                <w:b/>
                <w:i/>
                <w:color w:val="000000" w:themeColor="text1"/>
                <w:sz w:val="22"/>
              </w:rPr>
            </m:ctrlPr>
          </m:barPr>
          <m:e>
            <m:r>
              <m:rPr>
                <m:sty m:val="bi"/>
              </m:rPr>
              <w:rPr>
                <w:rFonts w:ascii="Cambria Math" w:eastAsia="楷体" w:hAnsi="Cambria Math" w:hint="eastAsia"/>
                <w:color w:val="000000" w:themeColor="text1"/>
                <w:sz w:val="22"/>
              </w:rPr>
              <m:t>do</m:t>
            </m:r>
          </m:e>
        </m:bar>
      </m:oMath>
    </w:p>
    <w:p w14:paraId="6AADDEA2" w14:textId="77777777" w:rsidR="007F4D4F" w:rsidRDefault="007F4D4F" w:rsidP="007F4D4F">
      <w:pPr>
        <w:pStyle w:val="a6"/>
        <w:numPr>
          <w:ilvl w:val="1"/>
          <w:numId w:val="36"/>
        </w:numPr>
        <w:ind w:firstLineChars="0"/>
        <w:rPr>
          <w:rFonts w:ascii="Times New Roman" w:eastAsia="楷体" w:hAnsi="Times New Roman"/>
          <w:b/>
          <w:color w:val="000000" w:themeColor="text1"/>
          <w:sz w:val="22"/>
        </w:rPr>
      </w:pPr>
      <m:oMath>
        <m:r>
          <m:rPr>
            <m:sty m:val="bi"/>
          </m:rPr>
          <w:rPr>
            <w:rFonts w:ascii="Cambria Math" w:eastAsia="楷体" w:hAnsi="Cambria Math"/>
            <w:color w:val="000000" w:themeColor="text1"/>
            <w:sz w:val="22"/>
          </w:rPr>
          <m:t>;</m:t>
        </m:r>
      </m:oMath>
      <w:r>
        <w:rPr>
          <w:rFonts w:ascii="Times New Roman" w:eastAsia="楷体" w:hAnsi="Times New Roman" w:hint="eastAsia"/>
          <w:b/>
          <w:color w:val="000000" w:themeColor="text1"/>
          <w:sz w:val="22"/>
        </w:rPr>
        <w:t>优先性大于</w:t>
      </w:r>
      <m:oMath>
        <m:bar>
          <m:barPr>
            <m:ctrlPr>
              <w:rPr>
                <w:rFonts w:ascii="Cambria Math" w:eastAsia="楷体" w:hAnsi="Cambria Math"/>
                <w:b/>
                <w:i/>
                <w:color w:val="000000" w:themeColor="text1"/>
                <w:sz w:val="22"/>
              </w:rPr>
            </m:ctrlPr>
          </m:barPr>
          <m:e>
            <m:r>
              <m:rPr>
                <m:sty m:val="bi"/>
              </m:rPr>
              <w:rPr>
                <w:rFonts w:ascii="Cambria Math" w:eastAsia="楷体" w:hAnsi="Cambria Math" w:hint="eastAsia"/>
                <w:color w:val="000000" w:themeColor="text1"/>
                <w:sz w:val="22"/>
              </w:rPr>
              <m:t>o</m:t>
            </m:r>
            <m:r>
              <m:rPr>
                <m:sty m:val="bi"/>
              </m:rPr>
              <w:rPr>
                <w:rFonts w:ascii="Cambria Math" w:eastAsia="楷体" w:hAnsi="Cambria Math"/>
                <w:color w:val="000000" w:themeColor="text1"/>
                <w:sz w:val="22"/>
              </w:rPr>
              <m:t>r</m:t>
            </m:r>
          </m:e>
        </m:bar>
      </m:oMath>
    </w:p>
    <w:p w14:paraId="2B42CB6A" w14:textId="77777777" w:rsidR="007F4D4F" w:rsidRDefault="007F4D4F" w:rsidP="007F4D4F">
      <w:pP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请构造该文法的</w:t>
      </w:r>
      <m:oMath>
        <m:r>
          <m:rPr>
            <m:sty m:val="bi"/>
          </m:rPr>
          <w:rPr>
            <w:rFonts w:ascii="Cambria Math" w:eastAsia="楷体" w:hAnsi="Cambria Math"/>
            <w:color w:val="000000" w:themeColor="text1"/>
            <w:sz w:val="22"/>
          </w:rPr>
          <m:t>LR</m:t>
        </m:r>
      </m:oMath>
      <w:r>
        <w:rPr>
          <w:rFonts w:ascii="Times New Roman" w:eastAsia="楷体" w:hAnsi="Times New Roman" w:hint="eastAsia"/>
          <w:b/>
          <w:color w:val="000000" w:themeColor="text1"/>
          <w:sz w:val="22"/>
        </w:rPr>
        <w:t>分析表。</w:t>
      </w:r>
    </w:p>
    <w:p w14:paraId="3C825DD3" w14:textId="77777777" w:rsidR="007F4D4F" w:rsidRDefault="007F4D4F" w:rsidP="007F4D4F">
      <w:pPr>
        <w:rPr>
          <w:rFonts w:ascii="Times New Roman" w:eastAsia="楷体" w:hAnsi="Times New Roman"/>
          <w:b/>
          <w:color w:val="000000" w:themeColor="text1"/>
          <w:sz w:val="22"/>
        </w:rPr>
      </w:pPr>
      <w:r>
        <w:rPr>
          <w:rFonts w:ascii="Times New Roman" w:eastAsia="楷体" w:hAnsi="Times New Roman" w:hint="eastAsia"/>
          <w:b/>
          <w:color w:val="000000" w:themeColor="text1"/>
          <w:sz w:val="22"/>
        </w:rPr>
        <w:t>答：首先化简文法，用</w:t>
      </w:r>
      <m:oMath>
        <m:r>
          <m:rPr>
            <m:sty m:val="bi"/>
          </m:rPr>
          <w:rPr>
            <w:rFonts w:ascii="Cambria Math" w:eastAsia="楷体" w:hAnsi="Cambria Math"/>
            <w:color w:val="000000" w:themeColor="text1"/>
            <w:sz w:val="22"/>
          </w:rPr>
          <m:t>d</m:t>
        </m:r>
      </m:oMath>
      <w:r>
        <w:rPr>
          <w:rFonts w:ascii="Times New Roman" w:eastAsia="楷体" w:hAnsi="Times New Roman" w:hint="eastAsia"/>
          <w:b/>
          <w:color w:val="000000" w:themeColor="text1"/>
          <w:sz w:val="22"/>
        </w:rPr>
        <w:t>代替</w:t>
      </w:r>
      <m:oMath>
        <m:bar>
          <m:barPr>
            <m:ctrlPr>
              <w:rPr>
                <w:rFonts w:ascii="Cambria Math" w:eastAsia="楷体" w:hAnsi="Cambria Math"/>
                <w:b/>
                <w:i/>
                <w:color w:val="000000" w:themeColor="text1"/>
                <w:sz w:val="22"/>
              </w:rPr>
            </m:ctrlPr>
          </m:barPr>
          <m:e>
            <m:r>
              <m:rPr>
                <m:sty m:val="bi"/>
              </m:rPr>
              <w:rPr>
                <w:rFonts w:ascii="Cambria Math" w:eastAsia="楷体" w:hAnsi="Cambria Math" w:hint="eastAsia"/>
                <w:color w:val="000000" w:themeColor="text1"/>
                <w:sz w:val="22"/>
              </w:rPr>
              <m:t>d</m:t>
            </m:r>
            <m:r>
              <m:rPr>
                <m:sty m:val="bi"/>
              </m:rPr>
              <w:rPr>
                <w:rFonts w:ascii="Cambria Math" w:eastAsia="楷体" w:hAnsi="Cambria Math"/>
                <w:color w:val="000000" w:themeColor="text1"/>
                <w:sz w:val="22"/>
              </w:rPr>
              <m:t>o</m:t>
            </m:r>
          </m:e>
        </m:bar>
      </m:oMath>
      <w:r>
        <w:rPr>
          <w:rFonts w:ascii="Times New Roman" w:eastAsia="楷体" w:hAnsi="Times New Roman" w:hint="eastAsia"/>
          <w:b/>
          <w:color w:val="000000" w:themeColor="text1"/>
          <w:sz w:val="22"/>
        </w:rPr>
        <w:t>；用</w:t>
      </w:r>
      <m:oMath>
        <m:r>
          <m:rPr>
            <m:sty m:val="bi"/>
          </m:rPr>
          <w:rPr>
            <w:rFonts w:ascii="Cambria Math" w:eastAsia="楷体" w:hAnsi="Cambria Math" w:hint="eastAsia"/>
            <w:color w:val="000000" w:themeColor="text1"/>
            <w:sz w:val="22"/>
          </w:rPr>
          <m:t>o</m:t>
        </m:r>
      </m:oMath>
      <w:r>
        <w:rPr>
          <w:rFonts w:ascii="Times New Roman" w:eastAsia="楷体" w:hAnsi="Times New Roman" w:hint="eastAsia"/>
          <w:b/>
          <w:color w:val="000000" w:themeColor="text1"/>
          <w:sz w:val="22"/>
        </w:rPr>
        <w:t>代替</w:t>
      </w:r>
      <m:oMath>
        <m:bar>
          <m:barPr>
            <m:ctrlPr>
              <w:rPr>
                <w:rFonts w:ascii="Cambria Math" w:eastAsia="楷体" w:hAnsi="Cambria Math"/>
                <w:b/>
                <w:i/>
                <w:color w:val="000000" w:themeColor="text1"/>
                <w:sz w:val="22"/>
              </w:rPr>
            </m:ctrlPr>
          </m:barPr>
          <m:e>
            <m:r>
              <m:rPr>
                <m:sty m:val="bi"/>
              </m:rPr>
              <w:rPr>
                <w:rFonts w:ascii="Cambria Math" w:eastAsia="楷体" w:hAnsi="Cambria Math" w:hint="eastAsia"/>
                <w:color w:val="000000" w:themeColor="text1"/>
                <w:sz w:val="22"/>
              </w:rPr>
              <m:t>o</m:t>
            </m:r>
            <m:r>
              <m:rPr>
                <m:sty m:val="bi"/>
              </m:rPr>
              <w:rPr>
                <w:rFonts w:ascii="Cambria Math" w:eastAsia="楷体" w:hAnsi="Cambria Math"/>
                <w:color w:val="000000" w:themeColor="text1"/>
                <w:sz w:val="22"/>
              </w:rPr>
              <m:t>r</m:t>
            </m:r>
          </m:e>
        </m:bar>
      </m:oMath>
      <w:r>
        <w:rPr>
          <w:rFonts w:ascii="Times New Roman" w:eastAsia="楷体" w:hAnsi="Times New Roman" w:hint="eastAsia"/>
          <w:b/>
          <w:color w:val="000000" w:themeColor="text1"/>
          <w:sz w:val="22"/>
        </w:rPr>
        <w:t>；用</w:t>
      </w:r>
      <m:oMath>
        <m:r>
          <m:rPr>
            <m:sty m:val="bi"/>
          </m:rPr>
          <w:rPr>
            <w:rFonts w:ascii="Cambria Math" w:eastAsia="楷体" w:hAnsi="Cambria Math"/>
            <w:color w:val="000000" w:themeColor="text1"/>
            <w:sz w:val="22"/>
          </w:rPr>
          <m:t>a</m:t>
        </m:r>
      </m:oMath>
      <w:r>
        <w:rPr>
          <w:rFonts w:ascii="Times New Roman" w:eastAsia="楷体" w:hAnsi="Times New Roman" w:hint="eastAsia"/>
          <w:b/>
          <w:color w:val="000000" w:themeColor="text1"/>
          <w:sz w:val="22"/>
        </w:rPr>
        <w:t>代替</w:t>
      </w:r>
      <m:oMath>
        <m:bar>
          <m:barPr>
            <m:ctrlPr>
              <w:rPr>
                <w:rFonts w:ascii="Cambria Math" w:eastAsia="楷体" w:hAnsi="Cambria Math"/>
                <w:b/>
                <w:i/>
                <w:color w:val="000000" w:themeColor="text1"/>
                <w:sz w:val="22"/>
              </w:rPr>
            </m:ctrlPr>
          </m:barPr>
          <m:e>
            <m:r>
              <m:rPr>
                <m:sty m:val="bi"/>
              </m:rPr>
              <w:rPr>
                <w:rFonts w:ascii="Cambria Math" w:eastAsia="楷体" w:hAnsi="Cambria Math" w:hint="eastAsia"/>
                <w:color w:val="000000" w:themeColor="text1"/>
                <w:sz w:val="22"/>
              </w:rPr>
              <m:t>ac</m:t>
            </m:r>
            <m:r>
              <m:rPr>
                <m:sty m:val="bi"/>
              </m:rPr>
              <w:rPr>
                <w:rFonts w:ascii="Cambria Math" w:eastAsia="楷体" w:hAnsi="Cambria Math"/>
                <w:color w:val="000000" w:themeColor="text1"/>
                <w:sz w:val="22"/>
              </w:rPr>
              <m:t>t</m:t>
            </m:r>
          </m:e>
        </m:bar>
      </m:oMath>
      <w:r>
        <w:rPr>
          <w:rFonts w:ascii="Times New Roman" w:eastAsia="楷体" w:hAnsi="Times New Roman" w:hint="eastAsia"/>
          <w:b/>
          <w:color w:val="000000" w:themeColor="text1"/>
          <w:sz w:val="22"/>
        </w:rPr>
        <w:t>；文法可写成：</w:t>
      </w:r>
    </w:p>
    <w:p w14:paraId="705649F5" w14:textId="77777777" w:rsidR="007F4D4F" w:rsidRDefault="007F4D4F" w:rsidP="007F4D4F">
      <w:pPr>
        <w:rPr>
          <w:rFonts w:ascii="Times New Roman" w:eastAsia="楷体" w:hAnsi="Times New Roman"/>
          <w:b/>
          <w:bCs/>
          <w:sz w:val="22"/>
        </w:rPr>
      </w:pPr>
      <m:oMathPara>
        <m:oMathParaPr>
          <m:jc m:val="left"/>
        </m:oMathParaPr>
        <m:oMath>
          <m:r>
            <m:rPr>
              <m:sty m:val="bi"/>
            </m:rPr>
            <w:rPr>
              <w:rFonts w:ascii="Cambria Math" w:eastAsia="楷体" w:hAnsi="Cambria Math"/>
              <w:sz w:val="22"/>
            </w:rPr>
            <m:t>S→dSoS|</m:t>
          </m:r>
          <m:r>
            <m:rPr>
              <m:sty m:val="bi"/>
            </m:rPr>
            <w:rPr>
              <w:rFonts w:ascii="Cambria Math" w:eastAsia="楷体" w:hAnsi="Cambria Math" w:hint="eastAsia"/>
              <w:sz w:val="22"/>
            </w:rPr>
            <m:t>d</m:t>
          </m:r>
          <m:r>
            <m:rPr>
              <m:sty m:val="bi"/>
            </m:rPr>
            <w:rPr>
              <w:rFonts w:ascii="Cambria Math" w:eastAsia="楷体" w:hAnsi="Cambria Math"/>
              <w:sz w:val="22"/>
            </w:rPr>
            <m:t>S|S;S|a</m:t>
          </m:r>
        </m:oMath>
      </m:oMathPara>
    </w:p>
    <w:p w14:paraId="396021D5" w14:textId="77777777" w:rsidR="007F4D4F" w:rsidRDefault="007F4D4F" w:rsidP="007F4D4F">
      <w:pPr>
        <w:rPr>
          <w:rFonts w:ascii="Times New Roman" w:eastAsia="楷体" w:hAnsi="Times New Roman"/>
          <w:b/>
          <w:bCs/>
          <w:sz w:val="22"/>
        </w:rPr>
      </w:pPr>
      <w:r>
        <w:rPr>
          <w:rFonts w:ascii="Times New Roman" w:eastAsia="楷体" w:hAnsi="Times New Roman" w:hint="eastAsia"/>
          <w:b/>
          <w:bCs/>
          <w:sz w:val="22"/>
        </w:rPr>
        <w:t>拓广文法为</w:t>
      </w:r>
      <m:oMath>
        <m:sSup>
          <m:sSupPr>
            <m:ctrlPr>
              <w:rPr>
                <w:rFonts w:ascii="Cambria Math" w:eastAsia="楷体" w:hAnsi="Cambria Math"/>
                <w:b/>
                <w:bCs/>
                <w:i/>
                <w:sz w:val="22"/>
              </w:rPr>
            </m:ctrlPr>
          </m:sSupPr>
          <m:e>
            <m:r>
              <m:rPr>
                <m:sty m:val="bi"/>
              </m:rPr>
              <w:rPr>
                <w:rFonts w:ascii="Cambria Math" w:eastAsia="楷体" w:hAnsi="Cambria Math"/>
                <w:sz w:val="22"/>
              </w:rPr>
              <m:t>G</m:t>
            </m:r>
          </m:e>
          <m:sup>
            <m:r>
              <m:rPr>
                <m:sty m:val="bi"/>
              </m:rPr>
              <w:rPr>
                <w:rFonts w:ascii="Cambria Math" w:eastAsia="楷体" w:hAnsi="Cambria Math"/>
                <w:sz w:val="22"/>
              </w:rPr>
              <m:t>'</m:t>
            </m:r>
          </m:sup>
        </m:sSup>
      </m:oMath>
      <w:r>
        <w:rPr>
          <w:rFonts w:ascii="Times New Roman" w:eastAsia="楷体" w:hAnsi="Times New Roman" w:hint="eastAsia"/>
          <w:b/>
          <w:bCs/>
          <w:sz w:val="22"/>
        </w:rPr>
        <w:t>，增加产生式</w:t>
      </w:r>
      <m:oMath>
        <m:sSup>
          <m:sSupPr>
            <m:ctrlPr>
              <w:rPr>
                <w:rFonts w:ascii="Cambria Math" w:eastAsia="楷体" w:hAnsi="Cambria Math"/>
                <w:b/>
                <w:bCs/>
                <w:i/>
                <w:sz w:val="22"/>
              </w:rPr>
            </m:ctrlPr>
          </m:sSupPr>
          <m:e>
            <m:r>
              <m:rPr>
                <m:sty m:val="bi"/>
              </m:rPr>
              <w:rPr>
                <w:rFonts w:ascii="Cambria Math" w:eastAsia="楷体" w:hAnsi="Cambria Math"/>
                <w:sz w:val="22"/>
              </w:rPr>
              <m:t>S</m:t>
            </m:r>
          </m:e>
          <m:sup>
            <m:r>
              <m:rPr>
                <m:sty m:val="bi"/>
              </m:rPr>
              <w:rPr>
                <w:rFonts w:ascii="Cambria Math" w:eastAsia="楷体" w:hAnsi="Cambria Math"/>
                <w:sz w:val="22"/>
              </w:rPr>
              <m:t>'</m:t>
            </m:r>
          </m:sup>
        </m:sSup>
        <m:r>
          <m:rPr>
            <m:sty m:val="bi"/>
          </m:rPr>
          <w:rPr>
            <w:rFonts w:ascii="Cambria Math" w:eastAsia="楷体" w:hAnsi="Cambria Math"/>
            <w:sz w:val="22"/>
          </w:rPr>
          <m:t>→S</m:t>
        </m:r>
      </m:oMath>
      <w:r>
        <w:rPr>
          <w:rFonts w:ascii="Times New Roman" w:eastAsia="楷体" w:hAnsi="Times New Roman" w:hint="eastAsia"/>
          <w:b/>
          <w:bCs/>
          <w:sz w:val="22"/>
        </w:rPr>
        <w:t>，若产生式排序为：</w:t>
      </w:r>
    </w:p>
    <w:tbl>
      <w:tblPr>
        <w:tblStyle w:val="a7"/>
        <w:tblW w:w="0" w:type="auto"/>
        <w:tblInd w:w="-5" w:type="dxa"/>
        <w:tblLook w:val="04A0" w:firstRow="1" w:lastRow="0" w:firstColumn="1" w:lastColumn="0" w:noHBand="0" w:noVBand="1"/>
      </w:tblPr>
      <w:tblGrid>
        <w:gridCol w:w="528"/>
        <w:gridCol w:w="7694"/>
      </w:tblGrid>
      <w:tr w:rsidR="007F4D4F" w14:paraId="251EF327" w14:textId="77777777" w:rsidTr="000E2957">
        <w:tc>
          <w:tcPr>
            <w:tcW w:w="528" w:type="dxa"/>
          </w:tcPr>
          <w:p w14:paraId="37FEBC86"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0</w:t>
            </w:r>
          </w:p>
        </w:tc>
        <w:tc>
          <w:tcPr>
            <w:tcW w:w="7694" w:type="dxa"/>
            <w:vAlign w:val="center"/>
          </w:tcPr>
          <w:p w14:paraId="429339D8"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sSup>
                  <m:sSupPr>
                    <m:ctrlPr>
                      <w:rPr>
                        <w:rFonts w:ascii="Cambria Math" w:eastAsia="楷体" w:hAnsi="Cambria Math" w:cs="Times New Roman"/>
                        <w:b/>
                        <w:bCs/>
                        <w:i/>
                        <w:iCs/>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→S</m:t>
                </m:r>
              </m:oMath>
            </m:oMathPara>
          </w:p>
        </w:tc>
      </w:tr>
      <w:tr w:rsidR="007F4D4F" w14:paraId="068B05F6" w14:textId="77777777" w:rsidTr="000E2957">
        <w:tc>
          <w:tcPr>
            <w:tcW w:w="528" w:type="dxa"/>
          </w:tcPr>
          <w:p w14:paraId="2F62F749"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1</w:t>
            </w:r>
          </w:p>
        </w:tc>
        <w:tc>
          <w:tcPr>
            <w:tcW w:w="7694" w:type="dxa"/>
            <w:vAlign w:val="center"/>
          </w:tcPr>
          <w:p w14:paraId="02B57661"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hint="eastAsia"/>
                    <w:color w:val="000000" w:themeColor="text1"/>
                    <w:sz w:val="22"/>
                  </w:rPr>
                  <m:t>dS</m:t>
                </m:r>
                <m:r>
                  <m:rPr>
                    <m:sty m:val="bi"/>
                  </m:rPr>
                  <w:rPr>
                    <w:rFonts w:ascii="Cambria Math" w:eastAsia="楷体" w:hAnsi="Cambria Math" w:cs="Times New Roman"/>
                    <w:color w:val="000000" w:themeColor="text1"/>
                    <w:sz w:val="22"/>
                  </w:rPr>
                  <m:t>oS</m:t>
                </m:r>
              </m:oMath>
            </m:oMathPara>
          </w:p>
        </w:tc>
      </w:tr>
      <w:tr w:rsidR="007F4D4F" w14:paraId="2E780D55" w14:textId="77777777" w:rsidTr="000E2957">
        <w:tc>
          <w:tcPr>
            <w:tcW w:w="528" w:type="dxa"/>
          </w:tcPr>
          <w:p w14:paraId="1E7073FB"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2</w:t>
            </w:r>
          </w:p>
        </w:tc>
        <w:tc>
          <w:tcPr>
            <w:tcW w:w="7694" w:type="dxa"/>
            <w:vAlign w:val="center"/>
          </w:tcPr>
          <w:p w14:paraId="5B1E24D6"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S→dS</m:t>
                </m:r>
              </m:oMath>
            </m:oMathPara>
          </w:p>
        </w:tc>
      </w:tr>
      <w:tr w:rsidR="007F4D4F" w14:paraId="765753A9" w14:textId="77777777" w:rsidTr="000E2957">
        <w:tc>
          <w:tcPr>
            <w:tcW w:w="528" w:type="dxa"/>
          </w:tcPr>
          <w:p w14:paraId="4EA4411B"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3</w:t>
            </w:r>
          </w:p>
        </w:tc>
        <w:tc>
          <w:tcPr>
            <w:tcW w:w="7694" w:type="dxa"/>
            <w:vAlign w:val="center"/>
          </w:tcPr>
          <w:p w14:paraId="0E6290BD" w14:textId="77777777" w:rsidR="007F4D4F" w:rsidRDefault="007F4D4F" w:rsidP="000E2957">
            <w:pPr>
              <w:rPr>
                <w:rFonts w:ascii="Times New Roman" w:eastAsia="楷体" w:hAnsi="Times New Roman" w:cs="Times New Roman"/>
                <w:b/>
                <w:bCs/>
                <w:i/>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S→S;S</m:t>
                </m:r>
              </m:oMath>
            </m:oMathPara>
          </w:p>
        </w:tc>
      </w:tr>
      <w:tr w:rsidR="007F4D4F" w14:paraId="1732CB77" w14:textId="77777777" w:rsidTr="000E2957">
        <w:tc>
          <w:tcPr>
            <w:tcW w:w="528" w:type="dxa"/>
          </w:tcPr>
          <w:p w14:paraId="0F3172A8" w14:textId="77777777" w:rsidR="007F4D4F" w:rsidRDefault="007F4D4F" w:rsidP="000E2957">
            <w:pPr>
              <w:rPr>
                <w:rFonts w:ascii="Times New Roman" w:eastAsia="楷体" w:hAnsi="Times New Roman" w:cs="Times New Roman"/>
                <w:b/>
                <w:bCs/>
                <w:i/>
                <w:iCs/>
                <w:color w:val="000000" w:themeColor="text1"/>
                <w:sz w:val="22"/>
              </w:rPr>
            </w:pPr>
            <w:r>
              <w:rPr>
                <w:rFonts w:ascii="Times New Roman" w:eastAsia="楷体" w:hAnsi="Times New Roman" w:cs="Times New Roman" w:hint="eastAsia"/>
                <w:b/>
                <w:bCs/>
                <w:i/>
                <w:iCs/>
                <w:color w:val="000000" w:themeColor="text1"/>
                <w:sz w:val="22"/>
              </w:rPr>
              <w:t>4</w:t>
            </w:r>
          </w:p>
        </w:tc>
        <w:tc>
          <w:tcPr>
            <w:tcW w:w="7694" w:type="dxa"/>
            <w:vAlign w:val="center"/>
          </w:tcPr>
          <w:p w14:paraId="77085F09" w14:textId="77777777" w:rsidR="007F4D4F" w:rsidRDefault="007F4D4F" w:rsidP="000E2957">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S→a</m:t>
                </m:r>
              </m:oMath>
            </m:oMathPara>
          </w:p>
        </w:tc>
      </w:tr>
    </w:tbl>
    <w:p w14:paraId="12B45CFD" w14:textId="77777777" w:rsidR="007F4D4F" w:rsidRDefault="007F4D4F" w:rsidP="007F4D4F">
      <w:pP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由产生式知：</w:t>
      </w:r>
    </w:p>
    <w:p w14:paraId="2C6017B3" w14:textId="77777777" w:rsidR="007F4D4F" w:rsidRDefault="007F4D4F" w:rsidP="007F4D4F">
      <w:pPr>
        <w:rPr>
          <w:rFonts w:ascii="Times New Roman" w:eastAsia="楷体" w:hAnsi="Times New Roman" w:cs="Times New Roman"/>
          <w:b/>
          <w:b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={o,;,#}</m:t>
          </m:r>
        </m:oMath>
      </m:oMathPara>
    </w:p>
    <w:p w14:paraId="7D79F3EF" w14:textId="77777777" w:rsidR="007F4D4F" w:rsidRDefault="007F4D4F" w:rsidP="007F4D4F">
      <w:pPr>
        <w:pStyle w:val="a6"/>
        <w:numPr>
          <w:ilvl w:val="0"/>
          <w:numId w:val="37"/>
        </w:numPr>
        <w:ind w:firstLineChars="0"/>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识别该文法活前缀的</w:t>
      </w:r>
      <m:oMath>
        <m:r>
          <m:rPr>
            <m:sty m:val="bi"/>
          </m:rPr>
          <w:rPr>
            <w:rFonts w:ascii="Cambria Math" w:eastAsia="楷体" w:hAnsi="Cambria Math"/>
            <w:color w:val="000000" w:themeColor="text1"/>
            <w:sz w:val="22"/>
          </w:rPr>
          <m:t>DFA</m:t>
        </m:r>
      </m:oMath>
      <w:r>
        <w:rPr>
          <w:rFonts w:ascii="Times New Roman" w:eastAsia="楷体" w:hAnsi="Times New Roman" w:hint="eastAsia"/>
          <w:b/>
          <w:iCs/>
          <w:color w:val="000000" w:themeColor="text1"/>
          <w:sz w:val="22"/>
        </w:rPr>
        <w:t>如下图：</w:t>
      </w:r>
    </w:p>
    <w:p w14:paraId="4A9003B8" w14:textId="77777777" w:rsidR="007F4D4F" w:rsidRPr="00D734D9" w:rsidRDefault="007F4D4F" w:rsidP="007F4D4F">
      <w:pPr>
        <w:rPr>
          <w:rFonts w:ascii="Times New Roman" w:eastAsia="楷体" w:hAnsi="Times New Roman"/>
          <w:b/>
          <w:iCs/>
          <w:color w:val="000000" w:themeColor="text1"/>
          <w:sz w:val="22"/>
        </w:rPr>
      </w:pPr>
      <w:r>
        <w:rPr>
          <w:rFonts w:ascii="Times New Roman" w:eastAsia="楷体" w:hAnsi="Times New Roman"/>
          <w:b/>
          <w:iCs/>
          <w:noProof/>
          <w:color w:val="000000" w:themeColor="text1"/>
          <w:sz w:val="22"/>
        </w:rPr>
        <w:drawing>
          <wp:inline distT="0" distB="0" distL="0" distR="0" wp14:anchorId="70C88199" wp14:editId="5720AC4A">
            <wp:extent cx="5429250" cy="265810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30653" cy="2658790"/>
                    </a:xfrm>
                    <a:prstGeom prst="rect">
                      <a:avLst/>
                    </a:prstGeom>
                    <a:noFill/>
                  </pic:spPr>
                </pic:pic>
              </a:graphicData>
            </a:graphic>
          </wp:inline>
        </w:drawing>
      </w:r>
    </w:p>
    <w:p w14:paraId="11EB9944" w14:textId="77777777" w:rsidR="007F4D4F" w:rsidRDefault="007F4D4F" w:rsidP="007F4D4F">
      <w:pPr>
        <w:pStyle w:val="a6"/>
        <w:numPr>
          <w:ilvl w:val="0"/>
          <w:numId w:val="37"/>
        </w:numPr>
        <w:ind w:firstLineChars="0"/>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该文法不是</w:t>
      </w:r>
      <m:oMath>
        <m:r>
          <m:rPr>
            <m:sty m:val="bi"/>
          </m:rPr>
          <w:rPr>
            <w:rFonts w:ascii="Cambria Math" w:eastAsia="楷体" w:hAnsi="Cambria Math"/>
            <w:color w:val="000000" w:themeColor="text1"/>
            <w:sz w:val="22"/>
          </w:rPr>
          <m:t>LR(0)</m:t>
        </m:r>
      </m:oMath>
      <w:r>
        <w:rPr>
          <w:rFonts w:ascii="Times New Roman" w:eastAsia="楷体" w:hAnsi="Times New Roman" w:hint="eastAsia"/>
          <w:b/>
          <w:iCs/>
          <w:color w:val="000000" w:themeColor="text1"/>
          <w:sz w:val="22"/>
        </w:rPr>
        <w:t>也不是</w:t>
      </w:r>
      <m:oMath>
        <m:r>
          <m:rPr>
            <m:sty m:val="bi"/>
          </m:rPr>
          <w:rPr>
            <w:rFonts w:ascii="Cambria Math" w:eastAsia="楷体" w:hAnsi="Cambria Math"/>
            <w:color w:val="000000" w:themeColor="text1"/>
            <w:sz w:val="22"/>
          </w:rPr>
          <m:t>SLR(1)</m:t>
        </m:r>
      </m:oMath>
      <w:r>
        <w:rPr>
          <w:rFonts w:ascii="Times New Roman" w:eastAsia="楷体" w:hAnsi="Times New Roman" w:hint="eastAsia"/>
          <w:b/>
          <w:iCs/>
          <w:color w:val="000000" w:themeColor="text1"/>
          <w:sz w:val="22"/>
        </w:rPr>
        <w:t>因为：在</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5</m:t>
            </m:r>
          </m:sub>
        </m:sSub>
      </m:oMath>
      <w:r>
        <w:rPr>
          <w:rFonts w:ascii="Times New Roman" w:eastAsia="楷体" w:hAnsi="Times New Roman" w:hint="eastAsia"/>
          <w:b/>
          <w:iCs/>
          <w:color w:val="000000" w:themeColor="text1"/>
          <w:sz w:val="22"/>
        </w:rPr>
        <w:t>、</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6</m:t>
            </m:r>
          </m:sub>
        </m:sSub>
      </m:oMath>
      <w:r>
        <w:rPr>
          <w:rFonts w:ascii="Times New Roman" w:eastAsia="楷体" w:hAnsi="Times New Roman" w:hint="eastAsia"/>
          <w:b/>
          <w:iCs/>
          <w:color w:val="000000" w:themeColor="text1"/>
          <w:sz w:val="22"/>
        </w:rPr>
        <w:t>和</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8</m:t>
            </m:r>
          </m:sub>
        </m:sSub>
      </m:oMath>
      <w:r>
        <w:rPr>
          <w:rFonts w:ascii="Times New Roman" w:eastAsia="楷体" w:hAnsi="Times New Roman" w:hint="eastAsia"/>
          <w:b/>
          <w:iCs/>
          <w:color w:val="000000" w:themeColor="text1"/>
          <w:sz w:val="22"/>
        </w:rPr>
        <w:t>存在移进</w:t>
      </w:r>
      <w:r>
        <w:rPr>
          <w:rFonts w:ascii="Times New Roman" w:eastAsia="楷体" w:hAnsi="Times New Roman" w:hint="eastAsia"/>
          <w:b/>
          <w:iCs/>
          <w:color w:val="000000" w:themeColor="text1"/>
          <w:sz w:val="22"/>
        </w:rPr>
        <w:t>-</w:t>
      </w:r>
      <w:r>
        <w:rPr>
          <w:rFonts w:ascii="Times New Roman" w:eastAsia="楷体" w:hAnsi="Times New Roman" w:hint="eastAsia"/>
          <w:b/>
          <w:iCs/>
          <w:color w:val="000000" w:themeColor="text1"/>
          <w:sz w:val="22"/>
        </w:rPr>
        <w:t>归约冲突，因此所给文法不是</w:t>
      </w:r>
      <m:oMath>
        <m:r>
          <m:rPr>
            <m:sty m:val="bi"/>
          </m:rPr>
          <w:rPr>
            <w:rFonts w:ascii="Cambria Math" w:eastAsia="楷体" w:hAnsi="Cambria Math"/>
            <w:color w:val="000000" w:themeColor="text1"/>
            <w:sz w:val="22"/>
          </w:rPr>
          <m:t>LR(0)</m:t>
        </m:r>
      </m:oMath>
      <w:r>
        <w:rPr>
          <w:rFonts w:ascii="Times New Roman" w:eastAsia="楷体" w:hAnsi="Times New Roman" w:hint="eastAsia"/>
          <w:b/>
          <w:iCs/>
          <w:color w:val="000000" w:themeColor="text1"/>
          <w:sz w:val="22"/>
        </w:rPr>
        <w:t>文法。</w:t>
      </w:r>
    </w:p>
    <w:p w14:paraId="16637D01" w14:textId="77777777" w:rsidR="007F4D4F" w:rsidRDefault="007F4D4F" w:rsidP="007F4D4F">
      <w:pPr>
        <w:rPr>
          <w:rFonts w:ascii="Times New Roman" w:eastAsia="楷体" w:hAnsi="Times New Roman"/>
          <w:b/>
          <w:iCs/>
          <w:color w:val="000000" w:themeColor="text1"/>
          <w:sz w:val="22"/>
        </w:rPr>
      </w:pPr>
      <w:r>
        <w:rPr>
          <w:rFonts w:ascii="Times New Roman" w:eastAsia="楷体" w:hAnsi="Times New Roman" w:hint="eastAsia"/>
          <w:b/>
          <w:color w:val="000000" w:themeColor="text1"/>
          <w:sz w:val="22"/>
        </w:rPr>
        <w:t>又由于</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={o,;,#}</m:t>
        </m:r>
      </m:oMath>
      <w:r>
        <w:rPr>
          <w:rFonts w:ascii="Times New Roman" w:eastAsia="楷体" w:hAnsi="Times New Roman" w:hint="eastAsia"/>
          <w:b/>
          <w:color w:val="000000" w:themeColor="text1"/>
          <w:sz w:val="22"/>
        </w:rPr>
        <w:t>在</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6</m:t>
            </m:r>
          </m:sub>
        </m:sSub>
      </m:oMath>
      <w:r>
        <w:rPr>
          <w:rFonts w:ascii="Times New Roman" w:eastAsia="楷体" w:hAnsi="Times New Roman" w:hint="eastAsia"/>
          <w:b/>
          <w:iCs/>
          <w:color w:val="000000" w:themeColor="text1"/>
          <w:sz w:val="22"/>
        </w:rPr>
        <w:t>和</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8</m:t>
            </m:r>
          </m:sub>
        </m:sSub>
      </m:oMath>
      <w:r>
        <w:rPr>
          <w:rFonts w:ascii="Times New Roman" w:eastAsia="楷体" w:hAnsi="Times New Roman" w:hint="eastAsia"/>
          <w:b/>
          <w:iCs/>
          <w:color w:val="000000" w:themeColor="text1"/>
          <w:sz w:val="22"/>
        </w:rPr>
        <w:t>中：</w:t>
      </w:r>
    </w:p>
    <w:p w14:paraId="01BF44CB" w14:textId="77777777" w:rsidR="007F4D4F" w:rsidRDefault="007F4D4F" w:rsidP="007F4D4F">
      <w:pPr>
        <w:rPr>
          <w:rFonts w:ascii="Times New Roman" w:eastAsia="楷体" w:hAnsi="Times New Roman" w:cs="Times New Roman"/>
          <w:b/>
          <w:iCs/>
          <w:color w:val="000000" w:themeColor="text1"/>
          <w:sz w:val="22"/>
        </w:rPr>
      </w:p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o,;,#</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m:t>
        </m:r>
      </m:oMath>
      <w:r>
        <w:rPr>
          <w:rFonts w:ascii="Times New Roman" w:eastAsia="楷体" w:hAnsi="Times New Roman" w:cs="Times New Roman" w:hint="eastAsia"/>
          <w:b/>
          <w:color w:val="000000" w:themeColor="text1"/>
          <w:sz w:val="22"/>
        </w:rPr>
        <w:t>，在</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5</m:t>
            </m:r>
          </m:sub>
        </m:sSub>
      </m:oMath>
      <w:r>
        <w:rPr>
          <w:rFonts w:ascii="Times New Roman" w:eastAsia="楷体" w:hAnsi="Times New Roman" w:cs="Times New Roman" w:hint="eastAsia"/>
          <w:b/>
          <w:iCs/>
          <w:color w:val="000000" w:themeColor="text1"/>
          <w:sz w:val="22"/>
        </w:rPr>
        <w:t>中：</w:t>
      </w:r>
    </w:p>
    <w:p w14:paraId="21BEC06B" w14:textId="77777777" w:rsidR="007F4D4F" w:rsidRDefault="007F4D4F" w:rsidP="007F4D4F">
      <w:pPr>
        <w:rPr>
          <w:rFonts w:ascii="Times New Roman" w:eastAsia="楷体" w:hAnsi="Times New Roman"/>
          <w:b/>
          <w:i/>
          <w:iCs/>
          <w:color w:val="000000" w:themeColor="text1"/>
          <w:sz w:val="22"/>
        </w:rPr>
      </w:pP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;,o</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o,;,#</m:t>
            </m:r>
          </m:e>
        </m:d>
        <m:r>
          <m:rPr>
            <m:sty m:val="bi"/>
          </m:rPr>
          <w:rPr>
            <w:rFonts w:ascii="Cambria Math" w:eastAsia="楷体" w:hAnsi="Cambria Math" w:cs="Times New Roman"/>
            <w:color w:val="000000" w:themeColor="text1"/>
            <w:sz w:val="22"/>
          </w:rPr>
          <m:t>∩</m:t>
        </m:r>
        <m:d>
          <m:dPr>
            <m:begChr m:val="{"/>
            <m:endChr m:val="}"/>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m:t>
            </m:r>
          </m:e>
        </m:d>
        <m:r>
          <m:rPr>
            <m:sty m:val="bi"/>
          </m:rPr>
          <w:rPr>
            <w:rFonts w:ascii="Cambria Math" w:eastAsia="楷体" w:hAnsi="Cambria Math" w:cs="Times New Roman"/>
            <w:color w:val="000000" w:themeColor="text1"/>
            <w:sz w:val="22"/>
          </w:rPr>
          <m:t>={;,o}≠∅</m:t>
        </m:r>
      </m:oMath>
      <w:r>
        <w:rPr>
          <w:rFonts w:ascii="Times New Roman" w:eastAsia="楷体" w:hAnsi="Times New Roman" w:hint="eastAsia"/>
          <w:b/>
          <w:iCs/>
          <w:color w:val="000000" w:themeColor="text1"/>
          <w:sz w:val="22"/>
        </w:rPr>
        <w:t>所以该文法也不是</w:t>
      </w:r>
      <m:oMath>
        <m:r>
          <m:rPr>
            <m:sty m:val="bi"/>
          </m:rPr>
          <w:rPr>
            <w:rFonts w:ascii="Cambria Math" w:eastAsia="楷体" w:hAnsi="Cambria Math"/>
            <w:color w:val="000000" w:themeColor="text1"/>
            <w:sz w:val="22"/>
          </w:rPr>
          <m:t>SLR(1)</m:t>
        </m:r>
      </m:oMath>
      <w:r>
        <w:rPr>
          <w:rFonts w:ascii="Times New Roman" w:eastAsia="楷体" w:hAnsi="Times New Roman" w:hint="eastAsia"/>
          <w:b/>
          <w:i/>
          <w:iCs/>
          <w:color w:val="000000" w:themeColor="text1"/>
          <w:sz w:val="22"/>
        </w:rPr>
        <w:t>文法。</w:t>
      </w:r>
    </w:p>
    <w:p w14:paraId="2DE883D8" w14:textId="77777777" w:rsidR="007F4D4F" w:rsidRDefault="007F4D4F" w:rsidP="007F4D4F">
      <w:pPr>
        <w:rPr>
          <w:rFonts w:ascii="Times New Roman" w:eastAsia="楷体" w:hAnsi="Times New Roman"/>
          <w:b/>
          <w:color w:val="000000" w:themeColor="text1"/>
          <w:sz w:val="22"/>
        </w:rPr>
      </w:pPr>
      <w:proofErr w:type="gramStart"/>
      <w:r>
        <w:rPr>
          <w:rFonts w:ascii="Times New Roman" w:eastAsia="楷体" w:hAnsi="Times New Roman" w:hint="eastAsia"/>
          <w:b/>
          <w:color w:val="000000" w:themeColor="text1"/>
          <w:sz w:val="22"/>
        </w:rPr>
        <w:t>此外很</w:t>
      </w:r>
      <w:proofErr w:type="gramEnd"/>
      <w:r>
        <w:rPr>
          <w:rFonts w:ascii="Times New Roman" w:eastAsia="楷体" w:hAnsi="Times New Roman" w:hint="eastAsia"/>
          <w:b/>
          <w:color w:val="000000" w:themeColor="text1"/>
          <w:sz w:val="22"/>
        </w:rPr>
        <w:t>容易证明所给文法是二义性的。</w:t>
      </w:r>
    </w:p>
    <w:p w14:paraId="4C16BE13" w14:textId="77777777" w:rsidR="007F4D4F" w:rsidRDefault="007F4D4F" w:rsidP="007F4D4F">
      <w:pPr>
        <w:pStyle w:val="a6"/>
        <w:numPr>
          <w:ilvl w:val="0"/>
          <w:numId w:val="37"/>
        </w:numPr>
        <w:ind w:firstLineChars="0"/>
        <w:rPr>
          <w:rFonts w:ascii="Times New Roman" w:eastAsia="楷体" w:hAnsi="Times New Roman"/>
          <w:b/>
          <w:iCs/>
          <w:color w:val="000000" w:themeColor="text1"/>
          <w:sz w:val="22"/>
        </w:rPr>
      </w:pPr>
      <w:r>
        <w:rPr>
          <w:rFonts w:ascii="Times New Roman" w:eastAsia="楷体" w:hAnsi="Times New Roman" w:hint="eastAsia"/>
          <w:b/>
          <w:color w:val="000000" w:themeColor="text1"/>
          <w:sz w:val="22"/>
        </w:rPr>
        <w:t>在</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5</m:t>
            </m:r>
          </m:sub>
        </m:sSub>
      </m:oMath>
      <w:r>
        <w:rPr>
          <w:rFonts w:ascii="Times New Roman" w:eastAsia="楷体" w:hAnsi="Times New Roman" w:hint="eastAsia"/>
          <w:b/>
          <w:iCs/>
          <w:color w:val="000000" w:themeColor="text1"/>
          <w:sz w:val="22"/>
        </w:rPr>
        <w:t>中：</w:t>
      </w:r>
      <m:oMath>
        <m:r>
          <m:rPr>
            <m:sty m:val="bi"/>
          </m:rPr>
          <w:rPr>
            <w:rFonts w:ascii="Cambria Math" w:eastAsia="楷体" w:hAnsi="Cambria Math"/>
            <w:color w:val="000000" w:themeColor="text1"/>
            <w:sz w:val="22"/>
          </w:rPr>
          <m:t>or</m:t>
        </m:r>
      </m:oMath>
      <w:r>
        <w:rPr>
          <w:rFonts w:ascii="Times New Roman" w:eastAsia="楷体" w:hAnsi="Times New Roman" w:hint="eastAsia"/>
          <w:b/>
          <w:iCs/>
          <w:color w:val="000000" w:themeColor="text1"/>
          <w:sz w:val="22"/>
        </w:rPr>
        <w:t>和</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优先性都大于</w:t>
      </w:r>
      <w:r>
        <w:rPr>
          <w:rFonts w:ascii="Times New Roman" w:eastAsia="楷体" w:hAnsi="Times New Roman" w:hint="eastAsia"/>
          <w:b/>
          <w:iCs/>
          <w:color w:val="000000" w:themeColor="text1"/>
          <w:sz w:val="22"/>
        </w:rPr>
        <w:t xml:space="preserve"> </w:t>
      </w:r>
      <m:oMath>
        <m:r>
          <m:rPr>
            <m:sty m:val="bi"/>
          </m:rPr>
          <w:rPr>
            <w:rFonts w:ascii="Cambria Math" w:eastAsia="楷体" w:hAnsi="Cambria Math" w:hint="eastAsia"/>
            <w:color w:val="000000" w:themeColor="text1"/>
            <w:sz w:val="22"/>
          </w:rPr>
          <m:t>d</m:t>
        </m:r>
        <m:r>
          <m:rPr>
            <m:sty m:val="bi"/>
          </m:rPr>
          <w:rPr>
            <w:rFonts w:ascii="Cambria Math" w:eastAsia="楷体" w:hAnsi="Cambria Math"/>
            <w:color w:val="000000" w:themeColor="text1"/>
            <w:sz w:val="22"/>
          </w:rPr>
          <m:t>o</m:t>
        </m:r>
      </m:oMath>
      <w:r>
        <w:rPr>
          <w:rFonts w:ascii="Times New Roman" w:eastAsia="楷体" w:hAnsi="Times New Roman" w:hint="eastAsia"/>
          <w:b/>
          <w:iCs/>
          <w:color w:val="000000" w:themeColor="text1"/>
          <w:sz w:val="22"/>
        </w:rPr>
        <w:t>，所以遇输入符</w:t>
      </w:r>
      <m:oMath>
        <m:r>
          <m:rPr>
            <m:sty m:val="bi"/>
          </m:rPr>
          <w:rPr>
            <w:rFonts w:ascii="Cambria Math" w:eastAsia="楷体" w:hAnsi="Cambria Math"/>
            <w:color w:val="000000" w:themeColor="text1"/>
            <w:sz w:val="22"/>
          </w:rPr>
          <m:t>o</m:t>
        </m:r>
      </m:oMath>
      <w:r>
        <w:rPr>
          <w:rFonts w:ascii="Times New Roman" w:eastAsia="楷体" w:hAnsi="Times New Roman" w:hint="eastAsia"/>
          <w:b/>
          <w:iCs/>
          <w:color w:val="000000" w:themeColor="text1"/>
          <w:sz w:val="22"/>
        </w:rPr>
        <w:t>和</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移进；遇</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号归约。</w:t>
      </w:r>
    </w:p>
    <w:p w14:paraId="1F86B91E" w14:textId="77777777" w:rsidR="007F4D4F" w:rsidRDefault="007F4D4F" w:rsidP="007F4D4F">
      <w:pPr>
        <w:pStyle w:val="a6"/>
        <w:ind w:left="360" w:firstLineChars="0" w:firstLine="0"/>
        <w:rPr>
          <w:rFonts w:ascii="Times New Roman" w:eastAsia="楷体" w:hAnsi="Times New Roman"/>
          <w:b/>
          <w:iCs/>
          <w:color w:val="000000" w:themeColor="text1"/>
          <w:sz w:val="22"/>
        </w:rPr>
      </w:pPr>
      <w:r>
        <w:rPr>
          <w:rFonts w:ascii="Times New Roman" w:eastAsia="楷体" w:hAnsi="Times New Roman" w:hint="eastAsia"/>
          <w:b/>
          <w:color w:val="000000" w:themeColor="text1"/>
          <w:sz w:val="22"/>
        </w:rPr>
        <w:t>在</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6</m:t>
            </m:r>
          </m:sub>
        </m:sSub>
      </m:oMath>
      <w:r>
        <w:rPr>
          <w:rFonts w:ascii="Times New Roman" w:eastAsia="楷体" w:hAnsi="Times New Roman" w:hint="eastAsia"/>
          <w:b/>
          <w:iCs/>
          <w:color w:val="000000" w:themeColor="text1"/>
          <w:sz w:val="22"/>
        </w:rPr>
        <w:t>中：</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号服从左结合，所以遇输入符</w:t>
      </w:r>
      <m:oMath>
        <m:r>
          <m:rPr>
            <m:sty m:val="bi"/>
          </m:rPr>
          <w:rPr>
            <w:rFonts w:ascii="Cambria Math" w:eastAsia="楷体" w:hAnsi="Cambria Math" w:cs="Times New Roman"/>
            <w:color w:val="000000" w:themeColor="text1"/>
            <w:sz w:val="22"/>
          </w:rPr>
          <m:t>Follow</m:t>
        </m:r>
        <m:d>
          <m:dPr>
            <m:ctrlPr>
              <w:rPr>
                <w:rFonts w:ascii="Cambria Math" w:eastAsia="楷体" w:hAnsi="Cambria Math" w:cs="Times New Roman"/>
                <w:b/>
                <w:bCs/>
                <w:i/>
                <w:color w:val="000000" w:themeColor="text1"/>
                <w:sz w:val="22"/>
              </w:rPr>
            </m:ctrlPr>
          </m:dPr>
          <m:e>
            <m:r>
              <m:rPr>
                <m:sty m:val="bi"/>
              </m:rPr>
              <w:rPr>
                <w:rFonts w:ascii="Cambria Math" w:eastAsia="楷体" w:hAnsi="Cambria Math" w:cs="Times New Roman"/>
                <w:color w:val="000000" w:themeColor="text1"/>
                <w:sz w:val="22"/>
              </w:rPr>
              <m:t>S</m:t>
            </m:r>
          </m:e>
        </m:d>
      </m:oMath>
      <w:r>
        <w:rPr>
          <w:rFonts w:ascii="Times New Roman" w:eastAsia="楷体" w:hAnsi="Times New Roman" w:hint="eastAsia"/>
          <w:b/>
          <w:bCs/>
          <w:color w:val="000000" w:themeColor="text1"/>
          <w:sz w:val="22"/>
        </w:rPr>
        <w:t>的都应该归约</w:t>
      </w:r>
      <w:r>
        <w:rPr>
          <w:rFonts w:ascii="Times New Roman" w:eastAsia="楷体" w:hAnsi="Times New Roman" w:hint="eastAsia"/>
          <w:b/>
          <w:iCs/>
          <w:color w:val="000000" w:themeColor="text1"/>
          <w:sz w:val="22"/>
        </w:rPr>
        <w:t>。</w:t>
      </w:r>
    </w:p>
    <w:p w14:paraId="0E78820D" w14:textId="77777777" w:rsidR="007F4D4F" w:rsidRDefault="007F4D4F" w:rsidP="007F4D4F">
      <w:pPr>
        <w:pStyle w:val="a6"/>
        <w:ind w:left="360" w:firstLineChars="0" w:firstLine="0"/>
        <w:rPr>
          <w:rFonts w:ascii="Times New Roman" w:eastAsia="楷体" w:hAnsi="Times New Roman"/>
          <w:b/>
          <w:iCs/>
          <w:color w:val="000000" w:themeColor="text1"/>
          <w:sz w:val="22"/>
        </w:rPr>
      </w:pPr>
      <w:r>
        <w:rPr>
          <w:rFonts w:ascii="Times New Roman" w:eastAsia="楷体" w:hAnsi="Times New Roman" w:hint="eastAsia"/>
          <w:b/>
          <w:color w:val="000000" w:themeColor="text1"/>
          <w:sz w:val="22"/>
        </w:rPr>
        <w:t>在</w:t>
      </w:r>
      <m:oMath>
        <m:sSub>
          <m:sSubPr>
            <m:ctrlPr>
              <w:rPr>
                <w:rFonts w:ascii="Cambria Math" w:eastAsia="楷体" w:hAnsi="Cambria Math"/>
                <w:b/>
                <w:i/>
                <w:iCs/>
                <w:color w:val="000000" w:themeColor="text1"/>
                <w:sz w:val="22"/>
              </w:rPr>
            </m:ctrlPr>
          </m:sSubPr>
          <m:e>
            <m:r>
              <m:rPr>
                <m:sty m:val="bi"/>
              </m:rPr>
              <w:rPr>
                <w:rFonts w:ascii="Cambria Math" w:eastAsia="楷体" w:hAnsi="Cambria Math"/>
                <w:color w:val="000000" w:themeColor="text1"/>
                <w:sz w:val="22"/>
              </w:rPr>
              <m:t>I</m:t>
            </m:r>
          </m:e>
          <m:sub>
            <m:r>
              <m:rPr>
                <m:sty m:val="bi"/>
              </m:rPr>
              <w:rPr>
                <w:rFonts w:ascii="Cambria Math" w:eastAsia="楷体" w:hAnsi="Cambria Math"/>
                <w:color w:val="000000" w:themeColor="text1"/>
                <w:sz w:val="22"/>
              </w:rPr>
              <m:t>8</m:t>
            </m:r>
          </m:sub>
        </m:sSub>
      </m:oMath>
      <w:r>
        <w:rPr>
          <w:rFonts w:ascii="Times New Roman" w:eastAsia="楷体" w:hAnsi="Times New Roman" w:hint="eastAsia"/>
          <w:b/>
          <w:iCs/>
          <w:color w:val="000000" w:themeColor="text1"/>
          <w:sz w:val="22"/>
        </w:rPr>
        <w:t>中：</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号优先性大于</w:t>
      </w:r>
      <w:r>
        <w:rPr>
          <w:rFonts w:ascii="Times New Roman" w:eastAsia="楷体" w:hAnsi="Times New Roman" w:hint="eastAsia"/>
          <w:b/>
          <w:iCs/>
          <w:color w:val="000000" w:themeColor="text1"/>
          <w:sz w:val="22"/>
        </w:rPr>
        <w:t>d</w:t>
      </w:r>
      <w:r>
        <w:rPr>
          <w:rFonts w:ascii="Times New Roman" w:eastAsia="楷体" w:hAnsi="Times New Roman"/>
          <w:b/>
          <w:iCs/>
          <w:color w:val="000000" w:themeColor="text1"/>
          <w:sz w:val="22"/>
        </w:rPr>
        <w:t>o</w:t>
      </w:r>
      <w:r>
        <w:rPr>
          <w:rFonts w:ascii="Times New Roman" w:eastAsia="楷体" w:hAnsi="Times New Roman" w:hint="eastAsia"/>
          <w:b/>
          <w:iCs/>
          <w:color w:val="000000" w:themeColor="text1"/>
          <w:sz w:val="22"/>
        </w:rPr>
        <w:t>，所以遇输入符</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号移进；遇</w:t>
      </w:r>
      <m:oMath>
        <m:r>
          <m:rPr>
            <m:sty m:val="bi"/>
          </m:rPr>
          <w:rPr>
            <w:rFonts w:ascii="Cambria Math" w:eastAsia="楷体" w:hAnsi="Cambria Math" w:hint="eastAsia"/>
            <w:color w:val="000000" w:themeColor="text1"/>
            <w:sz w:val="22"/>
          </w:rPr>
          <m:t>o</m:t>
        </m:r>
      </m:oMath>
      <w:r>
        <w:rPr>
          <w:rFonts w:ascii="Times New Roman" w:eastAsia="楷体" w:hAnsi="Times New Roman" w:hint="eastAsia"/>
          <w:b/>
          <w:iCs/>
          <w:color w:val="000000" w:themeColor="text1"/>
          <w:sz w:val="22"/>
        </w:rPr>
        <w:t>和</w:t>
      </w:r>
      <m:oMath>
        <m:r>
          <m:rPr>
            <m:sty m:val="bi"/>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号</w:t>
      </w:r>
      <w:r>
        <w:rPr>
          <w:rFonts w:ascii="Times New Roman" w:eastAsia="楷体" w:hAnsi="Times New Roman" w:hint="eastAsia"/>
          <w:b/>
          <w:bCs/>
          <w:color w:val="000000" w:themeColor="text1"/>
          <w:sz w:val="22"/>
        </w:rPr>
        <w:t>归约</w:t>
      </w:r>
      <w:r>
        <w:rPr>
          <w:rFonts w:ascii="Times New Roman" w:eastAsia="楷体" w:hAnsi="Times New Roman" w:hint="eastAsia"/>
          <w:b/>
          <w:iCs/>
          <w:color w:val="000000" w:themeColor="text1"/>
          <w:sz w:val="22"/>
        </w:rPr>
        <w:t>。</w:t>
      </w:r>
    </w:p>
    <w:p w14:paraId="4021F182" w14:textId="77777777" w:rsidR="007F4D4F" w:rsidRDefault="007F4D4F" w:rsidP="007F4D4F">
      <w:pP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此外，在</w:t>
      </w:r>
      <m:oMath>
        <m:sSub>
          <m:sSubPr>
            <m:ctrlPr>
              <w:rPr>
                <w:rFonts w:ascii="Cambria Math" w:eastAsia="楷体" w:hAnsi="Cambria Math"/>
                <w:b/>
                <w:iCs/>
                <w:color w:val="000000" w:themeColor="text1"/>
                <w:sz w:val="22"/>
              </w:rPr>
            </m:ctrlPr>
          </m:sSubPr>
          <m:e>
            <m:r>
              <m:rPr>
                <m:sty m:val="b"/>
              </m:rPr>
              <w:rPr>
                <w:rFonts w:ascii="Cambria Math" w:eastAsia="楷体" w:hAnsi="Cambria Math"/>
                <w:color w:val="000000" w:themeColor="text1"/>
                <w:sz w:val="22"/>
              </w:rPr>
              <m:t>I</m:t>
            </m:r>
          </m:e>
          <m:sub>
            <m:r>
              <m:rPr>
                <m:sty m:val="b"/>
              </m:rPr>
              <w:rPr>
                <w:rFonts w:ascii="Cambria Math" w:eastAsia="楷体" w:hAnsi="Cambria Math"/>
                <w:color w:val="000000" w:themeColor="text1"/>
                <w:sz w:val="22"/>
              </w:rPr>
              <m:t>1</m:t>
            </m:r>
          </m:sub>
        </m:sSub>
      </m:oMath>
      <w:r>
        <w:rPr>
          <w:rFonts w:ascii="Times New Roman" w:eastAsia="楷体" w:hAnsi="Times New Roman" w:hint="eastAsia"/>
          <w:b/>
          <w:iCs/>
          <w:color w:val="000000" w:themeColor="text1"/>
          <w:sz w:val="22"/>
        </w:rPr>
        <w:t>中：接受和移进可以</w:t>
      </w:r>
      <w:proofErr w:type="gramStart"/>
      <w:r>
        <w:rPr>
          <w:rFonts w:ascii="Times New Roman" w:eastAsia="楷体" w:hAnsi="Times New Roman" w:hint="eastAsia"/>
          <w:b/>
          <w:iCs/>
          <w:color w:val="000000" w:themeColor="text1"/>
          <w:sz w:val="22"/>
        </w:rPr>
        <w:t>不</w:t>
      </w:r>
      <w:proofErr w:type="gramEnd"/>
      <w:r>
        <w:rPr>
          <w:rFonts w:ascii="Times New Roman" w:eastAsia="楷体" w:hAnsi="Times New Roman" w:hint="eastAsia"/>
          <w:b/>
          <w:iCs/>
          <w:color w:val="000000" w:themeColor="text1"/>
          <w:sz w:val="22"/>
        </w:rPr>
        <w:t>看成冲突，因此接受只有遇</w:t>
      </w:r>
      <m:oMath>
        <m:r>
          <m:rPr>
            <m:sty m:val="b"/>
          </m:rPr>
          <w:rPr>
            <w:rFonts w:ascii="Cambria Math" w:eastAsia="楷体" w:hAnsi="Cambria Math"/>
            <w:color w:val="000000" w:themeColor="text1"/>
            <w:sz w:val="22"/>
          </w:rPr>
          <m:t>#</m:t>
        </m:r>
      </m:oMath>
      <w:r>
        <w:rPr>
          <w:rFonts w:ascii="Times New Roman" w:eastAsia="楷体" w:hAnsi="Times New Roman" w:hint="eastAsia"/>
          <w:b/>
          <w:iCs/>
          <w:color w:val="000000" w:themeColor="text1"/>
          <w:sz w:val="22"/>
        </w:rPr>
        <w:t>号。</w:t>
      </w:r>
    </w:p>
    <w:p w14:paraId="713AD852" w14:textId="77777777" w:rsidR="007F4D4F" w:rsidRDefault="007F4D4F" w:rsidP="007F4D4F">
      <w:pP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由以上分析，所有存在的移进</w:t>
      </w:r>
      <w:r>
        <w:rPr>
          <w:rFonts w:ascii="Times New Roman" w:eastAsia="楷体" w:hAnsi="Times New Roman" w:hint="eastAsia"/>
          <w:b/>
          <w:iCs/>
          <w:color w:val="000000" w:themeColor="text1"/>
          <w:sz w:val="22"/>
        </w:rPr>
        <w:t>-</w:t>
      </w:r>
      <w:r>
        <w:rPr>
          <w:rFonts w:ascii="Times New Roman" w:eastAsia="楷体" w:hAnsi="Times New Roman" w:hint="eastAsia"/>
          <w:b/>
          <w:iCs/>
          <w:color w:val="000000" w:themeColor="text1"/>
          <w:sz w:val="22"/>
        </w:rPr>
        <w:t>归约冲突可用规定的终结符优先级以及算符的结合规则</w:t>
      </w:r>
      <w:r>
        <w:rPr>
          <w:rFonts w:ascii="Times New Roman" w:eastAsia="楷体" w:hAnsi="Times New Roman" w:hint="eastAsia"/>
          <w:b/>
          <w:iCs/>
          <w:color w:val="000000" w:themeColor="text1"/>
          <w:sz w:val="22"/>
        </w:rPr>
        <w:lastRenderedPageBreak/>
        <w:t>解决，所构造的</w:t>
      </w:r>
      <m:oMath>
        <m:r>
          <m:rPr>
            <m:sty m:val="b"/>
          </m:rPr>
          <w:rPr>
            <w:rFonts w:ascii="Cambria Math" w:eastAsia="楷体" w:hAnsi="Cambria Math"/>
            <w:color w:val="000000" w:themeColor="text1"/>
            <w:sz w:val="22"/>
          </w:rPr>
          <m:t>LR</m:t>
        </m:r>
      </m:oMath>
      <w:r>
        <w:rPr>
          <w:rFonts w:ascii="Times New Roman" w:eastAsia="楷体" w:hAnsi="Times New Roman" w:hint="eastAsia"/>
          <w:b/>
          <w:iCs/>
          <w:color w:val="000000" w:themeColor="text1"/>
          <w:sz w:val="22"/>
        </w:rPr>
        <w:t>分析表如下：</w:t>
      </w:r>
    </w:p>
    <w:tbl>
      <w:tblPr>
        <w:tblStyle w:val="a7"/>
        <w:tblW w:w="0" w:type="auto"/>
        <w:tblLook w:val="04A0" w:firstRow="1" w:lastRow="0" w:firstColumn="1" w:lastColumn="0" w:noHBand="0" w:noVBand="1"/>
      </w:tblPr>
      <w:tblGrid>
        <w:gridCol w:w="1185"/>
        <w:gridCol w:w="1185"/>
        <w:gridCol w:w="1185"/>
        <w:gridCol w:w="1185"/>
        <w:gridCol w:w="1185"/>
        <w:gridCol w:w="1185"/>
        <w:gridCol w:w="1186"/>
      </w:tblGrid>
      <w:tr w:rsidR="007F4D4F" w14:paraId="4751377A" w14:textId="77777777" w:rsidTr="000E2957">
        <w:tc>
          <w:tcPr>
            <w:tcW w:w="1185" w:type="dxa"/>
            <w:vMerge w:val="restart"/>
            <w:tcBorders>
              <w:top w:val="single" w:sz="12" w:space="0" w:color="auto"/>
              <w:left w:val="nil"/>
            </w:tcBorders>
            <w:vAlign w:val="center"/>
          </w:tcPr>
          <w:p w14:paraId="7989C8A8"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状态</w:t>
            </w:r>
          </w:p>
        </w:tc>
        <w:tc>
          <w:tcPr>
            <w:tcW w:w="5925" w:type="dxa"/>
            <w:gridSpan w:val="5"/>
            <w:tcBorders>
              <w:top w:val="single" w:sz="12" w:space="0" w:color="auto"/>
            </w:tcBorders>
            <w:vAlign w:val="center"/>
          </w:tcPr>
          <w:p w14:paraId="35E3D370"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A</w:t>
            </w:r>
            <w:r>
              <w:rPr>
                <w:rFonts w:ascii="Times New Roman" w:eastAsia="楷体" w:hAnsi="Times New Roman"/>
                <w:b/>
                <w:iCs/>
                <w:color w:val="000000" w:themeColor="text1"/>
                <w:sz w:val="22"/>
              </w:rPr>
              <w:t>CTION</w:t>
            </w:r>
          </w:p>
        </w:tc>
        <w:tc>
          <w:tcPr>
            <w:tcW w:w="1186" w:type="dxa"/>
            <w:tcBorders>
              <w:top w:val="single" w:sz="12" w:space="0" w:color="auto"/>
              <w:right w:val="nil"/>
            </w:tcBorders>
            <w:vAlign w:val="center"/>
          </w:tcPr>
          <w:p w14:paraId="003333A7"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G</w:t>
            </w:r>
            <w:r>
              <w:rPr>
                <w:rFonts w:ascii="Times New Roman" w:eastAsia="楷体" w:hAnsi="Times New Roman"/>
                <w:b/>
                <w:iCs/>
                <w:color w:val="000000" w:themeColor="text1"/>
                <w:sz w:val="22"/>
              </w:rPr>
              <w:t>OTO</w:t>
            </w:r>
          </w:p>
        </w:tc>
      </w:tr>
      <w:tr w:rsidR="007F4D4F" w14:paraId="0751E6EA" w14:textId="77777777" w:rsidTr="000E2957">
        <w:tc>
          <w:tcPr>
            <w:tcW w:w="1185" w:type="dxa"/>
            <w:vMerge/>
            <w:tcBorders>
              <w:left w:val="nil"/>
              <w:bottom w:val="single" w:sz="4" w:space="0" w:color="auto"/>
            </w:tcBorders>
            <w:vAlign w:val="center"/>
          </w:tcPr>
          <w:p w14:paraId="11CA2ACD" w14:textId="77777777" w:rsidR="007F4D4F" w:rsidRDefault="007F4D4F" w:rsidP="000E2957">
            <w:pPr>
              <w:jc w:val="center"/>
              <w:rPr>
                <w:rFonts w:ascii="Times New Roman" w:eastAsia="楷体" w:hAnsi="Times New Roman"/>
                <w:b/>
                <w:iCs/>
                <w:color w:val="000000" w:themeColor="text1"/>
                <w:sz w:val="22"/>
              </w:rPr>
            </w:pPr>
          </w:p>
        </w:tc>
        <w:tc>
          <w:tcPr>
            <w:tcW w:w="1185" w:type="dxa"/>
            <w:tcBorders>
              <w:bottom w:val="single" w:sz="4" w:space="0" w:color="auto"/>
            </w:tcBorders>
            <w:vAlign w:val="center"/>
          </w:tcPr>
          <w:p w14:paraId="13D8B66B"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color w:val="000000" w:themeColor="text1"/>
                    <w:sz w:val="22"/>
                  </w:rPr>
                  <m:t>d</m:t>
                </m:r>
              </m:oMath>
            </m:oMathPara>
          </w:p>
        </w:tc>
        <w:tc>
          <w:tcPr>
            <w:tcW w:w="1185" w:type="dxa"/>
            <w:tcBorders>
              <w:bottom w:val="single" w:sz="4" w:space="0" w:color="auto"/>
            </w:tcBorders>
            <w:vAlign w:val="center"/>
          </w:tcPr>
          <w:p w14:paraId="7BDAE655"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color w:val="000000" w:themeColor="text1"/>
                    <w:sz w:val="22"/>
                  </w:rPr>
                  <m:t>o</m:t>
                </m:r>
              </m:oMath>
            </m:oMathPara>
          </w:p>
        </w:tc>
        <w:tc>
          <w:tcPr>
            <w:tcW w:w="1185" w:type="dxa"/>
            <w:tcBorders>
              <w:bottom w:val="single" w:sz="4" w:space="0" w:color="auto"/>
            </w:tcBorders>
            <w:vAlign w:val="center"/>
          </w:tcPr>
          <w:p w14:paraId="17C34551"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color w:val="000000" w:themeColor="text1"/>
                    <w:sz w:val="22"/>
                  </w:rPr>
                  <m:t>;</m:t>
                </m:r>
              </m:oMath>
            </m:oMathPara>
          </w:p>
        </w:tc>
        <w:tc>
          <w:tcPr>
            <w:tcW w:w="1185" w:type="dxa"/>
            <w:tcBorders>
              <w:bottom w:val="single" w:sz="4" w:space="0" w:color="auto"/>
            </w:tcBorders>
            <w:vAlign w:val="center"/>
          </w:tcPr>
          <w:p w14:paraId="3946E069"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color w:val="000000" w:themeColor="text1"/>
                    <w:sz w:val="22"/>
                  </w:rPr>
                  <m:t>a</m:t>
                </m:r>
              </m:oMath>
            </m:oMathPara>
          </w:p>
        </w:tc>
        <w:tc>
          <w:tcPr>
            <w:tcW w:w="1185" w:type="dxa"/>
            <w:tcBorders>
              <w:bottom w:val="single" w:sz="4" w:space="0" w:color="auto"/>
            </w:tcBorders>
            <w:vAlign w:val="center"/>
          </w:tcPr>
          <w:p w14:paraId="6F1BE785"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color w:val="000000" w:themeColor="text1"/>
                    <w:sz w:val="22"/>
                  </w:rPr>
                  <m:t>#</m:t>
                </m:r>
              </m:oMath>
            </m:oMathPara>
          </w:p>
        </w:tc>
        <w:tc>
          <w:tcPr>
            <w:tcW w:w="1186" w:type="dxa"/>
            <w:tcBorders>
              <w:bottom w:val="single" w:sz="4" w:space="0" w:color="auto"/>
              <w:right w:val="nil"/>
            </w:tcBorders>
            <w:vAlign w:val="center"/>
          </w:tcPr>
          <w:p w14:paraId="1C8DCF2E"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color w:val="000000" w:themeColor="text1"/>
                    <w:sz w:val="22"/>
                  </w:rPr>
                  <m:t>S</m:t>
                </m:r>
              </m:oMath>
            </m:oMathPara>
          </w:p>
        </w:tc>
      </w:tr>
      <w:tr w:rsidR="007F4D4F" w14:paraId="7E4671B6" w14:textId="77777777" w:rsidTr="000E2957">
        <w:tc>
          <w:tcPr>
            <w:tcW w:w="1185" w:type="dxa"/>
            <w:tcBorders>
              <w:left w:val="nil"/>
              <w:bottom w:val="nil"/>
            </w:tcBorders>
            <w:vAlign w:val="center"/>
          </w:tcPr>
          <w:p w14:paraId="6C145242"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0</w:t>
            </w:r>
          </w:p>
        </w:tc>
        <w:tc>
          <w:tcPr>
            <w:tcW w:w="1185" w:type="dxa"/>
            <w:tcBorders>
              <w:bottom w:val="nil"/>
            </w:tcBorders>
            <w:vAlign w:val="center"/>
          </w:tcPr>
          <w:p w14:paraId="62A4911B"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2</m:t>
                    </m:r>
                  </m:sub>
                </m:sSub>
              </m:oMath>
            </m:oMathPara>
          </w:p>
        </w:tc>
        <w:tc>
          <w:tcPr>
            <w:tcW w:w="1185" w:type="dxa"/>
            <w:tcBorders>
              <w:bottom w:val="nil"/>
            </w:tcBorders>
            <w:vAlign w:val="center"/>
          </w:tcPr>
          <w:p w14:paraId="5E5F9EA2" w14:textId="77777777" w:rsidR="007F4D4F" w:rsidRDefault="007F4D4F" w:rsidP="000E2957">
            <w:pPr>
              <w:jc w:val="center"/>
              <w:rPr>
                <w:rFonts w:ascii="Times New Roman" w:eastAsia="楷体" w:hAnsi="Times New Roman"/>
                <w:b/>
                <w:iCs/>
                <w:color w:val="000000" w:themeColor="text1"/>
                <w:sz w:val="22"/>
              </w:rPr>
            </w:pPr>
          </w:p>
        </w:tc>
        <w:tc>
          <w:tcPr>
            <w:tcW w:w="1185" w:type="dxa"/>
            <w:tcBorders>
              <w:bottom w:val="nil"/>
            </w:tcBorders>
            <w:vAlign w:val="center"/>
          </w:tcPr>
          <w:p w14:paraId="1555A74A" w14:textId="77777777" w:rsidR="007F4D4F" w:rsidRDefault="007F4D4F" w:rsidP="000E2957">
            <w:pPr>
              <w:jc w:val="center"/>
              <w:rPr>
                <w:rFonts w:ascii="Times New Roman" w:eastAsia="楷体" w:hAnsi="Times New Roman"/>
                <w:b/>
                <w:iCs/>
                <w:color w:val="000000" w:themeColor="text1"/>
                <w:sz w:val="22"/>
              </w:rPr>
            </w:pPr>
          </w:p>
        </w:tc>
        <w:tc>
          <w:tcPr>
            <w:tcW w:w="1185" w:type="dxa"/>
            <w:tcBorders>
              <w:bottom w:val="nil"/>
            </w:tcBorders>
            <w:vAlign w:val="center"/>
          </w:tcPr>
          <w:p w14:paraId="11FF6DB8"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1185" w:type="dxa"/>
            <w:tcBorders>
              <w:bottom w:val="nil"/>
            </w:tcBorders>
            <w:vAlign w:val="center"/>
          </w:tcPr>
          <w:p w14:paraId="0F20E94A" w14:textId="77777777" w:rsidR="007F4D4F" w:rsidRDefault="007F4D4F" w:rsidP="000E2957">
            <w:pPr>
              <w:jc w:val="center"/>
              <w:rPr>
                <w:rFonts w:ascii="Times New Roman" w:eastAsia="楷体" w:hAnsi="Times New Roman"/>
                <w:b/>
                <w:iCs/>
                <w:color w:val="000000" w:themeColor="text1"/>
                <w:sz w:val="22"/>
              </w:rPr>
            </w:pPr>
          </w:p>
        </w:tc>
        <w:tc>
          <w:tcPr>
            <w:tcW w:w="1186" w:type="dxa"/>
            <w:tcBorders>
              <w:bottom w:val="nil"/>
              <w:right w:val="nil"/>
            </w:tcBorders>
            <w:vAlign w:val="center"/>
          </w:tcPr>
          <w:p w14:paraId="7CA26D42"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1</w:t>
            </w:r>
          </w:p>
        </w:tc>
      </w:tr>
      <w:tr w:rsidR="007F4D4F" w14:paraId="33115432" w14:textId="77777777" w:rsidTr="000E2957">
        <w:tc>
          <w:tcPr>
            <w:tcW w:w="1185" w:type="dxa"/>
            <w:tcBorders>
              <w:top w:val="nil"/>
              <w:left w:val="nil"/>
              <w:bottom w:val="nil"/>
            </w:tcBorders>
            <w:vAlign w:val="center"/>
          </w:tcPr>
          <w:p w14:paraId="6F855351"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1</w:t>
            </w:r>
          </w:p>
        </w:tc>
        <w:tc>
          <w:tcPr>
            <w:tcW w:w="1185" w:type="dxa"/>
            <w:tcBorders>
              <w:top w:val="nil"/>
              <w:bottom w:val="nil"/>
            </w:tcBorders>
            <w:vAlign w:val="center"/>
          </w:tcPr>
          <w:p w14:paraId="68DA4289"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18376234"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1FBF35F7"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4</m:t>
                    </m:r>
                  </m:sub>
                </m:sSub>
              </m:oMath>
            </m:oMathPara>
          </w:p>
        </w:tc>
        <w:tc>
          <w:tcPr>
            <w:tcW w:w="1185" w:type="dxa"/>
            <w:tcBorders>
              <w:top w:val="nil"/>
              <w:bottom w:val="nil"/>
            </w:tcBorders>
            <w:vAlign w:val="center"/>
          </w:tcPr>
          <w:p w14:paraId="05860CBE"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02A3777F" w14:textId="77777777" w:rsidR="007F4D4F" w:rsidRDefault="007F4D4F" w:rsidP="000E2957">
            <w:pPr>
              <w:jc w:val="center"/>
              <w:rPr>
                <w:rFonts w:ascii="Times New Roman" w:eastAsia="楷体" w:hAnsi="Times New Roman"/>
                <w:b/>
                <w:iCs/>
                <w:color w:val="000000" w:themeColor="text1"/>
                <w:sz w:val="22"/>
              </w:rPr>
            </w:pPr>
            <m:oMathPara>
              <m:oMath>
                <m:r>
                  <m:rPr>
                    <m:sty m:val="bi"/>
                  </m:rPr>
                  <w:rPr>
                    <w:rFonts w:ascii="Cambria Math" w:eastAsia="楷体" w:hAnsi="Cambria Math" w:hint="eastAsia"/>
                    <w:color w:val="000000" w:themeColor="text1"/>
                    <w:sz w:val="22"/>
                  </w:rPr>
                  <m:t>acc</m:t>
                </m:r>
              </m:oMath>
            </m:oMathPara>
          </w:p>
        </w:tc>
        <w:tc>
          <w:tcPr>
            <w:tcW w:w="1186" w:type="dxa"/>
            <w:tcBorders>
              <w:top w:val="nil"/>
              <w:bottom w:val="nil"/>
              <w:right w:val="nil"/>
            </w:tcBorders>
            <w:vAlign w:val="center"/>
          </w:tcPr>
          <w:p w14:paraId="542BE587" w14:textId="77777777" w:rsidR="007F4D4F" w:rsidRDefault="007F4D4F" w:rsidP="000E2957">
            <w:pPr>
              <w:jc w:val="center"/>
              <w:rPr>
                <w:rFonts w:ascii="Times New Roman" w:eastAsia="楷体" w:hAnsi="Times New Roman"/>
                <w:b/>
                <w:iCs/>
                <w:color w:val="000000" w:themeColor="text1"/>
                <w:sz w:val="22"/>
              </w:rPr>
            </w:pPr>
          </w:p>
        </w:tc>
      </w:tr>
      <w:tr w:rsidR="007F4D4F" w14:paraId="798C3A55" w14:textId="77777777" w:rsidTr="000E2957">
        <w:tc>
          <w:tcPr>
            <w:tcW w:w="1185" w:type="dxa"/>
            <w:tcBorders>
              <w:top w:val="nil"/>
              <w:left w:val="nil"/>
              <w:bottom w:val="nil"/>
            </w:tcBorders>
            <w:vAlign w:val="center"/>
          </w:tcPr>
          <w:p w14:paraId="3AD7DF13"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2</w:t>
            </w:r>
          </w:p>
        </w:tc>
        <w:tc>
          <w:tcPr>
            <w:tcW w:w="1185" w:type="dxa"/>
            <w:tcBorders>
              <w:top w:val="nil"/>
              <w:bottom w:val="nil"/>
            </w:tcBorders>
            <w:vAlign w:val="center"/>
          </w:tcPr>
          <w:p w14:paraId="0695BEBD"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2</m:t>
                    </m:r>
                  </m:sub>
                </m:sSub>
              </m:oMath>
            </m:oMathPara>
          </w:p>
        </w:tc>
        <w:tc>
          <w:tcPr>
            <w:tcW w:w="1185" w:type="dxa"/>
            <w:tcBorders>
              <w:top w:val="nil"/>
              <w:bottom w:val="nil"/>
            </w:tcBorders>
            <w:vAlign w:val="center"/>
          </w:tcPr>
          <w:p w14:paraId="39C2FC2D"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085127F0"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2C75D0A5"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1185" w:type="dxa"/>
            <w:tcBorders>
              <w:top w:val="nil"/>
              <w:bottom w:val="nil"/>
            </w:tcBorders>
            <w:vAlign w:val="center"/>
          </w:tcPr>
          <w:p w14:paraId="3ED21518" w14:textId="77777777" w:rsidR="007F4D4F" w:rsidRDefault="007F4D4F" w:rsidP="000E2957">
            <w:pPr>
              <w:jc w:val="center"/>
              <w:rPr>
                <w:rFonts w:ascii="Times New Roman" w:eastAsia="楷体" w:hAnsi="Times New Roman"/>
                <w:b/>
                <w:iCs/>
                <w:color w:val="000000" w:themeColor="text1"/>
                <w:sz w:val="22"/>
              </w:rPr>
            </w:pPr>
          </w:p>
        </w:tc>
        <w:tc>
          <w:tcPr>
            <w:tcW w:w="1186" w:type="dxa"/>
            <w:tcBorders>
              <w:top w:val="nil"/>
              <w:bottom w:val="nil"/>
              <w:right w:val="nil"/>
            </w:tcBorders>
            <w:vAlign w:val="center"/>
          </w:tcPr>
          <w:p w14:paraId="1C801AAE"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5</w:t>
            </w:r>
          </w:p>
        </w:tc>
      </w:tr>
      <w:tr w:rsidR="007F4D4F" w14:paraId="3D1750E3" w14:textId="77777777" w:rsidTr="000E2957">
        <w:tc>
          <w:tcPr>
            <w:tcW w:w="1185" w:type="dxa"/>
            <w:tcBorders>
              <w:top w:val="nil"/>
              <w:left w:val="nil"/>
              <w:bottom w:val="nil"/>
            </w:tcBorders>
            <w:vAlign w:val="center"/>
          </w:tcPr>
          <w:p w14:paraId="13A6C6C4"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3</w:t>
            </w:r>
          </w:p>
        </w:tc>
        <w:tc>
          <w:tcPr>
            <w:tcW w:w="1185" w:type="dxa"/>
            <w:tcBorders>
              <w:top w:val="nil"/>
              <w:bottom w:val="nil"/>
            </w:tcBorders>
            <w:vAlign w:val="center"/>
          </w:tcPr>
          <w:p w14:paraId="002418A9"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03D2BB81"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4</m:t>
                    </m:r>
                  </m:sub>
                </m:sSub>
              </m:oMath>
            </m:oMathPara>
          </w:p>
        </w:tc>
        <w:tc>
          <w:tcPr>
            <w:tcW w:w="1185" w:type="dxa"/>
            <w:tcBorders>
              <w:top w:val="nil"/>
              <w:bottom w:val="nil"/>
            </w:tcBorders>
            <w:vAlign w:val="center"/>
          </w:tcPr>
          <w:p w14:paraId="466FE881"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4</m:t>
                    </m:r>
                  </m:sub>
                </m:sSub>
              </m:oMath>
            </m:oMathPara>
          </w:p>
        </w:tc>
        <w:tc>
          <w:tcPr>
            <w:tcW w:w="1185" w:type="dxa"/>
            <w:tcBorders>
              <w:top w:val="nil"/>
              <w:bottom w:val="nil"/>
            </w:tcBorders>
            <w:vAlign w:val="center"/>
          </w:tcPr>
          <w:p w14:paraId="4E377E41"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41F3720F"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4</m:t>
                    </m:r>
                  </m:sub>
                </m:sSub>
              </m:oMath>
            </m:oMathPara>
          </w:p>
        </w:tc>
        <w:tc>
          <w:tcPr>
            <w:tcW w:w="1186" w:type="dxa"/>
            <w:tcBorders>
              <w:top w:val="nil"/>
              <w:bottom w:val="nil"/>
              <w:right w:val="nil"/>
            </w:tcBorders>
            <w:vAlign w:val="center"/>
          </w:tcPr>
          <w:p w14:paraId="336B7940" w14:textId="77777777" w:rsidR="007F4D4F" w:rsidRDefault="007F4D4F" w:rsidP="000E2957">
            <w:pPr>
              <w:jc w:val="center"/>
              <w:rPr>
                <w:rFonts w:ascii="Times New Roman" w:eastAsia="楷体" w:hAnsi="Times New Roman"/>
                <w:b/>
                <w:iCs/>
                <w:color w:val="000000" w:themeColor="text1"/>
                <w:sz w:val="22"/>
              </w:rPr>
            </w:pPr>
          </w:p>
        </w:tc>
      </w:tr>
      <w:tr w:rsidR="007F4D4F" w14:paraId="7032582D" w14:textId="77777777" w:rsidTr="000E2957">
        <w:tc>
          <w:tcPr>
            <w:tcW w:w="1185" w:type="dxa"/>
            <w:tcBorders>
              <w:top w:val="nil"/>
              <w:left w:val="nil"/>
              <w:bottom w:val="nil"/>
            </w:tcBorders>
            <w:vAlign w:val="center"/>
          </w:tcPr>
          <w:p w14:paraId="4286D6A0"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4</w:t>
            </w:r>
          </w:p>
        </w:tc>
        <w:tc>
          <w:tcPr>
            <w:tcW w:w="1185" w:type="dxa"/>
            <w:tcBorders>
              <w:top w:val="nil"/>
              <w:bottom w:val="nil"/>
            </w:tcBorders>
            <w:vAlign w:val="center"/>
          </w:tcPr>
          <w:p w14:paraId="49E4A0E0"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2</m:t>
                    </m:r>
                  </m:sub>
                </m:sSub>
              </m:oMath>
            </m:oMathPara>
          </w:p>
        </w:tc>
        <w:tc>
          <w:tcPr>
            <w:tcW w:w="1185" w:type="dxa"/>
            <w:tcBorders>
              <w:top w:val="nil"/>
              <w:bottom w:val="nil"/>
            </w:tcBorders>
            <w:vAlign w:val="center"/>
          </w:tcPr>
          <w:p w14:paraId="62FC88AA"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0D13D30E"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4C9465C6"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1185" w:type="dxa"/>
            <w:tcBorders>
              <w:top w:val="nil"/>
              <w:bottom w:val="nil"/>
            </w:tcBorders>
            <w:vAlign w:val="center"/>
          </w:tcPr>
          <w:p w14:paraId="741144C7" w14:textId="77777777" w:rsidR="007F4D4F" w:rsidRDefault="007F4D4F" w:rsidP="000E2957">
            <w:pPr>
              <w:jc w:val="center"/>
              <w:rPr>
                <w:rFonts w:ascii="Times New Roman" w:eastAsia="楷体" w:hAnsi="Times New Roman"/>
                <w:b/>
                <w:iCs/>
                <w:color w:val="000000" w:themeColor="text1"/>
                <w:sz w:val="22"/>
              </w:rPr>
            </w:pPr>
          </w:p>
        </w:tc>
        <w:tc>
          <w:tcPr>
            <w:tcW w:w="1186" w:type="dxa"/>
            <w:tcBorders>
              <w:top w:val="nil"/>
              <w:bottom w:val="nil"/>
              <w:right w:val="nil"/>
            </w:tcBorders>
            <w:vAlign w:val="center"/>
          </w:tcPr>
          <w:p w14:paraId="55887D0E"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6</w:t>
            </w:r>
          </w:p>
        </w:tc>
      </w:tr>
      <w:tr w:rsidR="007F4D4F" w14:paraId="6186AA95" w14:textId="77777777" w:rsidTr="000E2957">
        <w:tc>
          <w:tcPr>
            <w:tcW w:w="1185" w:type="dxa"/>
            <w:tcBorders>
              <w:top w:val="nil"/>
              <w:left w:val="nil"/>
              <w:bottom w:val="nil"/>
            </w:tcBorders>
            <w:vAlign w:val="center"/>
          </w:tcPr>
          <w:p w14:paraId="566DAB3C"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5</w:t>
            </w:r>
          </w:p>
        </w:tc>
        <w:tc>
          <w:tcPr>
            <w:tcW w:w="1185" w:type="dxa"/>
            <w:tcBorders>
              <w:top w:val="nil"/>
              <w:bottom w:val="nil"/>
            </w:tcBorders>
            <w:vAlign w:val="center"/>
          </w:tcPr>
          <w:p w14:paraId="484F046C"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1A698518"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7</m:t>
                    </m:r>
                  </m:sub>
                </m:sSub>
              </m:oMath>
            </m:oMathPara>
          </w:p>
        </w:tc>
        <w:tc>
          <w:tcPr>
            <w:tcW w:w="1185" w:type="dxa"/>
            <w:tcBorders>
              <w:top w:val="nil"/>
              <w:bottom w:val="nil"/>
            </w:tcBorders>
            <w:vAlign w:val="center"/>
          </w:tcPr>
          <w:p w14:paraId="5D23A5BC"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4</m:t>
                    </m:r>
                  </m:sub>
                </m:sSub>
              </m:oMath>
            </m:oMathPara>
          </w:p>
        </w:tc>
        <w:tc>
          <w:tcPr>
            <w:tcW w:w="1185" w:type="dxa"/>
            <w:tcBorders>
              <w:top w:val="nil"/>
              <w:bottom w:val="nil"/>
            </w:tcBorders>
            <w:vAlign w:val="center"/>
          </w:tcPr>
          <w:p w14:paraId="3B9A0A18"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1F820AAB"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2</m:t>
                    </m:r>
                  </m:sub>
                </m:sSub>
              </m:oMath>
            </m:oMathPara>
          </w:p>
        </w:tc>
        <w:tc>
          <w:tcPr>
            <w:tcW w:w="1186" w:type="dxa"/>
            <w:tcBorders>
              <w:top w:val="nil"/>
              <w:bottom w:val="nil"/>
              <w:right w:val="nil"/>
            </w:tcBorders>
            <w:vAlign w:val="center"/>
          </w:tcPr>
          <w:p w14:paraId="5AE014B1" w14:textId="77777777" w:rsidR="007F4D4F" w:rsidRDefault="007F4D4F" w:rsidP="000E2957">
            <w:pPr>
              <w:jc w:val="center"/>
              <w:rPr>
                <w:rFonts w:ascii="Times New Roman" w:eastAsia="楷体" w:hAnsi="Times New Roman"/>
                <w:b/>
                <w:iCs/>
                <w:color w:val="000000" w:themeColor="text1"/>
                <w:sz w:val="22"/>
              </w:rPr>
            </w:pPr>
          </w:p>
        </w:tc>
      </w:tr>
      <w:tr w:rsidR="007F4D4F" w14:paraId="79EF91AD" w14:textId="77777777" w:rsidTr="000E2957">
        <w:tc>
          <w:tcPr>
            <w:tcW w:w="1185" w:type="dxa"/>
            <w:tcBorders>
              <w:top w:val="nil"/>
              <w:left w:val="nil"/>
              <w:bottom w:val="nil"/>
            </w:tcBorders>
            <w:vAlign w:val="center"/>
          </w:tcPr>
          <w:p w14:paraId="064AFFA2"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6</w:t>
            </w:r>
          </w:p>
        </w:tc>
        <w:tc>
          <w:tcPr>
            <w:tcW w:w="1185" w:type="dxa"/>
            <w:tcBorders>
              <w:top w:val="nil"/>
              <w:bottom w:val="nil"/>
            </w:tcBorders>
            <w:vAlign w:val="center"/>
          </w:tcPr>
          <w:p w14:paraId="063D93BE"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035981BF"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3</m:t>
                    </m:r>
                  </m:sub>
                </m:sSub>
              </m:oMath>
            </m:oMathPara>
          </w:p>
        </w:tc>
        <w:tc>
          <w:tcPr>
            <w:tcW w:w="1185" w:type="dxa"/>
            <w:tcBorders>
              <w:top w:val="nil"/>
              <w:bottom w:val="nil"/>
            </w:tcBorders>
            <w:vAlign w:val="center"/>
          </w:tcPr>
          <w:p w14:paraId="1BD325D3"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3</m:t>
                    </m:r>
                  </m:sub>
                </m:sSub>
              </m:oMath>
            </m:oMathPara>
          </w:p>
        </w:tc>
        <w:tc>
          <w:tcPr>
            <w:tcW w:w="1185" w:type="dxa"/>
            <w:tcBorders>
              <w:top w:val="nil"/>
              <w:bottom w:val="nil"/>
            </w:tcBorders>
            <w:vAlign w:val="center"/>
          </w:tcPr>
          <w:p w14:paraId="0E5ED44A"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6702DD0B"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3</m:t>
                    </m:r>
                  </m:sub>
                </m:sSub>
              </m:oMath>
            </m:oMathPara>
          </w:p>
        </w:tc>
        <w:tc>
          <w:tcPr>
            <w:tcW w:w="1186" w:type="dxa"/>
            <w:tcBorders>
              <w:top w:val="nil"/>
              <w:bottom w:val="nil"/>
              <w:right w:val="nil"/>
            </w:tcBorders>
            <w:vAlign w:val="center"/>
          </w:tcPr>
          <w:p w14:paraId="73E6D7BE" w14:textId="77777777" w:rsidR="007F4D4F" w:rsidRDefault="007F4D4F" w:rsidP="000E2957">
            <w:pPr>
              <w:jc w:val="center"/>
              <w:rPr>
                <w:rFonts w:ascii="Times New Roman" w:eastAsia="楷体" w:hAnsi="Times New Roman"/>
                <w:b/>
                <w:iCs/>
                <w:color w:val="000000" w:themeColor="text1"/>
                <w:sz w:val="22"/>
              </w:rPr>
            </w:pPr>
          </w:p>
        </w:tc>
      </w:tr>
      <w:tr w:rsidR="007F4D4F" w14:paraId="232617D6" w14:textId="77777777" w:rsidTr="000E2957">
        <w:tc>
          <w:tcPr>
            <w:tcW w:w="1185" w:type="dxa"/>
            <w:tcBorders>
              <w:top w:val="nil"/>
              <w:left w:val="nil"/>
              <w:bottom w:val="nil"/>
            </w:tcBorders>
            <w:vAlign w:val="center"/>
          </w:tcPr>
          <w:p w14:paraId="76B48B36"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7</w:t>
            </w:r>
          </w:p>
        </w:tc>
        <w:tc>
          <w:tcPr>
            <w:tcW w:w="1185" w:type="dxa"/>
            <w:tcBorders>
              <w:top w:val="nil"/>
              <w:bottom w:val="nil"/>
            </w:tcBorders>
            <w:vAlign w:val="center"/>
          </w:tcPr>
          <w:p w14:paraId="074D9014"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2</m:t>
                    </m:r>
                  </m:sub>
                </m:sSub>
              </m:oMath>
            </m:oMathPara>
          </w:p>
        </w:tc>
        <w:tc>
          <w:tcPr>
            <w:tcW w:w="1185" w:type="dxa"/>
            <w:tcBorders>
              <w:top w:val="nil"/>
              <w:bottom w:val="nil"/>
            </w:tcBorders>
            <w:vAlign w:val="center"/>
          </w:tcPr>
          <w:p w14:paraId="459D13AD"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3608A778"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nil"/>
            </w:tcBorders>
            <w:vAlign w:val="center"/>
          </w:tcPr>
          <w:p w14:paraId="050D7559"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3</m:t>
                    </m:r>
                  </m:sub>
                </m:sSub>
              </m:oMath>
            </m:oMathPara>
          </w:p>
        </w:tc>
        <w:tc>
          <w:tcPr>
            <w:tcW w:w="1185" w:type="dxa"/>
            <w:tcBorders>
              <w:top w:val="nil"/>
              <w:bottom w:val="nil"/>
            </w:tcBorders>
            <w:vAlign w:val="center"/>
          </w:tcPr>
          <w:p w14:paraId="705B8722" w14:textId="77777777" w:rsidR="007F4D4F" w:rsidRDefault="007F4D4F" w:rsidP="000E2957">
            <w:pPr>
              <w:jc w:val="center"/>
              <w:rPr>
                <w:rFonts w:ascii="Times New Roman" w:eastAsia="楷体" w:hAnsi="Times New Roman"/>
                <w:b/>
                <w:iCs/>
                <w:color w:val="000000" w:themeColor="text1"/>
                <w:sz w:val="22"/>
              </w:rPr>
            </w:pPr>
          </w:p>
        </w:tc>
        <w:tc>
          <w:tcPr>
            <w:tcW w:w="1186" w:type="dxa"/>
            <w:tcBorders>
              <w:top w:val="nil"/>
              <w:bottom w:val="nil"/>
              <w:right w:val="nil"/>
            </w:tcBorders>
            <w:vAlign w:val="center"/>
          </w:tcPr>
          <w:p w14:paraId="025C1F36"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8</w:t>
            </w:r>
          </w:p>
        </w:tc>
      </w:tr>
      <w:tr w:rsidR="007F4D4F" w14:paraId="60C930E7" w14:textId="77777777" w:rsidTr="000E2957">
        <w:tc>
          <w:tcPr>
            <w:tcW w:w="1185" w:type="dxa"/>
            <w:tcBorders>
              <w:top w:val="nil"/>
              <w:left w:val="nil"/>
              <w:bottom w:val="single" w:sz="12" w:space="0" w:color="auto"/>
            </w:tcBorders>
            <w:vAlign w:val="center"/>
          </w:tcPr>
          <w:p w14:paraId="076D2F96" w14:textId="77777777" w:rsidR="007F4D4F" w:rsidRDefault="007F4D4F" w:rsidP="000E2957">
            <w:pPr>
              <w:jc w:val="center"/>
              <w:rPr>
                <w:rFonts w:ascii="Times New Roman" w:eastAsia="楷体" w:hAnsi="Times New Roman"/>
                <w:b/>
                <w:iCs/>
                <w:color w:val="000000" w:themeColor="text1"/>
                <w:sz w:val="22"/>
              </w:rPr>
            </w:pPr>
            <w:r>
              <w:rPr>
                <w:rFonts w:ascii="Times New Roman" w:eastAsia="楷体" w:hAnsi="Times New Roman" w:hint="eastAsia"/>
                <w:b/>
                <w:iCs/>
                <w:color w:val="000000" w:themeColor="text1"/>
                <w:sz w:val="22"/>
              </w:rPr>
              <w:t>8</w:t>
            </w:r>
          </w:p>
        </w:tc>
        <w:tc>
          <w:tcPr>
            <w:tcW w:w="1185" w:type="dxa"/>
            <w:tcBorders>
              <w:top w:val="nil"/>
              <w:bottom w:val="single" w:sz="12" w:space="0" w:color="auto"/>
            </w:tcBorders>
            <w:vAlign w:val="center"/>
          </w:tcPr>
          <w:p w14:paraId="02C73283"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single" w:sz="12" w:space="0" w:color="auto"/>
            </w:tcBorders>
            <w:vAlign w:val="center"/>
          </w:tcPr>
          <w:p w14:paraId="2EE974BA"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1</m:t>
                    </m:r>
                  </m:sub>
                </m:sSub>
              </m:oMath>
            </m:oMathPara>
          </w:p>
        </w:tc>
        <w:tc>
          <w:tcPr>
            <w:tcW w:w="1185" w:type="dxa"/>
            <w:tcBorders>
              <w:top w:val="nil"/>
              <w:bottom w:val="single" w:sz="12" w:space="0" w:color="auto"/>
            </w:tcBorders>
            <w:vAlign w:val="center"/>
          </w:tcPr>
          <w:p w14:paraId="4D2FD2B2"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b/>
                        <w:i/>
                        <w:color w:val="000000" w:themeColor="text1"/>
                        <w:sz w:val="22"/>
                      </w:rPr>
                    </m:ctrlPr>
                  </m:sSubPr>
                  <m:e>
                    <m:r>
                      <m:rPr>
                        <m:sty m:val="bi"/>
                      </m:rPr>
                      <w:rPr>
                        <w:rFonts w:ascii="Cambria Math" w:eastAsia="楷体" w:hAnsi="Cambria Math"/>
                        <w:color w:val="000000" w:themeColor="text1"/>
                        <w:sz w:val="22"/>
                      </w:rPr>
                      <m:t>S</m:t>
                    </m:r>
                  </m:e>
                  <m:sub>
                    <m:r>
                      <m:rPr>
                        <m:sty m:val="bi"/>
                      </m:rPr>
                      <w:rPr>
                        <w:rFonts w:ascii="Cambria Math" w:eastAsia="楷体" w:hAnsi="Cambria Math"/>
                        <w:color w:val="000000" w:themeColor="text1"/>
                        <w:sz w:val="22"/>
                      </w:rPr>
                      <m:t>4</m:t>
                    </m:r>
                  </m:sub>
                </m:sSub>
              </m:oMath>
            </m:oMathPara>
          </w:p>
        </w:tc>
        <w:tc>
          <w:tcPr>
            <w:tcW w:w="1185" w:type="dxa"/>
            <w:tcBorders>
              <w:top w:val="nil"/>
              <w:bottom w:val="single" w:sz="12" w:space="0" w:color="auto"/>
            </w:tcBorders>
            <w:vAlign w:val="center"/>
          </w:tcPr>
          <w:p w14:paraId="3EB2E050" w14:textId="77777777" w:rsidR="007F4D4F" w:rsidRDefault="007F4D4F" w:rsidP="000E2957">
            <w:pPr>
              <w:jc w:val="center"/>
              <w:rPr>
                <w:rFonts w:ascii="Times New Roman" w:eastAsia="楷体" w:hAnsi="Times New Roman"/>
                <w:b/>
                <w:iCs/>
                <w:color w:val="000000" w:themeColor="text1"/>
                <w:sz w:val="22"/>
              </w:rPr>
            </w:pPr>
          </w:p>
        </w:tc>
        <w:tc>
          <w:tcPr>
            <w:tcW w:w="1185" w:type="dxa"/>
            <w:tcBorders>
              <w:top w:val="nil"/>
              <w:bottom w:val="single" w:sz="12" w:space="0" w:color="auto"/>
            </w:tcBorders>
            <w:vAlign w:val="center"/>
          </w:tcPr>
          <w:p w14:paraId="6F543B3F" w14:textId="77777777" w:rsidR="007F4D4F" w:rsidRDefault="007F4D4F" w:rsidP="000E2957">
            <w:pPr>
              <w:jc w:val="center"/>
              <w:rPr>
                <w:rFonts w:ascii="Times New Roman" w:eastAsia="楷体" w:hAnsi="Times New Roman"/>
                <w:b/>
                <w:iCs/>
                <w:color w:val="000000" w:themeColor="text1"/>
                <w:sz w:val="22"/>
              </w:rPr>
            </w:pPr>
            <m:oMathPara>
              <m:oMath>
                <m:sSub>
                  <m:sSubPr>
                    <m:ctrlPr>
                      <w:rPr>
                        <w:rFonts w:ascii="Cambria Math" w:eastAsia="楷体" w:hAnsi="Cambria Math" w:cs="Times New Roman"/>
                        <w:b/>
                        <w:bCs/>
                        <w:i/>
                        <w:iCs/>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1</m:t>
                    </m:r>
                  </m:sub>
                </m:sSub>
              </m:oMath>
            </m:oMathPara>
          </w:p>
        </w:tc>
        <w:tc>
          <w:tcPr>
            <w:tcW w:w="1186" w:type="dxa"/>
            <w:tcBorders>
              <w:top w:val="nil"/>
              <w:bottom w:val="single" w:sz="12" w:space="0" w:color="auto"/>
              <w:right w:val="nil"/>
            </w:tcBorders>
            <w:vAlign w:val="center"/>
          </w:tcPr>
          <w:p w14:paraId="0D71C618" w14:textId="77777777" w:rsidR="007F4D4F" w:rsidRDefault="007F4D4F" w:rsidP="000E2957">
            <w:pPr>
              <w:jc w:val="center"/>
              <w:rPr>
                <w:rFonts w:ascii="Times New Roman" w:eastAsia="楷体" w:hAnsi="Times New Roman"/>
                <w:b/>
                <w:iCs/>
                <w:color w:val="000000" w:themeColor="text1"/>
                <w:sz w:val="22"/>
              </w:rPr>
            </w:pPr>
          </w:p>
        </w:tc>
      </w:tr>
    </w:tbl>
    <w:p w14:paraId="2165F1E0" w14:textId="77777777" w:rsidR="007F4D4F" w:rsidRDefault="007F4D4F" w:rsidP="007F4D4F">
      <w:pPr>
        <w:rPr>
          <w:rFonts w:ascii="Times New Roman" w:eastAsia="楷体" w:hAnsi="Times New Roman"/>
          <w:b/>
          <w:iCs/>
          <w:color w:val="000000" w:themeColor="text1"/>
          <w:sz w:val="22"/>
        </w:rPr>
      </w:pPr>
    </w:p>
    <w:p w14:paraId="3992154D" w14:textId="77777777" w:rsidR="007F4D4F" w:rsidRDefault="007F4D4F" w:rsidP="00836A6D">
      <w:pPr>
        <w:ind w:left="139" w:hangingChars="63" w:hanging="139"/>
        <w:rPr>
          <w:rFonts w:ascii="Times New Roman" w:eastAsia="楷体" w:hAnsi="Times New Roman" w:hint="eastAsia"/>
          <w:b/>
          <w:bCs/>
          <w:color w:val="000000" w:themeColor="text1"/>
          <w:sz w:val="22"/>
        </w:rPr>
      </w:pPr>
    </w:p>
    <w:p w14:paraId="26B226CF" w14:textId="77777777" w:rsidR="007F4D4F" w:rsidRDefault="007F4D4F" w:rsidP="00836A6D">
      <w:pPr>
        <w:ind w:left="139" w:hangingChars="63" w:hanging="139"/>
        <w:rPr>
          <w:rFonts w:ascii="Times New Roman" w:eastAsia="楷体" w:hAnsi="Times New Roman"/>
          <w:b/>
          <w:bCs/>
          <w:color w:val="000000" w:themeColor="text1"/>
          <w:sz w:val="22"/>
        </w:rPr>
      </w:pPr>
    </w:p>
    <w:p w14:paraId="2FEE976C" w14:textId="77777777" w:rsidR="007F4D4F" w:rsidRDefault="007F4D4F" w:rsidP="00836A6D">
      <w:pPr>
        <w:ind w:left="139" w:hangingChars="63" w:hanging="139"/>
        <w:rPr>
          <w:rFonts w:ascii="Times New Roman" w:eastAsia="楷体" w:hAnsi="Times New Roman"/>
          <w:b/>
          <w:bCs/>
          <w:color w:val="000000" w:themeColor="text1"/>
          <w:sz w:val="22"/>
        </w:rPr>
        <w:sectPr w:rsidR="007F4D4F">
          <w:pgSz w:w="11906" w:h="16838"/>
          <w:pgMar w:top="1440" w:right="1800" w:bottom="1440" w:left="1800" w:header="851" w:footer="992" w:gutter="0"/>
          <w:cols w:space="425"/>
          <w:docGrid w:type="lines" w:linePitch="312"/>
        </w:sectPr>
      </w:pPr>
    </w:p>
    <w:p w14:paraId="2252FCBE" w14:textId="519A0F1E" w:rsidR="00F94DD3" w:rsidRDefault="00F94DD3" w:rsidP="00F94DD3">
      <w:pPr>
        <w:pStyle w:val="1"/>
        <w:jc w:val="center"/>
      </w:pPr>
      <w:r>
        <w:rPr>
          <w:rFonts w:hint="eastAsia"/>
        </w:rPr>
        <w:lastRenderedPageBreak/>
        <w:t>第七章作业</w:t>
      </w:r>
    </w:p>
    <w:p w14:paraId="13802262" w14:textId="77777777" w:rsidR="0053733B" w:rsidRDefault="0053733B" w:rsidP="0053733B">
      <w:pPr>
        <w:ind w:left="139" w:hangingChars="63" w:hanging="139"/>
        <w:rPr>
          <w:rFonts w:ascii="Times New Roman" w:eastAsia="楷体" w:hAnsi="Times New Roman"/>
          <w:b/>
          <w:bCs/>
          <w:sz w:val="22"/>
        </w:rPr>
      </w:pPr>
      <w:r w:rsidRPr="00BE5E6E">
        <w:rPr>
          <w:rFonts w:ascii="Times New Roman" w:eastAsia="楷体" w:hAnsi="Times New Roman"/>
          <w:b/>
          <w:bCs/>
          <w:color w:val="000000" w:themeColor="text1"/>
          <w:sz w:val="22"/>
        </w:rPr>
        <w:t xml:space="preserve">1. </w:t>
      </w:r>
      <w:r>
        <w:rPr>
          <w:rFonts w:ascii="Times New Roman" w:eastAsia="楷体" w:hAnsi="Times New Roman" w:hint="eastAsia"/>
          <w:b/>
          <w:bCs/>
          <w:sz w:val="22"/>
        </w:rPr>
        <w:t>下面的文法</w:t>
      </w:r>
      <m:oMath>
        <m:r>
          <m:rPr>
            <m:sty m:val="bi"/>
          </m:rPr>
          <w:rPr>
            <w:rFonts w:ascii="Cambria Math" w:eastAsia="楷体" w:hAnsi="Cambria Math"/>
            <w:sz w:val="22"/>
          </w:rPr>
          <m:t>G[</m:t>
        </m:r>
        <m:sSup>
          <m:sSupPr>
            <m:ctrlPr>
              <w:rPr>
                <w:rFonts w:ascii="Cambria Math" w:eastAsia="楷体" w:hAnsi="Cambria Math"/>
                <w:b/>
                <w:bCs/>
                <w:i/>
                <w:sz w:val="22"/>
              </w:rPr>
            </m:ctrlPr>
          </m:sSupPr>
          <m:e>
            <m:r>
              <m:rPr>
                <m:sty m:val="bi"/>
              </m:rPr>
              <w:rPr>
                <w:rFonts w:ascii="Cambria Math" w:eastAsia="楷体" w:hAnsi="Cambria Math"/>
                <w:sz w:val="22"/>
              </w:rPr>
              <m:t>S</m:t>
            </m:r>
          </m:e>
          <m:sup>
            <m:r>
              <m:rPr>
                <m:sty m:val="bi"/>
              </m:rPr>
              <w:rPr>
                <w:rFonts w:ascii="Cambria Math" w:eastAsia="楷体" w:hAnsi="Cambria Math"/>
                <w:sz w:val="22"/>
              </w:rPr>
              <m:t>'</m:t>
            </m:r>
          </m:sup>
        </m:sSup>
        <m:r>
          <m:rPr>
            <m:sty m:val="bi"/>
          </m:rPr>
          <w:rPr>
            <w:rFonts w:ascii="Cambria Math" w:eastAsia="楷体" w:hAnsi="Cambria Math"/>
            <w:sz w:val="22"/>
          </w:rPr>
          <m:t>]</m:t>
        </m:r>
      </m:oMath>
      <w:r>
        <w:rPr>
          <w:rFonts w:ascii="Times New Roman" w:eastAsia="楷体" w:hAnsi="Times New Roman" w:hint="eastAsia"/>
          <w:b/>
          <w:bCs/>
          <w:sz w:val="22"/>
        </w:rPr>
        <w:t>描述由布尔常量</w:t>
      </w:r>
      <m:oMath>
        <m:r>
          <m:rPr>
            <m:sty m:val="bi"/>
          </m:rPr>
          <w:rPr>
            <w:rFonts w:ascii="Cambria Math" w:eastAsia="楷体" w:hAnsi="Cambria Math"/>
            <w:sz w:val="22"/>
          </w:rPr>
          <m:t>false</m:t>
        </m:r>
      </m:oMath>
      <w:r>
        <w:rPr>
          <w:rFonts w:ascii="Times New Roman" w:eastAsia="楷体" w:hAnsi="Times New Roman" w:hint="eastAsia"/>
          <w:b/>
          <w:bCs/>
          <w:sz w:val="22"/>
        </w:rPr>
        <w:t>,</w:t>
      </w:r>
      <m:oMath>
        <m:r>
          <m:rPr>
            <m:sty m:val="bi"/>
          </m:rPr>
          <w:rPr>
            <w:rFonts w:ascii="Cambria Math" w:eastAsia="楷体" w:hAnsi="Cambria Math"/>
            <w:sz w:val="22"/>
          </w:rPr>
          <m:t xml:space="preserve"> true</m:t>
        </m:r>
      </m:oMath>
      <w:r>
        <w:rPr>
          <w:rFonts w:ascii="Times New Roman" w:eastAsia="楷体" w:hAnsi="Times New Roman" w:hint="eastAsia"/>
          <w:b/>
          <w:bCs/>
          <w:sz w:val="22"/>
        </w:rPr>
        <w:t>,</w:t>
      </w:r>
      <w:r>
        <w:rPr>
          <w:rFonts w:ascii="Times New Roman" w:eastAsia="楷体" w:hAnsi="Times New Roman" w:hint="eastAsia"/>
          <w:b/>
          <w:bCs/>
          <w:sz w:val="22"/>
        </w:rPr>
        <w:t>联结词</w:t>
      </w:r>
      <m:oMath>
        <m:r>
          <m:rPr>
            <m:sty m:val="bi"/>
          </m:rPr>
          <w:rPr>
            <w:rFonts w:ascii="Cambria Math" w:eastAsia="等线" w:hAnsi="Cambria Math" w:hint="eastAsia"/>
            <w:sz w:val="22"/>
          </w:rPr>
          <m:t>∧</m:t>
        </m:r>
      </m:oMath>
      <w:r>
        <w:rPr>
          <w:rFonts w:ascii="Times New Roman" w:eastAsia="楷体" w:hAnsi="Times New Roman" w:hint="eastAsia"/>
          <w:b/>
          <w:bCs/>
          <w:sz w:val="22"/>
        </w:rPr>
        <w:t>(</w:t>
      </w:r>
      <w:r>
        <w:rPr>
          <w:rFonts w:ascii="Times New Roman" w:eastAsia="楷体" w:hAnsi="Times New Roman" w:hint="eastAsia"/>
          <w:b/>
          <w:bCs/>
          <w:sz w:val="22"/>
        </w:rPr>
        <w:t>合取</w:t>
      </w:r>
      <w:r>
        <w:rPr>
          <w:rFonts w:ascii="Times New Roman" w:eastAsia="楷体" w:hAnsi="Times New Roman"/>
          <w:b/>
          <w:bCs/>
          <w:sz w:val="22"/>
        </w:rPr>
        <w:t>)</w:t>
      </w:r>
      <w:r>
        <w:rPr>
          <w:rFonts w:ascii="Times New Roman" w:eastAsia="楷体" w:hAnsi="Times New Roman" w:hint="eastAsia"/>
          <w:b/>
          <w:bCs/>
          <w:sz w:val="22"/>
        </w:rPr>
        <w:t>、</w:t>
      </w:r>
      <m:oMath>
        <m:r>
          <m:rPr>
            <m:sty m:val="bi"/>
          </m:rPr>
          <w:rPr>
            <w:rFonts w:ascii="Cambria Math" w:eastAsia="等线" w:hAnsi="Cambria Math" w:hint="eastAsia"/>
            <w:sz w:val="22"/>
          </w:rPr>
          <m:t>∨</m:t>
        </m:r>
      </m:oMath>
      <w:r>
        <w:rPr>
          <w:rFonts w:ascii="Times New Roman" w:eastAsia="楷体" w:hAnsi="Times New Roman" w:hint="eastAsia"/>
          <w:b/>
          <w:bCs/>
          <w:sz w:val="22"/>
        </w:rPr>
        <w:t>(</w:t>
      </w:r>
      <w:r>
        <w:rPr>
          <w:rFonts w:ascii="Times New Roman" w:eastAsia="楷体" w:hAnsi="Times New Roman" w:hint="eastAsia"/>
          <w:b/>
          <w:bCs/>
          <w:sz w:val="22"/>
        </w:rPr>
        <w:t>析取</w:t>
      </w:r>
      <w:r>
        <w:rPr>
          <w:rFonts w:ascii="Times New Roman" w:eastAsia="楷体" w:hAnsi="Times New Roman" w:hint="eastAsia"/>
          <w:b/>
          <w:bCs/>
          <w:sz w:val="22"/>
        </w:rPr>
        <w:t>)</w:t>
      </w:r>
      <w:r>
        <w:rPr>
          <w:rFonts w:ascii="Times New Roman" w:eastAsia="楷体" w:hAnsi="Times New Roman" w:hint="eastAsia"/>
          <w:b/>
          <w:bCs/>
          <w:sz w:val="22"/>
        </w:rPr>
        <w:t>、</w:t>
      </w:r>
      <m:oMath>
        <m:r>
          <m:rPr>
            <m:sty m:val="bi"/>
          </m:rPr>
          <w:rPr>
            <w:rFonts w:ascii="Cambria Math" w:eastAsia="楷体" w:hAnsi="Cambria Math"/>
            <w:sz w:val="22"/>
          </w:rPr>
          <m:t>¬</m:t>
        </m:r>
      </m:oMath>
      <w:r>
        <w:rPr>
          <w:rFonts w:ascii="Times New Roman" w:eastAsia="楷体" w:hAnsi="Times New Roman" w:hint="eastAsia"/>
          <w:b/>
          <w:bCs/>
          <w:sz w:val="22"/>
        </w:rPr>
        <w:t>(</w:t>
      </w:r>
      <w:r>
        <w:rPr>
          <w:rFonts w:ascii="Times New Roman" w:eastAsia="楷体" w:hAnsi="Times New Roman" w:hint="eastAsia"/>
          <w:b/>
          <w:bCs/>
          <w:sz w:val="22"/>
        </w:rPr>
        <w:t>否定</w:t>
      </w:r>
      <w:r>
        <w:rPr>
          <w:rFonts w:ascii="Times New Roman" w:eastAsia="楷体" w:hAnsi="Times New Roman"/>
          <w:b/>
          <w:bCs/>
          <w:sz w:val="22"/>
        </w:rPr>
        <w:t>)</w:t>
      </w:r>
      <w:r>
        <w:rPr>
          <w:rFonts w:ascii="Times New Roman" w:eastAsia="楷体" w:hAnsi="Times New Roman" w:hint="eastAsia"/>
          <w:b/>
          <w:bCs/>
          <w:sz w:val="22"/>
        </w:rPr>
        <w:t>构成的不含括号的二值布尔表达式的集合：</w:t>
      </w:r>
    </w:p>
    <w:p w14:paraId="35B3D74E" w14:textId="77777777" w:rsidR="0053733B" w:rsidRPr="00BE5E6E" w:rsidRDefault="00000000" w:rsidP="0053733B">
      <w:pPr>
        <w:rPr>
          <w:rFonts w:ascii="Times New Roman" w:eastAsia="楷体" w:hAnsi="Times New Roman" w:cs="Times New Roman"/>
          <w:b/>
          <w:color w:val="000000" w:themeColor="text1"/>
          <w:sz w:val="22"/>
        </w:rPr>
      </w:pPr>
      <m:oMathPara>
        <m:oMathParaPr>
          <m:jc m:val="left"/>
        </m:oMathParaPr>
        <m:oMath>
          <m:sSup>
            <m:sSupPr>
              <m:ctrlPr>
                <w:rPr>
                  <w:rFonts w:ascii="Cambria Math" w:eastAsia="楷体" w:hAnsi="Cambria Math" w:cs="Times New Roman"/>
                  <w:b/>
                  <w:i/>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→S</m:t>
          </m:r>
        </m:oMath>
      </m:oMathPara>
    </w:p>
    <w:p w14:paraId="4F578CAC" w14:textId="77777777" w:rsidR="0053733B" w:rsidRPr="00BE5E6E" w:rsidRDefault="0053733B" w:rsidP="0053733B">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S→S</m:t>
          </m:r>
          <m:r>
            <m:rPr>
              <m:sty m:val="bi"/>
            </m:rPr>
            <w:rPr>
              <w:rFonts w:ascii="Cambria Math" w:eastAsia="等线" w:hAnsi="Cambria Math" w:hint="eastAsia"/>
              <w:sz w:val="22"/>
            </w:rPr>
            <m:t>∨</m:t>
          </m:r>
          <m:r>
            <m:rPr>
              <m:sty m:val="bi"/>
            </m:rPr>
            <w:rPr>
              <w:rFonts w:ascii="Cambria Math" w:eastAsia="楷体" w:hAnsi="Cambria Math" w:cs="Times New Roman"/>
              <w:color w:val="000000" w:themeColor="text1"/>
              <w:sz w:val="22"/>
            </w:rPr>
            <m:t>T|T</m:t>
          </m:r>
        </m:oMath>
      </m:oMathPara>
    </w:p>
    <w:p w14:paraId="6CBC8B4F" w14:textId="77777777" w:rsidR="0053733B" w:rsidRPr="00095260" w:rsidRDefault="0053733B" w:rsidP="0053733B">
      <w:pP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T→T</m:t>
          </m:r>
          <m:r>
            <m:rPr>
              <m:sty m:val="bi"/>
            </m:rPr>
            <w:rPr>
              <w:rFonts w:ascii="Cambria Math" w:eastAsia="等线" w:hAnsi="Cambria Math" w:hint="eastAsia"/>
              <w:sz w:val="22"/>
            </w:rPr>
            <m:t>∧</m:t>
          </m:r>
          <m:r>
            <m:rPr>
              <m:sty m:val="bi"/>
            </m:rPr>
            <w:rPr>
              <w:rFonts w:ascii="Cambria Math" w:eastAsia="楷体" w:hAnsi="Cambria Math" w:cs="Times New Roman"/>
              <w:color w:val="000000" w:themeColor="text1"/>
              <w:sz w:val="22"/>
            </w:rPr>
            <m:t>F|F</m:t>
          </m:r>
        </m:oMath>
      </m:oMathPara>
    </w:p>
    <w:p w14:paraId="183933F6" w14:textId="77777777" w:rsidR="0053733B" w:rsidRPr="00BE5E6E" w:rsidRDefault="0053733B" w:rsidP="0053733B">
      <w:pPr>
        <w:rPr>
          <w:rFonts w:ascii="Times New Roman" w:eastAsia="楷体" w:hAnsi="Times New Roman" w:cs="Times New Roman"/>
          <w:b/>
          <w:bCs/>
          <w:iCs/>
          <w:color w:val="000000" w:themeColor="text1"/>
          <w:sz w:val="22"/>
        </w:rPr>
      </w:pPr>
      <m:oMathPara>
        <m:oMathParaPr>
          <m:jc m:val="left"/>
        </m:oMathParaPr>
        <m:oMath>
          <m:r>
            <m:rPr>
              <m:sty m:val="bi"/>
            </m:rPr>
            <w:rPr>
              <w:rFonts w:ascii="Cambria Math" w:eastAsia="楷体" w:hAnsi="Cambria Math" w:cs="Times New Roman"/>
              <w:color w:val="000000" w:themeColor="text1"/>
              <w:sz w:val="22"/>
            </w:rPr>
            <m:t>F→</m:t>
          </m:r>
          <m:r>
            <m:rPr>
              <m:sty m:val="bi"/>
            </m:rPr>
            <w:rPr>
              <w:rFonts w:ascii="Cambria Math" w:eastAsia="楷体" w:hAnsi="Cambria Math"/>
              <w:sz w:val="22"/>
            </w:rPr>
            <m:t>¬F|</m:t>
          </m:r>
          <m:r>
            <m:rPr>
              <m:sty m:val="bi"/>
            </m:rPr>
            <w:rPr>
              <w:rFonts w:ascii="Cambria Math" w:eastAsia="楷体" w:hAnsi="Cambria Math" w:cs="Times New Roman"/>
              <w:color w:val="000000" w:themeColor="text1"/>
              <w:sz w:val="22"/>
            </w:rPr>
            <m:t>false|true</m:t>
          </m:r>
        </m:oMath>
      </m:oMathPara>
    </w:p>
    <w:p w14:paraId="658B2B53"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iCs/>
          <w:color w:val="000000" w:themeColor="text1"/>
          <w:sz w:val="22"/>
        </w:rPr>
        <w:t>试设计一个基于</w:t>
      </w:r>
      <m:oMath>
        <m:r>
          <m:rPr>
            <m:sty m:val="bi"/>
          </m:rPr>
          <w:rPr>
            <w:rFonts w:ascii="Cambria Math" w:eastAsia="楷体" w:hAnsi="Cambria Math"/>
            <w:sz w:val="22"/>
          </w:rPr>
          <m:t>G[</m:t>
        </m:r>
        <m:sSup>
          <m:sSupPr>
            <m:ctrlPr>
              <w:rPr>
                <w:rFonts w:ascii="Cambria Math" w:eastAsia="楷体" w:hAnsi="Cambria Math"/>
                <w:b/>
                <w:bCs/>
                <w:i/>
                <w:sz w:val="22"/>
              </w:rPr>
            </m:ctrlPr>
          </m:sSupPr>
          <m:e>
            <m:r>
              <m:rPr>
                <m:sty m:val="bi"/>
              </m:rPr>
              <w:rPr>
                <w:rFonts w:ascii="Cambria Math" w:eastAsia="楷体" w:hAnsi="Cambria Math"/>
                <w:sz w:val="22"/>
              </w:rPr>
              <m:t>S</m:t>
            </m:r>
          </m:e>
          <m:sup>
            <m:r>
              <m:rPr>
                <m:sty m:val="bi"/>
              </m:rPr>
              <w:rPr>
                <w:rFonts w:ascii="Cambria Math" w:eastAsia="楷体" w:hAnsi="Cambria Math"/>
                <w:sz w:val="22"/>
              </w:rPr>
              <m:t>'</m:t>
            </m:r>
          </m:sup>
        </m:sSup>
        <m:r>
          <m:rPr>
            <m:sty m:val="bi"/>
          </m:rPr>
          <w:rPr>
            <w:rFonts w:ascii="Cambria Math" w:eastAsia="楷体" w:hAnsi="Cambria Math"/>
            <w:sz w:val="22"/>
          </w:rPr>
          <m:t>]</m:t>
        </m:r>
      </m:oMath>
      <w:r>
        <w:rPr>
          <w:rFonts w:ascii="Times New Roman" w:eastAsia="楷体" w:hAnsi="Times New Roman" w:cs="Times New Roman" w:hint="eastAsia"/>
          <w:b/>
          <w:bCs/>
          <w:sz w:val="22"/>
        </w:rPr>
        <w:t>的属性文法，它可以计算出每个二值布尔表达式的取值。如对于句子</w:t>
      </w:r>
      <m:oMath>
        <m:r>
          <m:rPr>
            <m:sty m:val="bi"/>
          </m:rPr>
          <w:rPr>
            <w:rFonts w:ascii="Cambria Math" w:eastAsia="楷体" w:hAnsi="Cambria Math"/>
            <w:sz w:val="22"/>
          </w:rPr>
          <m:t>¬</m:t>
        </m:r>
        <m:r>
          <m:rPr>
            <m:sty m:val="bi"/>
          </m:rPr>
          <w:rPr>
            <w:rFonts w:ascii="Cambria Math" w:eastAsia="楷体" w:hAnsi="Cambria Math" w:hint="eastAsia"/>
            <w:sz w:val="22"/>
          </w:rPr>
          <m:t>tr</m:t>
        </m:r>
        <m:r>
          <m:rPr>
            <m:sty m:val="bi"/>
          </m:rPr>
          <w:rPr>
            <w:rFonts w:ascii="Cambria Math" w:eastAsia="楷体" w:hAnsi="Cambria Math"/>
            <w:sz w:val="22"/>
          </w:rPr>
          <m:t>ue</m:t>
        </m:r>
        <m:r>
          <m:rPr>
            <m:sty m:val="bi"/>
          </m:rPr>
          <w:rPr>
            <w:rFonts w:ascii="Cambria Math" w:eastAsia="等线" w:hAnsi="Cambria Math" w:hint="eastAsia"/>
            <w:sz w:val="22"/>
          </w:rPr>
          <m:t>∨</m:t>
        </m:r>
        <m:r>
          <m:rPr>
            <m:sty m:val="bi"/>
          </m:rPr>
          <w:rPr>
            <w:rFonts w:ascii="Cambria Math" w:eastAsia="楷体" w:hAnsi="Cambria Math"/>
            <w:sz w:val="22"/>
          </w:rPr>
          <m:t>¬false</m:t>
        </m:r>
        <m:r>
          <m:rPr>
            <m:sty m:val="bi"/>
          </m:rPr>
          <w:rPr>
            <w:rFonts w:ascii="Cambria Math" w:eastAsia="等线" w:hAnsi="Cambria Math" w:hint="eastAsia"/>
            <w:sz w:val="22"/>
          </w:rPr>
          <m:t>∧</m:t>
        </m:r>
        <m:r>
          <m:rPr>
            <m:sty m:val="bi"/>
          </m:rPr>
          <w:rPr>
            <w:rFonts w:ascii="Cambria Math" w:eastAsia="楷体" w:hAnsi="Cambria Math"/>
            <w:sz w:val="22"/>
          </w:rPr>
          <m:t>true</m:t>
        </m:r>
      </m:oMath>
      <w:r>
        <w:rPr>
          <w:rFonts w:ascii="Times New Roman" w:eastAsia="楷体" w:hAnsi="Times New Roman" w:cs="Times New Roman" w:hint="eastAsia"/>
          <w:b/>
          <w:bCs/>
          <w:sz w:val="22"/>
        </w:rPr>
        <w:t>，输出是</w:t>
      </w:r>
      <w:r>
        <w:rPr>
          <w:rFonts w:ascii="Times New Roman" w:eastAsia="楷体" w:hAnsi="Times New Roman" w:cs="Times New Roman" w:hint="eastAsia"/>
          <w:b/>
          <w:bCs/>
          <w:sz w:val="22"/>
        </w:rPr>
        <w:t>true</w:t>
      </w:r>
      <w:r>
        <w:rPr>
          <w:rFonts w:ascii="Times New Roman" w:eastAsia="楷体" w:hAnsi="Times New Roman" w:cs="Times New Roman" w:hint="eastAsia"/>
          <w:b/>
          <w:bCs/>
          <w:sz w:val="22"/>
        </w:rPr>
        <w:t>。</w:t>
      </w:r>
    </w:p>
    <w:p w14:paraId="2709E985" w14:textId="77777777" w:rsidR="0053733B" w:rsidRPr="000F0560" w:rsidRDefault="0053733B" w:rsidP="0053733B">
      <w:pPr>
        <w:rPr>
          <w:rFonts w:ascii="Times New Roman" w:eastAsia="楷体" w:hAnsi="Times New Roman" w:cs="Times New Roman"/>
          <w:b/>
          <w:bCs/>
          <w:color w:val="FF0000"/>
          <w:sz w:val="22"/>
        </w:rPr>
      </w:pPr>
      <w:r w:rsidRPr="000F0560">
        <w:rPr>
          <w:rFonts w:ascii="Times New Roman" w:eastAsia="楷体" w:hAnsi="Times New Roman" w:cs="Times New Roman" w:hint="eastAsia"/>
          <w:b/>
          <w:bCs/>
          <w:color w:val="FF0000"/>
          <w:sz w:val="22"/>
        </w:rPr>
        <w:t>答：</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53733B" w14:paraId="5FD569FB" w14:textId="77777777" w:rsidTr="00F64BA1">
        <w:tc>
          <w:tcPr>
            <w:tcW w:w="1838" w:type="dxa"/>
          </w:tcPr>
          <w:p w14:paraId="4250490A" w14:textId="77777777" w:rsidR="0053733B" w:rsidRPr="0074139F" w:rsidRDefault="00000000" w:rsidP="00F64BA1">
            <w:pPr>
              <w:rPr>
                <w:rFonts w:ascii="Times New Roman" w:eastAsia="楷体" w:hAnsi="Times New Roman" w:cs="Times New Roman"/>
                <w:b/>
                <w:bCs/>
                <w:sz w:val="22"/>
              </w:rPr>
            </w:pPr>
            <m:oMathPara>
              <m:oMathParaPr>
                <m:jc m:val="left"/>
              </m:oMathParaPr>
              <m:oMath>
                <m:sSup>
                  <m:sSupPr>
                    <m:ctrlPr>
                      <w:rPr>
                        <w:rFonts w:ascii="Cambria Math" w:eastAsia="楷体" w:hAnsi="Cambria Math" w:cs="Times New Roman"/>
                        <w:b/>
                        <w:i/>
                        <w:color w:val="000000" w:themeColor="text1"/>
                        <w:sz w:val="22"/>
                      </w:rPr>
                    </m:ctrlPr>
                  </m:sSupPr>
                  <m:e>
                    <m:r>
                      <m:rPr>
                        <m:sty m:val="bi"/>
                      </m:rPr>
                      <w:rPr>
                        <w:rFonts w:ascii="Cambria Math" w:eastAsia="楷体" w:hAnsi="Cambria Math" w:cs="Times New Roman"/>
                        <w:color w:val="000000" w:themeColor="text1"/>
                        <w:sz w:val="22"/>
                      </w:rPr>
                      <m:t>S</m:t>
                    </m:r>
                  </m:e>
                  <m:sup>
                    <m:r>
                      <m:rPr>
                        <m:sty m:val="bi"/>
                      </m:rPr>
                      <w:rPr>
                        <w:rFonts w:ascii="Cambria Math" w:eastAsia="楷体" w:hAnsi="Cambria Math" w:cs="Times New Roman"/>
                        <w:color w:val="000000" w:themeColor="text1"/>
                        <w:sz w:val="22"/>
                      </w:rPr>
                      <m:t>'</m:t>
                    </m:r>
                  </m:sup>
                </m:sSup>
                <m:r>
                  <m:rPr>
                    <m:sty m:val="bi"/>
                  </m:rPr>
                  <w:rPr>
                    <w:rFonts w:ascii="Cambria Math" w:eastAsia="楷体" w:hAnsi="Cambria Math" w:cs="Times New Roman"/>
                    <w:color w:val="000000" w:themeColor="text1"/>
                    <w:sz w:val="22"/>
                  </w:rPr>
                  <m:t>→S</m:t>
                </m:r>
              </m:oMath>
            </m:oMathPara>
          </w:p>
        </w:tc>
        <w:tc>
          <w:tcPr>
            <w:tcW w:w="6458" w:type="dxa"/>
          </w:tcPr>
          <w:p w14:paraId="1D0EE78A" w14:textId="77777777" w:rsidR="0053733B" w:rsidRPr="0074139F"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color w:val="00B0F0"/>
                    <w:sz w:val="22"/>
                  </w:rPr>
                  <m:t>{print S.value}</m:t>
                </m:r>
              </m:oMath>
            </m:oMathPara>
          </w:p>
        </w:tc>
      </w:tr>
      <w:tr w:rsidR="0053733B" w14:paraId="5AA06A21" w14:textId="77777777" w:rsidTr="00F64BA1">
        <w:tc>
          <w:tcPr>
            <w:tcW w:w="1838" w:type="dxa"/>
          </w:tcPr>
          <w:p w14:paraId="194F9BA7" w14:textId="77777777" w:rsidR="0053733B" w:rsidRPr="0074139F"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color w:val="000000" w:themeColor="text1"/>
                    <w:sz w:val="22"/>
                  </w:rPr>
                  <m:t>S→</m:t>
                </m:r>
                <m:sSub>
                  <m:sSubPr>
                    <m:ctrlPr>
                      <w:rPr>
                        <w:rFonts w:ascii="Cambria Math" w:eastAsia="楷体" w:hAnsi="Cambria Math"/>
                        <w:b/>
                        <w:i/>
                        <w:sz w:val="22"/>
                      </w:rPr>
                    </m:ctrlPr>
                  </m:sSubPr>
                  <m:e>
                    <m:r>
                      <m:rPr>
                        <m:sty m:val="bi"/>
                      </m:rPr>
                      <w:rPr>
                        <w:rFonts w:ascii="Cambria Math" w:eastAsia="楷体" w:hAnsi="Cambria Math"/>
                        <w:sz w:val="22"/>
                      </w:rPr>
                      <m:t>S</m:t>
                    </m:r>
                  </m:e>
                  <m:sub>
                    <m:r>
                      <m:rPr>
                        <m:sty m:val="bi"/>
                      </m:rPr>
                      <w:rPr>
                        <w:rFonts w:ascii="Cambria Math" w:eastAsia="楷体" w:hAnsi="Cambria Math"/>
                        <w:sz w:val="22"/>
                      </w:rPr>
                      <m:t>1</m:t>
                    </m:r>
                  </m:sub>
                </m:sSub>
                <m:r>
                  <m:rPr>
                    <m:sty m:val="bi"/>
                  </m:rPr>
                  <w:rPr>
                    <w:rFonts w:ascii="Cambria Math" w:eastAsia="等线" w:hAnsi="Cambria Math" w:hint="eastAsia"/>
                    <w:sz w:val="22"/>
                  </w:rPr>
                  <m:t>∨</m:t>
                </m:r>
                <m:r>
                  <m:rPr>
                    <m:sty m:val="bi"/>
                  </m:rPr>
                  <w:rPr>
                    <w:rFonts w:ascii="Cambria Math" w:eastAsia="楷体" w:hAnsi="Cambria Math" w:cs="Times New Roman"/>
                    <w:color w:val="000000" w:themeColor="text1"/>
                    <w:sz w:val="22"/>
                  </w:rPr>
                  <m:t>T</m:t>
                </m:r>
              </m:oMath>
            </m:oMathPara>
          </w:p>
        </w:tc>
        <w:tc>
          <w:tcPr>
            <w:tcW w:w="6458" w:type="dxa"/>
          </w:tcPr>
          <w:p w14:paraId="1E130480" w14:textId="77777777" w:rsidR="0053733B" w:rsidRPr="000F0560" w:rsidRDefault="0053733B"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color w:val="00B0F0"/>
                    <w:sz w:val="22"/>
                  </w:rPr>
                  <m:t>{ if(</m:t>
                </m:r>
                <m:sSub>
                  <m:sSubPr>
                    <m:ctrlPr>
                      <w:rPr>
                        <w:rFonts w:ascii="Cambria Math" w:eastAsia="楷体" w:hAnsi="Cambria Math"/>
                        <w:b/>
                        <w:i/>
                        <w:color w:val="00B0F0"/>
                        <w:sz w:val="22"/>
                      </w:rPr>
                    </m:ctrlPr>
                  </m:sSubPr>
                  <m:e>
                    <m:r>
                      <m:rPr>
                        <m:sty m:val="bi"/>
                      </m:rPr>
                      <w:rPr>
                        <w:rFonts w:ascii="Cambria Math" w:eastAsia="楷体" w:hAnsi="Cambria Math"/>
                        <w:color w:val="00B0F0"/>
                        <w:sz w:val="22"/>
                      </w:rPr>
                      <m:t>S</m:t>
                    </m:r>
                  </m:e>
                  <m:sub>
                    <m:r>
                      <m:rPr>
                        <m:sty m:val="bi"/>
                      </m:rPr>
                      <w:rPr>
                        <w:rFonts w:ascii="Cambria Math" w:eastAsia="楷体" w:hAnsi="Cambria Math"/>
                        <w:color w:val="00B0F0"/>
                        <w:sz w:val="22"/>
                      </w:rPr>
                      <m:t>1</m:t>
                    </m:r>
                  </m:sub>
                </m:sSub>
                <m:r>
                  <m:rPr>
                    <m:sty m:val="bi"/>
                  </m:rPr>
                  <w:rPr>
                    <w:rFonts w:ascii="Cambria Math" w:eastAsia="楷体" w:hAnsi="Cambria Math" w:cs="Times New Roman"/>
                    <w:color w:val="00B0F0"/>
                    <w:sz w:val="22"/>
                  </w:rPr>
                  <m:t>.value==true or T.value==true)</m:t>
                </m:r>
              </m:oMath>
            </m:oMathPara>
          </w:p>
        </w:tc>
      </w:tr>
      <w:tr w:rsidR="0053733B" w14:paraId="6AB88006" w14:textId="77777777" w:rsidTr="00F64BA1">
        <w:tc>
          <w:tcPr>
            <w:tcW w:w="1838" w:type="dxa"/>
          </w:tcPr>
          <w:p w14:paraId="571466B4" w14:textId="77777777" w:rsidR="0053733B" w:rsidRDefault="0053733B" w:rsidP="00F64BA1">
            <w:pPr>
              <w:rPr>
                <w:rFonts w:ascii="Times New Roman" w:eastAsia="楷体" w:hAnsi="Times New Roman" w:cs="Times New Roman"/>
                <w:b/>
                <w:bCs/>
                <w:sz w:val="22"/>
              </w:rPr>
            </w:pPr>
          </w:p>
        </w:tc>
        <w:tc>
          <w:tcPr>
            <w:tcW w:w="6458" w:type="dxa"/>
          </w:tcPr>
          <w:p w14:paraId="44B4E4C0" w14:textId="77777777" w:rsidR="0053733B" w:rsidRPr="000F0560" w:rsidRDefault="0053733B"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color w:val="00B0F0"/>
                    <w:sz w:val="22"/>
                  </w:rPr>
                  <m:t>then S.value=true</m:t>
                </m:r>
              </m:oMath>
            </m:oMathPara>
          </w:p>
        </w:tc>
      </w:tr>
      <w:tr w:rsidR="0053733B" w14:paraId="03067736" w14:textId="77777777" w:rsidTr="00F64BA1">
        <w:tc>
          <w:tcPr>
            <w:tcW w:w="1838" w:type="dxa"/>
          </w:tcPr>
          <w:p w14:paraId="4314640F" w14:textId="77777777" w:rsidR="0053733B" w:rsidRDefault="0053733B" w:rsidP="00F64BA1">
            <w:pPr>
              <w:rPr>
                <w:rFonts w:ascii="Times New Roman" w:eastAsia="楷体" w:hAnsi="Times New Roman" w:cs="Times New Roman"/>
                <w:b/>
                <w:bCs/>
                <w:sz w:val="22"/>
              </w:rPr>
            </w:pPr>
          </w:p>
        </w:tc>
        <w:tc>
          <w:tcPr>
            <w:tcW w:w="6458" w:type="dxa"/>
          </w:tcPr>
          <w:p w14:paraId="004F7349" w14:textId="20FB7879" w:rsidR="0053733B" w:rsidRPr="000F0560" w:rsidRDefault="00196701"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hint="eastAsia"/>
                    <w:color w:val="00B0F0"/>
                    <w:sz w:val="22"/>
                  </w:rPr>
                  <m:t>else</m:t>
                </m:r>
                <m:r>
                  <m:rPr>
                    <m:sty m:val="bi"/>
                  </m:rPr>
                  <w:rPr>
                    <w:rFonts w:ascii="Cambria Math" w:eastAsia="楷体" w:hAnsi="Cambria Math" w:cs="Times New Roman"/>
                    <w:color w:val="00B0F0"/>
                    <w:sz w:val="22"/>
                  </w:rPr>
                  <m:t xml:space="preserve"> S.value=false}</m:t>
                </m:r>
              </m:oMath>
            </m:oMathPara>
          </w:p>
        </w:tc>
      </w:tr>
      <w:tr w:rsidR="0053733B" w14:paraId="28D00FD3" w14:textId="77777777" w:rsidTr="00F64BA1">
        <w:tc>
          <w:tcPr>
            <w:tcW w:w="1838" w:type="dxa"/>
          </w:tcPr>
          <w:p w14:paraId="2A18153B" w14:textId="77777777" w:rsidR="0053733B" w:rsidRPr="0074139F"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color w:val="000000" w:themeColor="text1"/>
                    <w:sz w:val="22"/>
                  </w:rPr>
                  <m:t>S→T</m:t>
                </m:r>
              </m:oMath>
            </m:oMathPara>
          </w:p>
        </w:tc>
        <w:tc>
          <w:tcPr>
            <w:tcW w:w="6458" w:type="dxa"/>
          </w:tcPr>
          <w:p w14:paraId="78F34CA3" w14:textId="77777777" w:rsidR="0053733B" w:rsidRPr="000F0560" w:rsidRDefault="0053733B"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color w:val="00B0F0"/>
                    <w:sz w:val="22"/>
                  </w:rPr>
                  <m:t>{S.value=T.value}</m:t>
                </m:r>
              </m:oMath>
            </m:oMathPara>
          </w:p>
        </w:tc>
      </w:tr>
      <w:tr w:rsidR="0053733B" w14:paraId="70306ADC" w14:textId="77777777" w:rsidTr="00F64BA1">
        <w:tc>
          <w:tcPr>
            <w:tcW w:w="1838" w:type="dxa"/>
          </w:tcPr>
          <w:p w14:paraId="50FBE499" w14:textId="77777777" w:rsidR="0053733B" w:rsidRPr="0074139F"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color w:val="000000" w:themeColor="text1"/>
                    <w:sz w:val="22"/>
                  </w:rPr>
                  <m:t>T→</m:t>
                </m:r>
                <m:sSub>
                  <m:sSubPr>
                    <m:ctrlPr>
                      <w:rPr>
                        <w:rFonts w:ascii="Cambria Math" w:eastAsia="楷体" w:hAnsi="Cambria Math"/>
                        <w:b/>
                        <w:i/>
                        <w:sz w:val="22"/>
                      </w:rPr>
                    </m:ctrlPr>
                  </m:sSubPr>
                  <m:e>
                    <m:r>
                      <m:rPr>
                        <m:sty m:val="bi"/>
                      </m:rPr>
                      <w:rPr>
                        <w:rFonts w:ascii="Cambria Math" w:eastAsia="楷体" w:hAnsi="Cambria Math"/>
                        <w:sz w:val="22"/>
                      </w:rPr>
                      <m:t>T</m:t>
                    </m:r>
                  </m:e>
                  <m:sub>
                    <m:r>
                      <m:rPr>
                        <m:sty m:val="bi"/>
                      </m:rPr>
                      <w:rPr>
                        <w:rFonts w:ascii="Cambria Math" w:eastAsia="楷体" w:hAnsi="Cambria Math"/>
                        <w:sz w:val="22"/>
                      </w:rPr>
                      <m:t>1</m:t>
                    </m:r>
                  </m:sub>
                </m:sSub>
                <m:r>
                  <m:rPr>
                    <m:sty m:val="bi"/>
                  </m:rPr>
                  <w:rPr>
                    <w:rFonts w:ascii="Cambria Math" w:eastAsia="等线" w:hAnsi="Cambria Math" w:hint="eastAsia"/>
                    <w:sz w:val="22"/>
                  </w:rPr>
                  <m:t>∧</m:t>
                </m:r>
                <m:r>
                  <m:rPr>
                    <m:sty m:val="bi"/>
                  </m:rPr>
                  <w:rPr>
                    <w:rFonts w:ascii="Cambria Math" w:eastAsia="楷体" w:hAnsi="Cambria Math" w:cs="Times New Roman"/>
                    <w:color w:val="000000" w:themeColor="text1"/>
                    <w:sz w:val="22"/>
                  </w:rPr>
                  <m:t>F</m:t>
                </m:r>
              </m:oMath>
            </m:oMathPara>
          </w:p>
        </w:tc>
        <w:tc>
          <w:tcPr>
            <w:tcW w:w="6458" w:type="dxa"/>
          </w:tcPr>
          <w:p w14:paraId="6A7D9E57" w14:textId="77777777" w:rsidR="0053733B" w:rsidRPr="000F0560" w:rsidRDefault="0053733B"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color w:val="00B0F0"/>
                    <w:sz w:val="22"/>
                  </w:rPr>
                  <m:t>{if(</m:t>
                </m:r>
                <m:sSub>
                  <m:sSubPr>
                    <m:ctrlPr>
                      <w:rPr>
                        <w:rFonts w:ascii="Cambria Math" w:eastAsia="楷体" w:hAnsi="Cambria Math"/>
                        <w:b/>
                        <w:i/>
                        <w:color w:val="00B0F0"/>
                        <w:sz w:val="22"/>
                      </w:rPr>
                    </m:ctrlPr>
                  </m:sSubPr>
                  <m:e>
                    <m:r>
                      <m:rPr>
                        <m:sty m:val="bi"/>
                      </m:rPr>
                      <w:rPr>
                        <w:rFonts w:ascii="Cambria Math" w:eastAsia="楷体" w:hAnsi="Cambria Math"/>
                        <w:color w:val="00B0F0"/>
                        <w:sz w:val="22"/>
                      </w:rPr>
                      <m:t>T</m:t>
                    </m:r>
                  </m:e>
                  <m:sub>
                    <m:r>
                      <m:rPr>
                        <m:sty m:val="bi"/>
                      </m:rPr>
                      <w:rPr>
                        <w:rFonts w:ascii="Cambria Math" w:eastAsia="楷体" w:hAnsi="Cambria Math"/>
                        <w:color w:val="00B0F0"/>
                        <w:sz w:val="22"/>
                      </w:rPr>
                      <m:t>1</m:t>
                    </m:r>
                  </m:sub>
                </m:sSub>
                <m:r>
                  <m:rPr>
                    <m:sty m:val="bi"/>
                  </m:rPr>
                  <w:rPr>
                    <w:rFonts w:ascii="Cambria Math" w:eastAsia="楷体" w:hAnsi="Cambria Math" w:cs="Times New Roman"/>
                    <w:color w:val="00B0F0"/>
                    <w:sz w:val="22"/>
                  </w:rPr>
                  <m:t>.value==true and F.value==true)</m:t>
                </m:r>
              </m:oMath>
            </m:oMathPara>
          </w:p>
        </w:tc>
      </w:tr>
      <w:tr w:rsidR="0053733B" w14:paraId="60697542" w14:textId="77777777" w:rsidTr="00F64BA1">
        <w:tc>
          <w:tcPr>
            <w:tcW w:w="1838" w:type="dxa"/>
          </w:tcPr>
          <w:p w14:paraId="0C807269" w14:textId="77777777" w:rsidR="0053733B" w:rsidRDefault="0053733B" w:rsidP="00F64BA1">
            <w:pPr>
              <w:rPr>
                <w:rFonts w:ascii="Times New Roman" w:eastAsia="楷体" w:hAnsi="Times New Roman" w:cs="Times New Roman"/>
                <w:b/>
                <w:bCs/>
                <w:sz w:val="22"/>
              </w:rPr>
            </w:pPr>
          </w:p>
        </w:tc>
        <w:tc>
          <w:tcPr>
            <w:tcW w:w="6458" w:type="dxa"/>
          </w:tcPr>
          <w:p w14:paraId="36B1DC9E" w14:textId="77777777" w:rsidR="0053733B" w:rsidRPr="000F0560" w:rsidRDefault="0053733B"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color w:val="00B0F0"/>
                    <w:sz w:val="22"/>
                  </w:rPr>
                  <m:t>then T.value=true</m:t>
                </m:r>
              </m:oMath>
            </m:oMathPara>
          </w:p>
        </w:tc>
      </w:tr>
      <w:tr w:rsidR="0053733B" w14:paraId="4A979944" w14:textId="77777777" w:rsidTr="00F64BA1">
        <w:tc>
          <w:tcPr>
            <w:tcW w:w="1838" w:type="dxa"/>
          </w:tcPr>
          <w:p w14:paraId="48C45957" w14:textId="77777777" w:rsidR="0053733B" w:rsidRDefault="0053733B" w:rsidP="00F64BA1">
            <w:pPr>
              <w:rPr>
                <w:rFonts w:ascii="Times New Roman" w:eastAsia="楷体" w:hAnsi="Times New Roman" w:cs="Times New Roman"/>
                <w:b/>
                <w:bCs/>
                <w:sz w:val="22"/>
              </w:rPr>
            </w:pPr>
          </w:p>
        </w:tc>
        <w:tc>
          <w:tcPr>
            <w:tcW w:w="6458" w:type="dxa"/>
          </w:tcPr>
          <w:p w14:paraId="2FA43BD1" w14:textId="1FAA717C" w:rsidR="0053733B" w:rsidRPr="000F0560" w:rsidRDefault="00A37F7F" w:rsidP="00F64BA1">
            <w:pPr>
              <w:rPr>
                <w:rFonts w:ascii="Times New Roman" w:eastAsia="楷体" w:hAnsi="Times New Roman" w:cs="Times New Roman"/>
                <w:b/>
                <w:bCs/>
                <w:color w:val="00B0F0"/>
                <w:sz w:val="22"/>
              </w:rPr>
            </w:pPr>
            <m:oMathPara>
              <m:oMathParaPr>
                <m:jc m:val="left"/>
              </m:oMathParaPr>
              <m:oMath>
                <m:r>
                  <m:rPr>
                    <m:sty m:val="bi"/>
                  </m:rPr>
                  <w:rPr>
                    <w:rFonts w:ascii="Cambria Math" w:eastAsia="楷体" w:hAnsi="Cambria Math" w:cs="Times New Roman" w:hint="eastAsia"/>
                    <w:color w:val="00B0F0"/>
                    <w:sz w:val="22"/>
                  </w:rPr>
                  <m:t>else</m:t>
                </m:r>
                <m:r>
                  <m:rPr>
                    <m:sty m:val="bi"/>
                  </m:rPr>
                  <w:rPr>
                    <w:rFonts w:ascii="Cambria Math" w:eastAsia="楷体" w:hAnsi="Cambria Math" w:cs="Times New Roman"/>
                    <w:color w:val="00B0F0"/>
                    <w:sz w:val="22"/>
                  </w:rPr>
                  <m:t xml:space="preserve"> T.value=false</m:t>
                </m:r>
              </m:oMath>
            </m:oMathPara>
          </w:p>
        </w:tc>
      </w:tr>
      <w:tr w:rsidR="0053733B" w14:paraId="39A21D60" w14:textId="77777777" w:rsidTr="00F64BA1">
        <w:tc>
          <w:tcPr>
            <w:tcW w:w="1838" w:type="dxa"/>
          </w:tcPr>
          <w:p w14:paraId="34DFA576" w14:textId="77777777" w:rsidR="0053733B" w:rsidRPr="0074139F"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color w:val="000000" w:themeColor="text1"/>
                    <w:sz w:val="22"/>
                  </w:rPr>
                  <m:t>T→F</m:t>
                </m:r>
              </m:oMath>
            </m:oMathPara>
          </w:p>
        </w:tc>
        <w:tc>
          <w:tcPr>
            <w:tcW w:w="6458" w:type="dxa"/>
          </w:tcPr>
          <w:p w14:paraId="02DB7EF5" w14:textId="77777777" w:rsidR="0053733B" w:rsidRPr="000F0560" w:rsidRDefault="0053733B" w:rsidP="00F64BA1">
            <w:pPr>
              <w:rPr>
                <w:rFonts w:ascii="Times New Roman" w:eastAsia="楷体" w:hAnsi="Times New Roman" w:cs="Times New Roman"/>
                <w:b/>
                <w:color w:val="00B0F0"/>
                <w:sz w:val="22"/>
              </w:rPr>
            </w:pPr>
            <m:oMathPara>
              <m:oMathParaPr>
                <m:jc m:val="left"/>
              </m:oMathParaPr>
              <m:oMath>
                <m:r>
                  <m:rPr>
                    <m:sty m:val="bi"/>
                  </m:rPr>
                  <w:rPr>
                    <w:rFonts w:ascii="Cambria Math" w:eastAsia="楷体" w:hAnsi="Cambria Math" w:cs="Times New Roman"/>
                    <w:color w:val="00B0F0"/>
                    <w:sz w:val="22"/>
                  </w:rPr>
                  <m:t>T.value=F.value}</m:t>
                </m:r>
              </m:oMath>
            </m:oMathPara>
          </w:p>
        </w:tc>
      </w:tr>
      <w:tr w:rsidR="0053733B" w14:paraId="2007DA99" w14:textId="77777777" w:rsidTr="00F64BA1">
        <w:tc>
          <w:tcPr>
            <w:tcW w:w="1838" w:type="dxa"/>
          </w:tcPr>
          <w:p w14:paraId="1B4DB157" w14:textId="77777777" w:rsidR="0053733B" w:rsidRPr="0074139F" w:rsidRDefault="0053733B" w:rsidP="00F64BA1">
            <w:pPr>
              <w:jc w:val="cente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T→</m:t>
                </m:r>
                <m:r>
                  <m:rPr>
                    <m:sty m:val="bi"/>
                  </m:rPr>
                  <w:rPr>
                    <w:rFonts w:ascii="Cambria Math" w:eastAsia="楷体" w:hAnsi="Cambria Math"/>
                    <w:sz w:val="22"/>
                  </w:rPr>
                  <m:t>¬F</m:t>
                </m:r>
              </m:oMath>
            </m:oMathPara>
          </w:p>
        </w:tc>
        <w:tc>
          <w:tcPr>
            <w:tcW w:w="6458" w:type="dxa"/>
          </w:tcPr>
          <w:p w14:paraId="0E990956" w14:textId="77777777" w:rsidR="0053733B" w:rsidRPr="000F0560" w:rsidRDefault="0053733B" w:rsidP="00F64BA1">
            <w:pPr>
              <w:rPr>
                <w:rFonts w:ascii="Times New Roman" w:eastAsia="楷体" w:hAnsi="Times New Roman" w:cs="Times New Roman"/>
                <w:b/>
                <w:color w:val="00B0F0"/>
                <w:sz w:val="22"/>
              </w:rPr>
            </w:pPr>
            <m:oMathPara>
              <m:oMathParaPr>
                <m:jc m:val="left"/>
              </m:oMathParaPr>
              <m:oMath>
                <m:r>
                  <m:rPr>
                    <m:sty m:val="bi"/>
                  </m:rPr>
                  <w:rPr>
                    <w:rFonts w:ascii="Cambria Math" w:eastAsia="楷体" w:hAnsi="Cambria Math" w:cs="Times New Roman"/>
                    <w:color w:val="00B0F0"/>
                    <w:sz w:val="22"/>
                  </w:rPr>
                  <m:t>{</m:t>
                </m:r>
                <m:r>
                  <m:rPr>
                    <m:sty m:val="bi"/>
                  </m:rPr>
                  <w:rPr>
                    <w:rFonts w:ascii="Cambria Math" w:eastAsia="楷体" w:hAnsi="Cambria Math"/>
                    <w:color w:val="00B0F0"/>
                    <w:sz w:val="22"/>
                  </w:rPr>
                  <m:t>if</m:t>
                </m:r>
                <m:d>
                  <m:dPr>
                    <m:ctrlPr>
                      <w:rPr>
                        <w:rFonts w:ascii="Cambria Math" w:eastAsia="楷体" w:hAnsi="Cambria Math"/>
                        <w:b/>
                        <w:i/>
                        <w:color w:val="00B0F0"/>
                        <w:sz w:val="22"/>
                      </w:rPr>
                    </m:ctrlPr>
                  </m:dPr>
                  <m:e>
                    <m:r>
                      <m:rPr>
                        <m:sty m:val="bi"/>
                      </m:rPr>
                      <w:rPr>
                        <w:rFonts w:ascii="Cambria Math" w:eastAsia="楷体" w:hAnsi="Cambria Math"/>
                        <w:color w:val="00B0F0"/>
                        <w:sz w:val="22"/>
                      </w:rPr>
                      <m:t>F.value==true</m:t>
                    </m:r>
                  </m:e>
                </m:d>
              </m:oMath>
            </m:oMathPara>
          </w:p>
        </w:tc>
      </w:tr>
      <w:tr w:rsidR="0053733B" w14:paraId="212B9328" w14:textId="77777777" w:rsidTr="00F64BA1">
        <w:tc>
          <w:tcPr>
            <w:tcW w:w="1838" w:type="dxa"/>
          </w:tcPr>
          <w:p w14:paraId="6859D574" w14:textId="77777777" w:rsidR="0053733B" w:rsidRDefault="0053733B" w:rsidP="00F64BA1">
            <w:pPr>
              <w:jc w:val="center"/>
              <w:rPr>
                <w:rFonts w:ascii="Times New Roman" w:eastAsia="楷体" w:hAnsi="Times New Roman" w:cs="Times New Roman"/>
                <w:b/>
                <w:color w:val="000000" w:themeColor="text1"/>
                <w:sz w:val="22"/>
              </w:rPr>
            </w:pPr>
          </w:p>
        </w:tc>
        <w:tc>
          <w:tcPr>
            <w:tcW w:w="6458" w:type="dxa"/>
          </w:tcPr>
          <w:p w14:paraId="595EB3FB" w14:textId="77777777" w:rsidR="0053733B" w:rsidRPr="000F0560" w:rsidRDefault="0053733B" w:rsidP="00F64BA1">
            <w:pPr>
              <w:rPr>
                <w:rFonts w:ascii="Times New Roman" w:eastAsia="楷体" w:hAnsi="Times New Roman" w:cs="Times New Roman"/>
                <w:b/>
                <w:color w:val="00B0F0"/>
                <w:sz w:val="22"/>
              </w:rPr>
            </w:pPr>
            <m:oMathPara>
              <m:oMathParaPr>
                <m:jc m:val="left"/>
              </m:oMathParaPr>
              <m:oMath>
                <m:r>
                  <m:rPr>
                    <m:sty m:val="bi"/>
                  </m:rPr>
                  <w:rPr>
                    <w:rFonts w:ascii="Cambria Math" w:eastAsia="楷体" w:hAnsi="Cambria Math" w:cs="Times New Roman"/>
                    <w:color w:val="00B0F0"/>
                    <w:sz w:val="22"/>
                  </w:rPr>
                  <m:t>then T.value=false</m:t>
                </m:r>
              </m:oMath>
            </m:oMathPara>
          </w:p>
        </w:tc>
      </w:tr>
      <w:tr w:rsidR="0053733B" w14:paraId="3F7DBAE6" w14:textId="77777777" w:rsidTr="00F64BA1">
        <w:tc>
          <w:tcPr>
            <w:tcW w:w="1838" w:type="dxa"/>
          </w:tcPr>
          <w:p w14:paraId="1FB91962" w14:textId="77777777" w:rsidR="0053733B" w:rsidRDefault="0053733B" w:rsidP="00F64BA1">
            <w:pPr>
              <w:jc w:val="center"/>
              <w:rPr>
                <w:rFonts w:ascii="Times New Roman" w:eastAsia="楷体" w:hAnsi="Times New Roman" w:cs="Times New Roman"/>
                <w:b/>
                <w:color w:val="000000" w:themeColor="text1"/>
                <w:sz w:val="22"/>
              </w:rPr>
            </w:pPr>
          </w:p>
        </w:tc>
        <w:tc>
          <w:tcPr>
            <w:tcW w:w="6458" w:type="dxa"/>
          </w:tcPr>
          <w:p w14:paraId="1B0F92C1" w14:textId="77777777" w:rsidR="0053733B" w:rsidRPr="000F0560" w:rsidRDefault="0053733B" w:rsidP="00F64BA1">
            <w:pPr>
              <w:rPr>
                <w:rFonts w:ascii="Times New Roman" w:eastAsia="楷体" w:hAnsi="Times New Roman" w:cs="Times New Roman"/>
                <w:b/>
                <w:color w:val="00B0F0"/>
                <w:sz w:val="22"/>
              </w:rPr>
            </w:pPr>
            <m:oMathPara>
              <m:oMathParaPr>
                <m:jc m:val="left"/>
              </m:oMathParaPr>
              <m:oMath>
                <m:r>
                  <m:rPr>
                    <m:sty m:val="bi"/>
                  </m:rPr>
                  <w:rPr>
                    <w:rFonts w:ascii="Cambria Math" w:eastAsia="楷体" w:hAnsi="Cambria Math" w:cs="Times New Roman"/>
                    <w:color w:val="00B0F0"/>
                    <w:sz w:val="22"/>
                  </w:rPr>
                  <m:t>else T.value=true}</m:t>
                </m:r>
              </m:oMath>
            </m:oMathPara>
          </w:p>
        </w:tc>
      </w:tr>
      <w:tr w:rsidR="0053733B" w14:paraId="1570E264" w14:textId="77777777" w:rsidTr="00F64BA1">
        <w:tc>
          <w:tcPr>
            <w:tcW w:w="1838" w:type="dxa"/>
          </w:tcPr>
          <w:p w14:paraId="5577D9A7" w14:textId="77777777" w:rsidR="0053733B" w:rsidRPr="0074139F" w:rsidRDefault="0053733B" w:rsidP="00F64BA1">
            <w:pPr>
              <w:jc w:val="cente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F→false</m:t>
                </m:r>
              </m:oMath>
            </m:oMathPara>
          </w:p>
        </w:tc>
        <w:tc>
          <w:tcPr>
            <w:tcW w:w="6458" w:type="dxa"/>
          </w:tcPr>
          <w:p w14:paraId="71E5BC2C" w14:textId="77777777" w:rsidR="0053733B" w:rsidRPr="000F0560" w:rsidRDefault="0053733B" w:rsidP="00F64BA1">
            <w:pPr>
              <w:rPr>
                <w:rFonts w:ascii="Times New Roman" w:eastAsia="楷体" w:hAnsi="Times New Roman" w:cs="Times New Roman"/>
                <w:b/>
                <w:color w:val="00B0F0"/>
                <w:sz w:val="22"/>
              </w:rPr>
            </w:pPr>
            <m:oMathPara>
              <m:oMathParaPr>
                <m:jc m:val="left"/>
              </m:oMathParaPr>
              <m:oMath>
                <m:r>
                  <m:rPr>
                    <m:sty m:val="bi"/>
                  </m:rPr>
                  <w:rPr>
                    <w:rFonts w:ascii="Cambria Math" w:eastAsia="楷体" w:hAnsi="Cambria Math" w:cs="Times New Roman"/>
                    <w:color w:val="00B0F0"/>
                    <w:sz w:val="22"/>
                  </w:rPr>
                  <m:t>{F.value=false}</m:t>
                </m:r>
              </m:oMath>
            </m:oMathPara>
          </w:p>
        </w:tc>
      </w:tr>
      <w:tr w:rsidR="0053733B" w14:paraId="6656158F" w14:textId="77777777" w:rsidTr="00F64BA1">
        <w:tc>
          <w:tcPr>
            <w:tcW w:w="1838" w:type="dxa"/>
          </w:tcPr>
          <w:p w14:paraId="26A9DA4A" w14:textId="77777777" w:rsidR="0053733B" w:rsidRPr="0074139F" w:rsidRDefault="0053733B" w:rsidP="00F64BA1">
            <w:pPr>
              <w:jc w:val="center"/>
              <w:rPr>
                <w:rFonts w:ascii="Times New Roman" w:eastAsia="楷体" w:hAnsi="Times New Roman" w:cs="Times New Roman"/>
                <w:b/>
                <w:color w:val="000000" w:themeColor="text1"/>
                <w:sz w:val="22"/>
              </w:rPr>
            </w:pPr>
            <m:oMathPara>
              <m:oMathParaPr>
                <m:jc m:val="left"/>
              </m:oMathParaPr>
              <m:oMath>
                <m:r>
                  <m:rPr>
                    <m:sty m:val="bi"/>
                  </m:rPr>
                  <w:rPr>
                    <w:rFonts w:ascii="Cambria Math" w:eastAsia="楷体" w:hAnsi="Cambria Math" w:cs="Times New Roman"/>
                    <w:color w:val="000000" w:themeColor="text1"/>
                    <w:sz w:val="22"/>
                  </w:rPr>
                  <m:t>F→true</m:t>
                </m:r>
              </m:oMath>
            </m:oMathPara>
          </w:p>
        </w:tc>
        <w:tc>
          <w:tcPr>
            <w:tcW w:w="6458" w:type="dxa"/>
          </w:tcPr>
          <w:p w14:paraId="5D28190E" w14:textId="77777777" w:rsidR="0053733B" w:rsidRPr="000F0560" w:rsidRDefault="0053733B" w:rsidP="00F64BA1">
            <w:pPr>
              <w:rPr>
                <w:rFonts w:ascii="Times New Roman" w:eastAsia="楷体" w:hAnsi="Times New Roman" w:cs="Times New Roman"/>
                <w:b/>
                <w:color w:val="00B0F0"/>
                <w:sz w:val="22"/>
              </w:rPr>
            </w:pPr>
            <m:oMathPara>
              <m:oMathParaPr>
                <m:jc m:val="left"/>
              </m:oMathParaPr>
              <m:oMath>
                <m:r>
                  <m:rPr>
                    <m:sty m:val="bi"/>
                  </m:rPr>
                  <w:rPr>
                    <w:rFonts w:ascii="Cambria Math" w:eastAsia="楷体" w:hAnsi="Cambria Math" w:cs="Times New Roman"/>
                    <w:color w:val="00B0F0"/>
                    <w:sz w:val="22"/>
                  </w:rPr>
                  <m:t>{F.value=true}</m:t>
                </m:r>
              </m:oMath>
            </m:oMathPara>
          </w:p>
        </w:tc>
      </w:tr>
    </w:tbl>
    <w:p w14:paraId="0F86093C" w14:textId="77777777" w:rsidR="0053733B" w:rsidRDefault="0053733B" w:rsidP="0053733B">
      <w:pPr>
        <w:rPr>
          <w:rFonts w:ascii="Times New Roman" w:eastAsia="楷体" w:hAnsi="Times New Roman" w:cs="Times New Roman"/>
          <w:b/>
          <w:bCs/>
          <w:sz w:val="22"/>
        </w:rPr>
      </w:pPr>
    </w:p>
    <w:p w14:paraId="241D070F"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sz w:val="22"/>
        </w:rPr>
        <w:t>2</w:t>
      </w:r>
      <w:r>
        <w:rPr>
          <w:rFonts w:ascii="Times New Roman" w:eastAsia="楷体" w:hAnsi="Times New Roman" w:cs="Times New Roman"/>
          <w:b/>
          <w:bCs/>
          <w:sz w:val="22"/>
        </w:rPr>
        <w:t xml:space="preserve">. </w:t>
      </w:r>
      <w:r>
        <w:rPr>
          <w:rFonts w:ascii="Times New Roman" w:eastAsia="楷体" w:hAnsi="Times New Roman" w:cs="Times New Roman" w:hint="eastAsia"/>
          <w:b/>
          <w:bCs/>
          <w:sz w:val="22"/>
        </w:rPr>
        <w:t>给定文法</w:t>
      </w:r>
      <m:oMath>
        <m:r>
          <m:rPr>
            <m:sty m:val="bi"/>
          </m:rPr>
          <w:rPr>
            <w:rFonts w:ascii="Cambria Math" w:eastAsia="楷体" w:hAnsi="Cambria Math"/>
            <w:sz w:val="22"/>
          </w:rPr>
          <m:t>G[S]</m:t>
        </m:r>
      </m:oMath>
      <w:r>
        <w:rPr>
          <w:rFonts w:ascii="Times New Roman" w:eastAsia="楷体" w:hAnsi="Times New Roman" w:cs="Times New Roman" w:hint="eastAsia"/>
          <w:b/>
          <w:bCs/>
          <w:sz w:val="22"/>
        </w:rPr>
        <w:t>：</w:t>
      </w:r>
    </w:p>
    <w:p w14:paraId="08A49023" w14:textId="77777777" w:rsidR="0053733B" w:rsidRPr="00C1317D" w:rsidRDefault="0053733B" w:rsidP="0053733B">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S→</m:t>
          </m:r>
          <m:d>
            <m:dPr>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L</m:t>
              </m:r>
            </m:e>
          </m:d>
          <m:r>
            <m:rPr>
              <m:sty m:val="bi"/>
            </m:rPr>
            <w:rPr>
              <w:rFonts w:ascii="Cambria Math" w:eastAsia="楷体" w:hAnsi="Cambria Math" w:cs="Times New Roman"/>
              <w:color w:val="000000" w:themeColor="text1"/>
              <w:sz w:val="22"/>
            </w:rPr>
            <m:t>|a</m:t>
          </m:r>
        </m:oMath>
      </m:oMathPara>
    </w:p>
    <w:p w14:paraId="2C3A3F58" w14:textId="77777777" w:rsidR="0053733B" w:rsidRPr="00C1317D" w:rsidRDefault="0053733B" w:rsidP="0053733B">
      <w:pPr>
        <w:rPr>
          <w:rFonts w:ascii="Times New Roman" w:eastAsia="楷体" w:hAnsi="Times New Roman" w:cs="Times New Roman"/>
          <w:b/>
          <w:i/>
          <w:color w:val="000000" w:themeColor="text1"/>
          <w:sz w:val="22"/>
        </w:rPr>
      </w:pPr>
      <m:oMathPara>
        <m:oMathParaPr>
          <m:jc m:val="left"/>
        </m:oMathParaPr>
        <m:oMath>
          <m:r>
            <m:rPr>
              <m:sty m:val="bi"/>
            </m:rPr>
            <w:rPr>
              <w:rFonts w:ascii="Cambria Math" w:eastAsia="楷体" w:hAnsi="Cambria Math" w:cs="Times New Roman"/>
              <w:color w:val="000000" w:themeColor="text1"/>
              <w:sz w:val="22"/>
            </w:rPr>
            <m:t>L→L,S|S</m:t>
          </m:r>
        </m:oMath>
      </m:oMathPara>
    </w:p>
    <w:p w14:paraId="519CE863" w14:textId="77777777" w:rsidR="0053733B" w:rsidRDefault="0053733B" w:rsidP="0053733B">
      <w:pPr>
        <w:rPr>
          <w:rFonts w:ascii="Times New Roman" w:eastAsia="楷体" w:hAnsi="Times New Roman" w:cs="Times New Roman"/>
          <w:b/>
          <w:bCs/>
          <w:sz w:val="22"/>
        </w:rPr>
      </w:pPr>
      <w:r w:rsidRPr="00C1317D">
        <w:rPr>
          <w:rFonts w:ascii="Times New Roman" w:eastAsia="楷体" w:hAnsi="Times New Roman" w:cs="Times New Roman" w:hint="eastAsia"/>
          <w:b/>
          <w:bCs/>
          <w:color w:val="000000" w:themeColor="text1"/>
          <w:sz w:val="22"/>
        </w:rPr>
        <w:t>如下是相应于</w:t>
      </w:r>
      <m:oMath>
        <m:r>
          <m:rPr>
            <m:sty m:val="b"/>
          </m:rPr>
          <w:rPr>
            <w:rFonts w:ascii="Cambria Math" w:eastAsia="楷体" w:hAnsi="Cambria Math"/>
            <w:sz w:val="22"/>
          </w:rPr>
          <m:t>G[S]</m:t>
        </m:r>
      </m:oMath>
      <w:r w:rsidRPr="00C1317D">
        <w:rPr>
          <w:rFonts w:ascii="Times New Roman" w:eastAsia="楷体" w:hAnsi="Times New Roman" w:cs="Times New Roman" w:hint="eastAsia"/>
          <w:b/>
          <w:bCs/>
          <w:sz w:val="22"/>
        </w:rPr>
        <w:t>的一个属性文法</w:t>
      </w:r>
      <w:r w:rsidRPr="00C1317D">
        <w:rPr>
          <w:rFonts w:ascii="Times New Roman" w:eastAsia="楷体" w:hAnsi="Times New Roman" w:cs="Times New Roman" w:hint="eastAsia"/>
          <w:b/>
          <w:bCs/>
          <w:sz w:val="22"/>
        </w:rPr>
        <w:t>(</w:t>
      </w:r>
      <w:r w:rsidRPr="00C1317D">
        <w:rPr>
          <w:rFonts w:ascii="Times New Roman" w:eastAsia="楷体" w:hAnsi="Times New Roman" w:cs="Times New Roman" w:hint="eastAsia"/>
          <w:b/>
          <w:bCs/>
          <w:sz w:val="22"/>
        </w:rPr>
        <w:t>或翻译模式</w:t>
      </w:r>
      <w:r w:rsidRPr="00C1317D">
        <w:rPr>
          <w:rFonts w:ascii="Times New Roman" w:eastAsia="楷体" w:hAnsi="Times New Roman" w:cs="Times New Roman"/>
          <w:b/>
          <w:bCs/>
          <w:sz w:val="22"/>
        </w:rPr>
        <w:t>)</w:t>
      </w:r>
      <w:r w:rsidRPr="00C1317D">
        <w:rPr>
          <w:rFonts w:ascii="Times New Roman" w:eastAsia="楷体" w:hAnsi="Times New Roman" w:cs="Times New Roman" w:hint="eastAsia"/>
          <w:b/>
          <w:bCs/>
          <w:sz w:val="22"/>
        </w:rPr>
        <w:t>：</w:t>
      </w:r>
    </w:p>
    <w:p w14:paraId="0B8BFA81" w14:textId="77777777" w:rsidR="0053733B" w:rsidRPr="00C1317D"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S→</m:t>
        </m:r>
        <m:d>
          <m:dPr>
            <m:ctrlPr>
              <w:rPr>
                <w:rFonts w:ascii="Cambria Math" w:eastAsia="楷体" w:hAnsi="Cambria Math" w:cs="Times New Roman"/>
                <w:b/>
                <w:i/>
                <w:color w:val="000000" w:themeColor="text1"/>
                <w:sz w:val="22"/>
              </w:rPr>
            </m:ctrlPr>
          </m:dPr>
          <m:e>
            <m:r>
              <m:rPr>
                <m:sty m:val="bi"/>
              </m:rPr>
              <w:rPr>
                <w:rFonts w:ascii="Cambria Math" w:eastAsia="楷体" w:hAnsi="Cambria Math" w:cs="Times New Roman"/>
                <w:color w:val="000000" w:themeColor="text1"/>
                <w:sz w:val="22"/>
              </w:rPr>
              <m:t>L</m:t>
            </m:r>
          </m:e>
        </m:d>
      </m:oMath>
      <w:r>
        <w:rPr>
          <w:rFonts w:ascii="Times New Roman" w:eastAsia="楷体" w:hAnsi="Times New Roman" w:cs="Times New Roman" w:hint="eastAsia"/>
          <w:b/>
          <w:color w:val="000000" w:themeColor="text1"/>
          <w:sz w:val="22"/>
        </w:rPr>
        <w:t xml:space="preserve"> </w:t>
      </w:r>
      <w:r>
        <w:rPr>
          <w:rFonts w:ascii="Times New Roman" w:eastAsia="楷体" w:hAnsi="Times New Roman" w:cs="Times New Roman"/>
          <w:b/>
          <w:color w:val="000000" w:themeColor="text1"/>
          <w:sz w:val="22"/>
        </w:rPr>
        <w:t xml:space="preserve">   </w:t>
      </w:r>
      <w:r>
        <w:rPr>
          <w:rFonts w:ascii="Times New Roman" w:eastAsia="楷体" w:hAnsi="Times New Roman" w:cs="Times New Roman" w:hint="eastAsia"/>
          <w:b/>
          <w:color w:val="000000" w:themeColor="text1"/>
          <w:sz w:val="22"/>
        </w:rPr>
        <w:t xml:space="preserve"> </w:t>
      </w:r>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{S.num≔L.num+1;}</m:t>
        </m:r>
      </m:oMath>
    </w:p>
    <w:p w14:paraId="1415E6DB" w14:textId="77777777" w:rsidR="0053733B" w:rsidRPr="00C1317D"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S→</m:t>
        </m:r>
        <m:r>
          <m:rPr>
            <m:sty m:val="bi"/>
          </m:rPr>
          <w:rPr>
            <w:rFonts w:ascii="Cambria Math" w:eastAsia="楷体" w:hAnsi="Cambria Math" w:cs="Times New Roman" w:hint="eastAsia"/>
            <w:color w:val="000000" w:themeColor="text1"/>
            <w:sz w:val="22"/>
          </w:rPr>
          <m:t>a</m:t>
        </m: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{S.num≔0;}</m:t>
        </m:r>
      </m:oMath>
    </w:p>
    <w:p w14:paraId="274617AF" w14:textId="77777777" w:rsidR="0053733B" w:rsidRPr="00C1317D"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L→</m:t>
        </m:r>
        <m:sSub>
          <m:sSubPr>
            <m:ctrlPr>
              <w:rPr>
                <w:rFonts w:ascii="Cambria Math" w:eastAsia="楷体" w:hAnsi="Cambria Math" w:cs="Times New Roman"/>
                <w:b/>
                <w:i/>
                <w:color w:val="000000" w:themeColor="text1"/>
                <w:sz w:val="22"/>
              </w:rPr>
            </m:ctrlPr>
          </m:sSubPr>
          <m:e>
            <m:r>
              <m:rPr>
                <m:sty m:val="bi"/>
              </m:rPr>
              <w:rPr>
                <w:rFonts w:ascii="Cambria Math" w:eastAsia="楷体" w:hAnsi="Cambria Math" w:cs="Times New Roman"/>
                <w:color w:val="000000" w:themeColor="text1"/>
                <w:sz w:val="22"/>
              </w:rPr>
              <m:t>L</m:t>
            </m:r>
          </m:e>
          <m:sub>
            <m:r>
              <m:rPr>
                <m:sty m:val="bi"/>
              </m:rPr>
              <w:rPr>
                <w:rFonts w:ascii="Cambria Math" w:eastAsia="楷体" w:hAnsi="Cambria Math" w:cs="Times New Roman"/>
                <w:color w:val="000000" w:themeColor="text1"/>
                <w:sz w:val="22"/>
              </w:rPr>
              <m:t>1</m:t>
            </m:r>
          </m:sub>
        </m:sSub>
        <m:r>
          <m:rPr>
            <m:sty m:val="bi"/>
          </m:rPr>
          <w:rPr>
            <w:rFonts w:ascii="Cambria Math" w:eastAsia="楷体" w:hAnsi="Cambria Math" w:cs="Times New Roman"/>
            <w:color w:val="000000" w:themeColor="text1"/>
            <w:sz w:val="22"/>
          </w:rPr>
          <m:t>,S</m:t>
        </m:r>
      </m:oMath>
      <w:r>
        <w:rPr>
          <w:rFonts w:ascii="Times New Roman" w:eastAsia="楷体" w:hAnsi="Times New Roman" w:cs="Times New Roman" w:hint="eastAsia"/>
          <w:b/>
          <w:color w:val="000000" w:themeColor="text1"/>
          <w:sz w:val="22"/>
        </w:rPr>
        <w:t xml:space="preserve"> </w:t>
      </w:r>
      <w:r>
        <w:rPr>
          <w:rFonts w:ascii="Times New Roman" w:eastAsia="楷体" w:hAnsi="Times New Roman" w:cs="Times New Roman"/>
          <w:b/>
          <w:color w:val="000000" w:themeColor="text1"/>
          <w:sz w:val="22"/>
        </w:rPr>
        <w:t xml:space="preserve">   </w:t>
      </w:r>
      <w:r>
        <w:rPr>
          <w:rFonts w:ascii="Times New Roman" w:eastAsia="楷体" w:hAnsi="Times New Roman" w:cs="Times New Roman" w:hint="eastAsia"/>
          <w:b/>
          <w:color w:val="000000" w:themeColor="text1"/>
          <w:sz w:val="22"/>
        </w:rPr>
        <w:t xml:space="preserve"> </w:t>
      </w:r>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{L.num≔</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L</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.num+S.num;}</m:t>
        </m:r>
      </m:oMath>
    </w:p>
    <w:p w14:paraId="470749EC" w14:textId="77777777" w:rsidR="0053733B"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L→S</m:t>
        </m:r>
      </m:oMath>
      <w:r>
        <w:rPr>
          <w:rFonts w:ascii="Times New Roman" w:eastAsia="楷体" w:hAnsi="Times New Roman" w:cs="Times New Roman" w:hint="eastAsia"/>
          <w:b/>
          <w:color w:val="000000" w:themeColor="text1"/>
          <w:sz w:val="22"/>
        </w:rPr>
        <w:t xml:space="preserve"> </w:t>
      </w:r>
      <w:r>
        <w:rPr>
          <w:rFonts w:ascii="Times New Roman" w:eastAsia="楷体" w:hAnsi="Times New Roman" w:cs="Times New Roman"/>
          <w:b/>
          <w:color w:val="000000" w:themeColor="text1"/>
          <w:sz w:val="22"/>
        </w:rPr>
        <w:t xml:space="preserve">   </w:t>
      </w:r>
      <w:r>
        <w:rPr>
          <w:rFonts w:ascii="Times New Roman" w:eastAsia="楷体" w:hAnsi="Times New Roman" w:cs="Times New Roman" w:hint="eastAsia"/>
          <w:b/>
          <w:color w:val="000000" w:themeColor="text1"/>
          <w:sz w:val="22"/>
        </w:rPr>
        <w:t xml:space="preserve"> </w:t>
      </w:r>
      <w:r>
        <w:rPr>
          <w:rFonts w:ascii="Times New Roman" w:eastAsia="楷体" w:hAnsi="Times New Roman" w:cs="Times New Roman"/>
          <w:b/>
          <w:color w:val="000000" w:themeColor="text1"/>
          <w:sz w:val="22"/>
        </w:rPr>
        <w:t xml:space="preserve">    </w:t>
      </w:r>
      <w:r w:rsidRPr="000F0560">
        <w:rPr>
          <w:rFonts w:ascii="Times New Roman" w:eastAsia="楷体" w:hAnsi="Times New Roman" w:cs="Times New Roman"/>
          <w:b/>
          <w:color w:val="00B0F0"/>
          <w:sz w:val="22"/>
        </w:rPr>
        <w:t xml:space="preserve"> </w:t>
      </w:r>
      <m:oMath>
        <m:r>
          <m:rPr>
            <m:sty m:val="bi"/>
          </m:rPr>
          <w:rPr>
            <w:rFonts w:ascii="Cambria Math" w:eastAsia="楷体" w:hAnsi="Cambria Math" w:cs="Times New Roman"/>
            <w:color w:val="00B0F0"/>
            <w:sz w:val="22"/>
          </w:rPr>
          <m:t>{L.num≔S.num;}</m:t>
        </m:r>
      </m:oMath>
    </w:p>
    <w:p w14:paraId="7DABC928"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hint="eastAsia"/>
          <w:b/>
          <w:color w:val="000000" w:themeColor="text1"/>
          <w:sz w:val="22"/>
        </w:rPr>
        <w:t>图</w:t>
      </w:r>
      <w:r>
        <w:rPr>
          <w:rFonts w:ascii="Times New Roman" w:eastAsia="楷体" w:hAnsi="Times New Roman" w:cs="Times New Roman" w:hint="eastAsia"/>
          <w:b/>
          <w:color w:val="000000" w:themeColor="text1"/>
          <w:sz w:val="22"/>
        </w:rPr>
        <w:t>7</w:t>
      </w:r>
      <w:r>
        <w:rPr>
          <w:rFonts w:ascii="Times New Roman" w:eastAsia="楷体" w:hAnsi="Times New Roman" w:cs="Times New Roman"/>
          <w:b/>
          <w:color w:val="000000" w:themeColor="text1"/>
          <w:sz w:val="22"/>
        </w:rPr>
        <w:t>.19</w:t>
      </w:r>
      <w:r>
        <w:rPr>
          <w:rFonts w:ascii="Times New Roman" w:eastAsia="楷体" w:hAnsi="Times New Roman" w:cs="Times New Roman" w:hint="eastAsia"/>
          <w:b/>
          <w:color w:val="000000" w:themeColor="text1"/>
          <w:sz w:val="22"/>
        </w:rPr>
        <w:t>分别是输入串</w:t>
      </w:r>
      <m:oMath>
        <m:r>
          <m:rPr>
            <m:sty m:val="bi"/>
          </m:rPr>
          <w:rPr>
            <w:rFonts w:ascii="Cambria Math" w:eastAsia="楷体" w:hAnsi="Cambria Math" w:cs="Times New Roman"/>
            <w:color w:val="000000" w:themeColor="text1"/>
            <w:sz w:val="22"/>
          </w:rPr>
          <m:t>(a,(a))</m:t>
        </m:r>
      </m:oMath>
      <w:r>
        <w:rPr>
          <w:rFonts w:ascii="Times New Roman" w:eastAsia="楷体" w:hAnsi="Times New Roman" w:cs="Times New Roman" w:hint="eastAsia"/>
          <w:b/>
          <w:color w:val="000000" w:themeColor="text1"/>
          <w:sz w:val="22"/>
        </w:rPr>
        <w:t>的语法分析树和对应的带标注语法树，但后者的属性值没有标出，试将其标出</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即填写图</w:t>
      </w:r>
      <w:r>
        <w:rPr>
          <w:rFonts w:ascii="Times New Roman" w:eastAsia="楷体" w:hAnsi="Times New Roman" w:cs="Times New Roman" w:hint="eastAsia"/>
          <w:b/>
          <w:color w:val="000000" w:themeColor="text1"/>
          <w:sz w:val="22"/>
        </w:rPr>
        <w:t>7</w:t>
      </w:r>
      <w:r>
        <w:rPr>
          <w:rFonts w:ascii="Times New Roman" w:eastAsia="楷体" w:hAnsi="Times New Roman" w:cs="Times New Roman"/>
          <w:b/>
          <w:color w:val="000000" w:themeColor="text1"/>
          <w:sz w:val="22"/>
        </w:rPr>
        <w:t>.19</w:t>
      </w:r>
      <w:r>
        <w:rPr>
          <w:rFonts w:ascii="Times New Roman" w:eastAsia="楷体" w:hAnsi="Times New Roman" w:cs="Times New Roman" w:hint="eastAsia"/>
          <w:b/>
          <w:color w:val="000000" w:themeColor="text1"/>
          <w:sz w:val="22"/>
        </w:rPr>
        <w:t>右图中符号</w:t>
      </w:r>
      <w:r>
        <w:rPr>
          <w:rFonts w:ascii="Times New Roman" w:eastAsia="楷体" w:hAnsi="Times New Roman" w:cs="Times New Roman" w:hint="eastAsia"/>
          <w:b/>
          <w:color w:val="000000" w:themeColor="text1"/>
          <w:sz w:val="22"/>
        </w:rPr>
        <w:t>=</w:t>
      </w:r>
      <w:r>
        <w:rPr>
          <w:rFonts w:ascii="Times New Roman" w:eastAsia="楷体" w:hAnsi="Times New Roman" w:cs="Times New Roman" w:hint="eastAsia"/>
          <w:b/>
          <w:color w:val="000000" w:themeColor="text1"/>
          <w:sz w:val="22"/>
        </w:rPr>
        <w:t>右边的值</w:t>
      </w:r>
      <w:r>
        <w:rPr>
          <w:rFonts w:ascii="Times New Roman" w:eastAsia="楷体" w:hAnsi="Times New Roman" w:cs="Times New Roman"/>
          <w:b/>
          <w:color w:val="000000" w:themeColor="text1"/>
          <w:sz w:val="22"/>
        </w:rPr>
        <w:t>)</w:t>
      </w:r>
      <w:r>
        <w:rPr>
          <w:rFonts w:ascii="Times New Roman" w:eastAsia="楷体" w:hAnsi="Times New Roman" w:cs="Times New Roman" w:hint="eastAsia"/>
          <w:b/>
          <w:color w:val="000000" w:themeColor="text1"/>
          <w:sz w:val="22"/>
        </w:rPr>
        <w:t>。</w:t>
      </w:r>
    </w:p>
    <w:p w14:paraId="42510F59" w14:textId="77777777" w:rsidR="0053733B" w:rsidRDefault="0053733B" w:rsidP="0053733B">
      <w:pPr>
        <w:rPr>
          <w:rFonts w:ascii="Times New Roman" w:eastAsia="楷体" w:hAnsi="Times New Roman" w:cs="Times New Roman"/>
          <w:b/>
          <w:bCs/>
          <w:i/>
          <w:color w:val="000000" w:themeColor="text1"/>
          <w:sz w:val="22"/>
        </w:rPr>
      </w:pPr>
      <w:r>
        <w:rPr>
          <w:rFonts w:ascii="Times New Roman" w:eastAsia="楷体" w:hAnsi="Times New Roman" w:cs="Times New Roman" w:hint="eastAsia"/>
          <w:b/>
          <w:bCs/>
          <w:i/>
          <w:noProof/>
          <w:color w:val="000000" w:themeColor="text1"/>
          <w:sz w:val="22"/>
        </w:rPr>
        <w:lastRenderedPageBreak/>
        <w:drawing>
          <wp:inline distT="0" distB="0" distL="0" distR="0" wp14:anchorId="0F5ACFBC" wp14:editId="29E01698">
            <wp:extent cx="2099469" cy="1905000"/>
            <wp:effectExtent l="19050" t="19050" r="15240" b="19050"/>
            <wp:docPr id="2080371260" name="图片 208037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03937" cy="1909054"/>
                    </a:xfrm>
                    <a:prstGeom prst="rect">
                      <a:avLst/>
                    </a:prstGeom>
                    <a:ln>
                      <a:solidFill>
                        <a:schemeClr val="bg1"/>
                      </a:solidFill>
                    </a:ln>
                  </pic:spPr>
                </pic:pic>
              </a:graphicData>
            </a:graphic>
          </wp:inline>
        </w:drawing>
      </w:r>
      <w:r>
        <w:rPr>
          <w:rFonts w:ascii="Times New Roman" w:eastAsia="楷体" w:hAnsi="Times New Roman" w:cs="Times New Roman"/>
          <w:b/>
          <w:bCs/>
          <w:i/>
          <w:noProof/>
          <w:color w:val="000000" w:themeColor="text1"/>
          <w:sz w:val="22"/>
        </w:rPr>
        <w:drawing>
          <wp:inline distT="0" distB="0" distL="0" distR="0" wp14:anchorId="14CFA102" wp14:editId="7C6090C1">
            <wp:extent cx="2265607" cy="19145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84461" cy="1930457"/>
                    </a:xfrm>
                    <a:prstGeom prst="rect">
                      <a:avLst/>
                    </a:prstGeom>
                    <a:noFill/>
                  </pic:spPr>
                </pic:pic>
              </a:graphicData>
            </a:graphic>
          </wp:inline>
        </w:drawing>
      </w:r>
    </w:p>
    <w:p w14:paraId="3AC6A113" w14:textId="77777777" w:rsidR="0053733B" w:rsidRDefault="0053733B" w:rsidP="0053733B">
      <w:pPr>
        <w:jc w:val="center"/>
        <w:rPr>
          <w:rFonts w:ascii="Times New Roman" w:eastAsia="楷体" w:hAnsi="Times New Roman" w:cs="Times New Roman"/>
          <w:b/>
          <w:bCs/>
          <w:iCs/>
          <w:color w:val="000000" w:themeColor="text1"/>
          <w:sz w:val="22"/>
        </w:rPr>
      </w:pPr>
      <w:r w:rsidRPr="006536F7">
        <w:rPr>
          <w:rFonts w:ascii="Times New Roman" w:eastAsia="楷体" w:hAnsi="Times New Roman" w:cs="Times New Roman" w:hint="eastAsia"/>
          <w:b/>
          <w:bCs/>
          <w:iCs/>
          <w:color w:val="000000" w:themeColor="text1"/>
          <w:sz w:val="22"/>
        </w:rPr>
        <w:t>图</w:t>
      </w:r>
      <w:r w:rsidRPr="006536F7">
        <w:rPr>
          <w:rFonts w:ascii="Times New Roman" w:eastAsia="楷体" w:hAnsi="Times New Roman" w:cs="Times New Roman" w:hint="eastAsia"/>
          <w:b/>
          <w:bCs/>
          <w:iCs/>
          <w:color w:val="000000" w:themeColor="text1"/>
          <w:sz w:val="22"/>
        </w:rPr>
        <w:t>7</w:t>
      </w:r>
      <w:r w:rsidRPr="006536F7">
        <w:rPr>
          <w:rFonts w:ascii="Times New Roman" w:eastAsia="楷体" w:hAnsi="Times New Roman" w:cs="Times New Roman"/>
          <w:b/>
          <w:bCs/>
          <w:iCs/>
          <w:color w:val="000000" w:themeColor="text1"/>
          <w:sz w:val="22"/>
        </w:rPr>
        <w:t xml:space="preserve">.19 </w:t>
      </w:r>
      <w:r w:rsidRPr="006536F7">
        <w:rPr>
          <w:rFonts w:ascii="Times New Roman" w:eastAsia="楷体" w:hAnsi="Times New Roman" w:cs="Times New Roman" w:hint="eastAsia"/>
          <w:b/>
          <w:bCs/>
          <w:iCs/>
          <w:color w:val="000000" w:themeColor="text1"/>
          <w:sz w:val="22"/>
        </w:rPr>
        <w:t>题</w:t>
      </w:r>
      <w:r w:rsidRPr="006536F7">
        <w:rPr>
          <w:rFonts w:ascii="Times New Roman" w:eastAsia="楷体" w:hAnsi="Times New Roman" w:cs="Times New Roman" w:hint="eastAsia"/>
          <w:b/>
          <w:bCs/>
          <w:iCs/>
          <w:color w:val="000000" w:themeColor="text1"/>
          <w:sz w:val="22"/>
        </w:rPr>
        <w:t>2</w:t>
      </w:r>
      <w:r w:rsidRPr="006536F7">
        <w:rPr>
          <w:rFonts w:ascii="Times New Roman" w:eastAsia="楷体" w:hAnsi="Times New Roman" w:cs="Times New Roman" w:hint="eastAsia"/>
          <w:b/>
          <w:bCs/>
          <w:iCs/>
          <w:color w:val="000000" w:themeColor="text1"/>
          <w:sz w:val="22"/>
        </w:rPr>
        <w:t>的语法分析树和带标注语法树</w:t>
      </w:r>
    </w:p>
    <w:p w14:paraId="711E2446" w14:textId="77777777" w:rsidR="0053733B" w:rsidRDefault="0053733B" w:rsidP="0053733B">
      <w:pPr>
        <w:rPr>
          <w:rFonts w:ascii="Times New Roman" w:eastAsia="楷体" w:hAnsi="Times New Roman" w:cs="Times New Roman"/>
          <w:b/>
          <w:bCs/>
          <w:iCs/>
          <w:color w:val="000000" w:themeColor="text1"/>
          <w:sz w:val="22"/>
        </w:rPr>
      </w:pPr>
      <w:r w:rsidRPr="000F0560">
        <w:rPr>
          <w:rFonts w:ascii="Times New Roman" w:eastAsia="楷体" w:hAnsi="Times New Roman" w:cs="Times New Roman" w:hint="eastAsia"/>
          <w:b/>
          <w:bCs/>
          <w:iCs/>
          <w:color w:val="FF0000"/>
          <w:sz w:val="22"/>
        </w:rPr>
        <w:t>答</w:t>
      </w:r>
      <w:r>
        <w:rPr>
          <w:rFonts w:ascii="Times New Roman" w:eastAsia="楷体" w:hAnsi="Times New Roman" w:cs="Times New Roman" w:hint="eastAsia"/>
          <w:b/>
          <w:bCs/>
          <w:iCs/>
          <w:color w:val="000000" w:themeColor="text1"/>
          <w:sz w:val="22"/>
        </w:rPr>
        <w:t>：如上图所示</w:t>
      </w:r>
    </w:p>
    <w:p w14:paraId="2C62917C" w14:textId="77777777" w:rsidR="0053733B" w:rsidRDefault="0053733B" w:rsidP="0053733B">
      <w:pPr>
        <w:rPr>
          <w:rFonts w:ascii="Times New Roman" w:eastAsia="楷体" w:hAnsi="Times New Roman" w:cs="Times New Roman"/>
          <w:b/>
          <w:bCs/>
          <w:iCs/>
          <w:color w:val="000000" w:themeColor="text1"/>
          <w:sz w:val="22"/>
        </w:rPr>
      </w:pPr>
    </w:p>
    <w:p w14:paraId="5C7405DB"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iCs/>
          <w:color w:val="000000" w:themeColor="text1"/>
          <w:sz w:val="22"/>
        </w:rPr>
        <w:t>4</w:t>
      </w:r>
      <w:r>
        <w:rPr>
          <w:rFonts w:ascii="Times New Roman" w:eastAsia="楷体" w:hAnsi="Times New Roman" w:cs="Times New Roman"/>
          <w:b/>
          <w:bCs/>
          <w:iCs/>
          <w:color w:val="000000" w:themeColor="text1"/>
          <w:sz w:val="22"/>
        </w:rPr>
        <w:t xml:space="preserve">. </w:t>
      </w:r>
      <w:r>
        <w:rPr>
          <w:rFonts w:ascii="Times New Roman" w:eastAsia="楷体" w:hAnsi="Times New Roman" w:cs="Times New Roman" w:hint="eastAsia"/>
          <w:b/>
          <w:bCs/>
          <w:iCs/>
          <w:color w:val="000000" w:themeColor="text1"/>
          <w:sz w:val="22"/>
        </w:rPr>
        <w:t>以下是简单表达式</w:t>
      </w:r>
      <w:r>
        <w:rPr>
          <w:rFonts w:ascii="Times New Roman" w:eastAsia="楷体" w:hAnsi="Times New Roman" w:cs="Times New Roman" w:hint="eastAsia"/>
          <w:b/>
          <w:bCs/>
          <w:iCs/>
          <w:color w:val="000000" w:themeColor="text1"/>
          <w:sz w:val="22"/>
        </w:rPr>
        <w:t>(</w:t>
      </w:r>
      <w:r>
        <w:rPr>
          <w:rFonts w:ascii="Times New Roman" w:eastAsia="楷体" w:hAnsi="Times New Roman" w:cs="Times New Roman" w:hint="eastAsia"/>
          <w:b/>
          <w:bCs/>
          <w:iCs/>
          <w:color w:val="000000" w:themeColor="text1"/>
          <w:sz w:val="22"/>
        </w:rPr>
        <w:t>只含加、减运算</w:t>
      </w:r>
      <w:r>
        <w:rPr>
          <w:rFonts w:ascii="Times New Roman" w:eastAsia="楷体" w:hAnsi="Times New Roman" w:cs="Times New Roman"/>
          <w:b/>
          <w:bCs/>
          <w:iCs/>
          <w:color w:val="000000" w:themeColor="text1"/>
          <w:sz w:val="22"/>
        </w:rPr>
        <w:t>)</w:t>
      </w:r>
      <w:r>
        <w:rPr>
          <w:rFonts w:ascii="Times New Roman" w:eastAsia="楷体" w:hAnsi="Times New Roman" w:cs="Times New Roman" w:hint="eastAsia"/>
          <w:b/>
          <w:bCs/>
          <w:iCs/>
          <w:color w:val="000000" w:themeColor="text1"/>
          <w:sz w:val="22"/>
        </w:rPr>
        <w:t>计算的一个属性文法</w:t>
      </w:r>
      <w:bookmarkStart w:id="4" w:name="_Hlk73127297"/>
      <m:oMath>
        <m:r>
          <m:rPr>
            <m:sty m:val="bi"/>
          </m:rPr>
          <w:rPr>
            <w:rFonts w:ascii="Cambria Math" w:eastAsia="楷体" w:hAnsi="Cambria Math"/>
            <w:sz w:val="22"/>
          </w:rPr>
          <m:t>G(E)</m:t>
        </m:r>
      </m:oMath>
      <w:bookmarkEnd w:id="4"/>
      <w:r>
        <w:rPr>
          <w:rFonts w:ascii="Times New Roman" w:eastAsia="楷体" w:hAnsi="Times New Roman" w:cs="Times New Roman" w:hint="eastAsia"/>
          <w:b/>
          <w:bCs/>
          <w:sz w:val="22"/>
        </w:rPr>
        <w:t>:</w:t>
      </w:r>
    </w:p>
    <w:p w14:paraId="6A118B28" w14:textId="77777777" w:rsidR="0053733B" w:rsidRPr="000F0560" w:rsidRDefault="0053733B" w:rsidP="0053733B">
      <w:pPr>
        <w:rPr>
          <w:rFonts w:ascii="Times New Roman" w:eastAsia="楷体" w:hAnsi="Times New Roman" w:cs="Times New Roman"/>
          <w:b/>
          <w:color w:val="00B0F0"/>
          <w:sz w:val="22"/>
        </w:rPr>
      </w:pPr>
      <m:oMath>
        <m:r>
          <m:rPr>
            <m:sty m:val="bi"/>
          </m:rPr>
          <w:rPr>
            <w:rFonts w:ascii="Cambria Math" w:eastAsia="楷体" w:hAnsi="Cambria Math" w:cs="Times New Roman"/>
            <w:color w:val="000000" w:themeColor="text1"/>
            <w:sz w:val="22"/>
          </w:rPr>
          <m:t>E→TR</m:t>
        </m: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{R.in≔T.val;E.val≔R.val}</m:t>
        </m:r>
      </m:oMath>
    </w:p>
    <w:p w14:paraId="3E146D40" w14:textId="77777777" w:rsidR="0053733B" w:rsidRPr="000F0560" w:rsidRDefault="0053733B" w:rsidP="0053733B">
      <w:pPr>
        <w:rPr>
          <w:rFonts w:ascii="Times New Roman" w:eastAsia="楷体" w:hAnsi="Times New Roman" w:cs="Times New Roman"/>
          <w:b/>
          <w:color w:val="00B0F0"/>
          <w:sz w:val="22"/>
        </w:rPr>
      </w:pPr>
      <m:oMath>
        <m:r>
          <m:rPr>
            <m:sty m:val="bi"/>
          </m:rPr>
          <w:rPr>
            <w:rFonts w:ascii="Cambria Math" w:eastAsia="楷体" w:hAnsi="Cambria Math" w:cs="Times New Roman"/>
            <w:color w:val="000000" w:themeColor="text1"/>
            <w:sz w:val="22"/>
          </w:rPr>
          <m:t>R→+T</m:t>
        </m:r>
        <m:sSub>
          <m:sSubPr>
            <m:ctrlPr>
              <w:rPr>
                <w:rFonts w:ascii="Cambria Math" w:eastAsia="楷体" w:hAnsi="Cambria Math" w:cs="Times New Roman"/>
                <w:b/>
                <w:i/>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b/>
          <w:color w:val="000000" w:themeColor="text1"/>
          <w:sz w:val="22"/>
        </w:rPr>
        <w:t xml:space="preserve">     </w:t>
      </w:r>
      <w:r w:rsidRPr="000F0560">
        <w:rPr>
          <w:rFonts w:ascii="Times New Roman" w:eastAsia="楷体" w:hAnsi="Times New Roman" w:cs="Times New Roman"/>
          <w:b/>
          <w:color w:val="00B0F0"/>
          <w:sz w:val="22"/>
        </w:rPr>
        <w:t xml:space="preserve"> </w:t>
      </w:r>
      <m:oMath>
        <m:r>
          <m:rPr>
            <m:sty m:val="bi"/>
          </m:rPr>
          <w:rPr>
            <w:rFonts w:ascii="Cambria Math" w:eastAsia="楷体" w:hAnsi="Cambria Math" w:cs="Times New Roman"/>
            <w:color w:val="00B0F0"/>
            <w:sz w:val="22"/>
          </w:rPr>
          <m:t>{</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.in≔R.in+T.val;R.val=</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.val}</m:t>
        </m:r>
      </m:oMath>
    </w:p>
    <w:p w14:paraId="30B0036C" w14:textId="77777777" w:rsidR="0053733B" w:rsidRPr="000F0560" w:rsidRDefault="0053733B" w:rsidP="0053733B">
      <w:pPr>
        <w:rPr>
          <w:rFonts w:ascii="Times New Roman" w:eastAsia="楷体" w:hAnsi="Times New Roman" w:cs="Times New Roman"/>
          <w:b/>
          <w:color w:val="00B0F0"/>
          <w:sz w:val="22"/>
        </w:rPr>
      </w:pPr>
      <m:oMath>
        <m:r>
          <m:rPr>
            <m:sty m:val="bi"/>
          </m:rPr>
          <w:rPr>
            <w:rFonts w:ascii="Cambria Math" w:eastAsia="楷体" w:hAnsi="Cambria Math" w:cs="Times New Roman"/>
            <w:color w:val="000000" w:themeColor="text1"/>
            <w:sz w:val="22"/>
          </w:rPr>
          <m:t>L→</m:t>
        </m:r>
        <m:sSub>
          <m:sSubPr>
            <m:ctrlPr>
              <w:rPr>
                <w:rFonts w:ascii="Cambria Math" w:eastAsia="楷体" w:hAnsi="Cambria Math" w:cs="Times New Roman"/>
                <w:b/>
                <w:i/>
                <w:color w:val="000000" w:themeColor="text1"/>
                <w:sz w:val="22"/>
              </w:rPr>
            </m:ctrlPr>
          </m:sSubPr>
          <m:e>
            <m:r>
              <m:rPr>
                <m:sty m:val="bi"/>
              </m:rPr>
              <w:rPr>
                <w:rFonts w:ascii="Cambria Math" w:eastAsia="楷体" w:hAnsi="Cambria Math" w:cs="Times New Roman"/>
                <w:color w:val="000000" w:themeColor="text1"/>
                <w:sz w:val="22"/>
              </w:rPr>
              <m:t>-TR</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.in≔R.in-T.val;R.val≔</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.val}</m:t>
        </m:r>
      </m:oMath>
    </w:p>
    <w:p w14:paraId="6B801189" w14:textId="77777777" w:rsidR="0053733B"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R→ε</m:t>
        </m: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{R.val≔R.in;}</m:t>
        </m:r>
      </m:oMath>
    </w:p>
    <w:p w14:paraId="2B2DA3AA" w14:textId="77777777" w:rsidR="0053733B"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T→</m:t>
        </m:r>
        <m:bar>
          <m:barPr>
            <m:ctrlPr>
              <w:rPr>
                <w:rFonts w:ascii="Cambria Math" w:eastAsia="楷体" w:hAnsi="Cambria Math" w:cs="Times New Roman"/>
                <w:b/>
                <w:i/>
                <w:color w:val="000000" w:themeColor="text1"/>
                <w:sz w:val="22"/>
              </w:rPr>
            </m:ctrlPr>
          </m:barPr>
          <m:e>
            <m:r>
              <m:rPr>
                <m:sty m:val="bi"/>
              </m:rPr>
              <w:rPr>
                <w:rFonts w:ascii="Cambria Math" w:eastAsia="楷体" w:hAnsi="Cambria Math" w:cs="Times New Roman"/>
                <w:color w:val="000000" w:themeColor="text1"/>
                <w:sz w:val="22"/>
              </w:rPr>
              <m:t>num</m:t>
            </m:r>
          </m:e>
        </m:ba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{T.val≔lexval(num)}</m:t>
        </m:r>
      </m:oMath>
    </w:p>
    <w:p w14:paraId="10EC8402"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hint="eastAsia"/>
          <w:b/>
          <w:color w:val="000000" w:themeColor="text1"/>
          <w:sz w:val="22"/>
        </w:rPr>
        <w:t>其中，</w:t>
      </w:r>
      <m:oMath>
        <m:r>
          <m:rPr>
            <m:sty m:val="bi"/>
          </m:rPr>
          <w:rPr>
            <w:rFonts w:ascii="Cambria Math" w:eastAsia="楷体" w:hAnsi="Cambria Math" w:cs="Times New Roman"/>
            <w:color w:val="000000" w:themeColor="text1"/>
            <w:sz w:val="22"/>
          </w:rPr>
          <m:t>lexval(num)</m:t>
        </m:r>
      </m:oMath>
      <w:r>
        <w:rPr>
          <w:rFonts w:ascii="Times New Roman" w:eastAsia="楷体" w:hAnsi="Times New Roman" w:cs="Times New Roman" w:hint="eastAsia"/>
          <w:b/>
          <w:color w:val="000000" w:themeColor="text1"/>
          <w:sz w:val="22"/>
        </w:rPr>
        <w:t>表示从词法分析程序得到的常数值。</w:t>
      </w:r>
    </w:p>
    <w:p w14:paraId="5C90ECA2"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hint="eastAsia"/>
          <w:b/>
          <w:color w:val="000000" w:themeColor="text1"/>
          <w:sz w:val="22"/>
        </w:rPr>
        <w:t>试给出表达式</w:t>
      </w:r>
      <m:oMath>
        <m:r>
          <m:rPr>
            <m:sty m:val="bi"/>
          </m:rPr>
          <w:rPr>
            <w:rFonts w:ascii="Cambria Math" w:eastAsia="楷体" w:hAnsi="Cambria Math" w:cs="Times New Roman"/>
            <w:color w:val="000000" w:themeColor="text1"/>
            <w:sz w:val="22"/>
          </w:rPr>
          <m:t>3+4-5</m:t>
        </m:r>
      </m:oMath>
      <w:r>
        <w:rPr>
          <w:rFonts w:ascii="Times New Roman" w:eastAsia="楷体" w:hAnsi="Times New Roman" w:cs="Times New Roman" w:hint="eastAsia"/>
          <w:b/>
          <w:color w:val="000000" w:themeColor="text1"/>
          <w:sz w:val="22"/>
        </w:rPr>
        <w:t>的语法分析树和相应的带标注语法分析树。</w:t>
      </w:r>
    </w:p>
    <w:p w14:paraId="3ED2EDA0" w14:textId="77777777" w:rsidR="0053733B" w:rsidRDefault="0053733B" w:rsidP="0053733B">
      <w:pPr>
        <w:rPr>
          <w:rFonts w:ascii="Times New Roman" w:eastAsia="楷体" w:hAnsi="Times New Roman" w:cs="Times New Roman"/>
          <w:b/>
          <w:color w:val="000000" w:themeColor="text1"/>
          <w:sz w:val="22"/>
        </w:rPr>
      </w:pPr>
      <w:r w:rsidRPr="000F0560">
        <w:rPr>
          <w:rFonts w:ascii="Times New Roman" w:eastAsia="楷体" w:hAnsi="Times New Roman" w:cs="Times New Roman" w:hint="eastAsia"/>
          <w:b/>
          <w:color w:val="FF0000"/>
          <w:sz w:val="22"/>
        </w:rPr>
        <w:t>答：</w:t>
      </w:r>
      <w:r>
        <w:rPr>
          <w:rFonts w:ascii="Times New Roman" w:eastAsia="楷体" w:hAnsi="Times New Roman" w:cs="Times New Roman" w:hint="eastAsia"/>
          <w:b/>
          <w:color w:val="000000" w:themeColor="text1"/>
          <w:sz w:val="22"/>
        </w:rPr>
        <w:t>语法分析树如下</w:t>
      </w:r>
    </w:p>
    <w:p w14:paraId="3CF2E6BF"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b/>
          <w:noProof/>
          <w:color w:val="000000" w:themeColor="text1"/>
          <w:sz w:val="22"/>
        </w:rPr>
        <w:drawing>
          <wp:inline distT="0" distB="0" distL="0" distR="0" wp14:anchorId="1F9E43D0" wp14:editId="159C343E">
            <wp:extent cx="3402759" cy="2000250"/>
            <wp:effectExtent l="0" t="0" r="7620" b="0"/>
            <wp:docPr id="1774183052" name="图片 177418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10460" cy="2004777"/>
                    </a:xfrm>
                    <a:prstGeom prst="rect">
                      <a:avLst/>
                    </a:prstGeom>
                    <a:noFill/>
                  </pic:spPr>
                </pic:pic>
              </a:graphicData>
            </a:graphic>
          </wp:inline>
        </w:drawing>
      </w:r>
    </w:p>
    <w:p w14:paraId="4D8AFC23"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hint="eastAsia"/>
          <w:b/>
          <w:color w:val="000000" w:themeColor="text1"/>
          <w:sz w:val="22"/>
        </w:rPr>
        <w:t>带标注的语法树如下：</w:t>
      </w:r>
    </w:p>
    <w:p w14:paraId="67F7A0E1"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b/>
          <w:noProof/>
          <w:color w:val="000000" w:themeColor="text1"/>
          <w:sz w:val="22"/>
        </w:rPr>
        <w:drawing>
          <wp:inline distT="0" distB="0" distL="0" distR="0" wp14:anchorId="248CF269" wp14:editId="4E3C6F59">
            <wp:extent cx="3918307" cy="2057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6026" cy="2061453"/>
                    </a:xfrm>
                    <a:prstGeom prst="rect">
                      <a:avLst/>
                    </a:prstGeom>
                    <a:noFill/>
                  </pic:spPr>
                </pic:pic>
              </a:graphicData>
            </a:graphic>
          </wp:inline>
        </w:drawing>
      </w:r>
    </w:p>
    <w:p w14:paraId="21E3D399"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color w:val="000000" w:themeColor="text1"/>
          <w:sz w:val="22"/>
        </w:rPr>
        <w:lastRenderedPageBreak/>
        <w:t>5</w:t>
      </w:r>
      <w:r>
        <w:rPr>
          <w:rFonts w:ascii="Times New Roman" w:eastAsia="楷体" w:hAnsi="Times New Roman" w:cs="Times New Roman"/>
          <w:b/>
          <w:color w:val="000000" w:themeColor="text1"/>
          <w:sz w:val="22"/>
        </w:rPr>
        <w:t xml:space="preserve">. </w:t>
      </w:r>
      <w:r w:rsidRPr="008D78C2">
        <w:rPr>
          <w:rFonts w:ascii="Times New Roman" w:eastAsia="楷体" w:hAnsi="Times New Roman" w:cs="Times New Roman" w:hint="eastAsia"/>
          <w:b/>
          <w:color w:val="000000" w:themeColor="text1"/>
          <w:sz w:val="22"/>
          <w:highlight w:val="yellow"/>
        </w:rPr>
        <w:t>题</w:t>
      </w:r>
      <w:r w:rsidRPr="008D78C2">
        <w:rPr>
          <w:rFonts w:ascii="Times New Roman" w:eastAsia="楷体" w:hAnsi="Times New Roman" w:cs="Times New Roman" w:hint="eastAsia"/>
          <w:b/>
          <w:color w:val="000000" w:themeColor="text1"/>
          <w:sz w:val="22"/>
          <w:highlight w:val="yellow"/>
        </w:rPr>
        <w:t>2</w:t>
      </w:r>
      <w:r w:rsidRPr="008D78C2">
        <w:rPr>
          <w:rFonts w:ascii="Times New Roman" w:eastAsia="楷体" w:hAnsi="Times New Roman" w:cs="Times New Roman" w:hint="eastAsia"/>
          <w:b/>
          <w:color w:val="000000" w:themeColor="text1"/>
          <w:sz w:val="22"/>
          <w:highlight w:val="yellow"/>
        </w:rPr>
        <w:t>中所给的</w:t>
      </w:r>
      <m:oMath>
        <m:r>
          <m:rPr>
            <m:sty m:val="bi"/>
          </m:rPr>
          <w:rPr>
            <w:rFonts w:ascii="Cambria Math" w:eastAsia="楷体" w:hAnsi="Cambria Math"/>
            <w:sz w:val="22"/>
            <w:highlight w:val="yellow"/>
          </w:rPr>
          <m:t>G[E]</m:t>
        </m:r>
      </m:oMath>
      <w:r w:rsidRPr="008D78C2">
        <w:rPr>
          <w:rFonts w:ascii="Times New Roman" w:eastAsia="楷体" w:hAnsi="Times New Roman" w:cs="Times New Roman" w:hint="eastAsia"/>
          <w:b/>
          <w:bCs/>
          <w:sz w:val="22"/>
          <w:highlight w:val="yellow"/>
        </w:rPr>
        <w:t>的属性文法是一个</w:t>
      </w:r>
      <m:oMath>
        <m:r>
          <m:rPr>
            <m:sty m:val="bi"/>
          </m:rPr>
          <w:rPr>
            <w:rFonts w:ascii="Cambria Math" w:eastAsia="楷体" w:hAnsi="Cambria Math" w:cs="Times New Roman"/>
            <w:sz w:val="22"/>
            <w:highlight w:val="yellow"/>
          </w:rPr>
          <m:t>S</m:t>
        </m:r>
      </m:oMath>
      <w:r w:rsidRPr="008D78C2">
        <w:rPr>
          <w:rFonts w:ascii="Times New Roman" w:eastAsia="楷体" w:hAnsi="Times New Roman" w:cs="Times New Roman" w:hint="eastAsia"/>
          <w:b/>
          <w:bCs/>
          <w:sz w:val="22"/>
          <w:highlight w:val="yellow"/>
        </w:rPr>
        <w:t>-</w:t>
      </w:r>
      <w:r w:rsidRPr="008D78C2">
        <w:rPr>
          <w:rFonts w:ascii="Times New Roman" w:eastAsia="楷体" w:hAnsi="Times New Roman" w:cs="Times New Roman" w:hint="eastAsia"/>
          <w:b/>
          <w:bCs/>
          <w:sz w:val="22"/>
          <w:highlight w:val="yellow"/>
        </w:rPr>
        <w:t>属性文法</w:t>
      </w:r>
      <w:r>
        <w:rPr>
          <w:rFonts w:ascii="Times New Roman" w:eastAsia="楷体" w:hAnsi="Times New Roman" w:cs="Times New Roman" w:hint="eastAsia"/>
          <w:b/>
          <w:bCs/>
          <w:sz w:val="22"/>
        </w:rPr>
        <w:t>，故可以在自底向上分析过程中增加语义</w:t>
      </w:r>
      <w:proofErr w:type="gramStart"/>
      <w:r>
        <w:rPr>
          <w:rFonts w:ascii="Times New Roman" w:eastAsia="楷体" w:hAnsi="Times New Roman" w:cs="Times New Roman" w:hint="eastAsia"/>
          <w:b/>
          <w:bCs/>
          <w:sz w:val="22"/>
        </w:rPr>
        <w:t>栈</w:t>
      </w:r>
      <w:proofErr w:type="gramEnd"/>
      <w:r>
        <w:rPr>
          <w:rFonts w:ascii="Times New Roman" w:eastAsia="楷体" w:hAnsi="Times New Roman" w:cs="Times New Roman" w:hint="eastAsia"/>
          <w:b/>
          <w:bCs/>
          <w:sz w:val="22"/>
        </w:rPr>
        <w:t>来计算属性值，图</w:t>
      </w:r>
      <w:r>
        <w:rPr>
          <w:rFonts w:ascii="Times New Roman" w:eastAsia="楷体" w:hAnsi="Times New Roman" w:cs="Times New Roman"/>
          <w:b/>
          <w:bCs/>
          <w:sz w:val="22"/>
        </w:rPr>
        <w:t>7.20</w:t>
      </w:r>
      <w:r>
        <w:rPr>
          <w:rFonts w:ascii="Times New Roman" w:eastAsia="楷体" w:hAnsi="Times New Roman" w:cs="Times New Roman" w:hint="eastAsia"/>
          <w:b/>
          <w:bCs/>
          <w:sz w:val="22"/>
        </w:rPr>
        <w:t>是</w:t>
      </w:r>
      <m:oMath>
        <m:r>
          <m:rPr>
            <m:sty m:val="bi"/>
          </m:rPr>
          <w:rPr>
            <w:rFonts w:ascii="Cambria Math" w:eastAsia="楷体" w:hAnsi="Cambria Math"/>
            <w:sz w:val="22"/>
          </w:rPr>
          <m:t>G[S]</m:t>
        </m:r>
      </m:oMath>
      <w:r>
        <w:rPr>
          <w:rFonts w:ascii="Times New Roman" w:eastAsia="楷体" w:hAnsi="Times New Roman" w:cs="Times New Roman" w:hint="eastAsia"/>
          <w:b/>
          <w:bCs/>
          <w:sz w:val="22"/>
        </w:rPr>
        <w:t>的一个</w:t>
      </w:r>
      <m:oMath>
        <m:r>
          <m:rPr>
            <m:sty m:val="bi"/>
          </m:rPr>
          <w:rPr>
            <w:rFonts w:ascii="Cambria Math" w:eastAsia="楷体" w:hAnsi="Cambria Math" w:cs="Times New Roman"/>
            <w:sz w:val="22"/>
          </w:rPr>
          <m:t>LR</m:t>
        </m:r>
      </m:oMath>
      <w:r>
        <w:rPr>
          <w:rFonts w:ascii="Times New Roman" w:eastAsia="楷体" w:hAnsi="Times New Roman" w:cs="Times New Roman" w:hint="eastAsia"/>
          <w:b/>
          <w:bCs/>
          <w:sz w:val="22"/>
        </w:rPr>
        <w:t>分析表，图</w:t>
      </w:r>
      <w:r>
        <w:rPr>
          <w:rFonts w:ascii="Times New Roman" w:eastAsia="楷体" w:hAnsi="Times New Roman" w:cs="Times New Roman" w:hint="eastAsia"/>
          <w:b/>
          <w:bCs/>
          <w:sz w:val="22"/>
        </w:rPr>
        <w:t>7</w:t>
      </w:r>
      <w:r>
        <w:rPr>
          <w:rFonts w:ascii="Times New Roman" w:eastAsia="楷体" w:hAnsi="Times New Roman" w:cs="Times New Roman"/>
          <w:b/>
          <w:bCs/>
          <w:sz w:val="22"/>
        </w:rPr>
        <w:t>.21</w:t>
      </w:r>
      <w:r>
        <w:rPr>
          <w:rFonts w:ascii="Times New Roman" w:eastAsia="楷体" w:hAnsi="Times New Roman" w:cs="Times New Roman" w:hint="eastAsia"/>
          <w:b/>
          <w:bCs/>
          <w:sz w:val="22"/>
        </w:rPr>
        <w:t>描述了输入串</w:t>
      </w:r>
      <m:oMath>
        <m:r>
          <m:rPr>
            <m:sty m:val="bi"/>
          </m:rPr>
          <w:rPr>
            <w:rFonts w:ascii="Cambria Math" w:eastAsia="楷体" w:hAnsi="Cambria Math" w:cs="Times New Roman"/>
            <w:sz w:val="22"/>
          </w:rPr>
          <m:t>(a,(a))</m:t>
        </m:r>
      </m:oMath>
      <w:r>
        <w:rPr>
          <w:rFonts w:ascii="Times New Roman" w:eastAsia="楷体" w:hAnsi="Times New Roman" w:cs="Times New Roman" w:hint="eastAsia"/>
          <w:b/>
          <w:bCs/>
          <w:sz w:val="22"/>
        </w:rPr>
        <w:t>的分析和求</w:t>
      </w:r>
      <w:proofErr w:type="gramStart"/>
      <w:r>
        <w:rPr>
          <w:rFonts w:ascii="Times New Roman" w:eastAsia="楷体" w:hAnsi="Times New Roman" w:cs="Times New Roman" w:hint="eastAsia"/>
          <w:b/>
          <w:bCs/>
          <w:sz w:val="22"/>
        </w:rPr>
        <w:t>值过程</w:t>
      </w:r>
      <w:proofErr w:type="gramEnd"/>
      <w:r>
        <w:rPr>
          <w:rFonts w:ascii="Times New Roman" w:eastAsia="楷体" w:hAnsi="Times New Roman" w:cs="Times New Roman" w:hint="eastAsia"/>
          <w:b/>
          <w:bCs/>
          <w:sz w:val="22"/>
        </w:rPr>
        <w:t>(</w:t>
      </w:r>
      <w:r>
        <w:rPr>
          <w:rFonts w:ascii="Times New Roman" w:eastAsia="楷体" w:hAnsi="Times New Roman" w:cs="Times New Roman" w:hint="eastAsia"/>
          <w:b/>
          <w:bCs/>
          <w:sz w:val="22"/>
        </w:rPr>
        <w:t>语义</w:t>
      </w:r>
      <w:proofErr w:type="gramStart"/>
      <w:r>
        <w:rPr>
          <w:rFonts w:ascii="Times New Roman" w:eastAsia="楷体" w:hAnsi="Times New Roman" w:cs="Times New Roman" w:hint="eastAsia"/>
          <w:b/>
          <w:bCs/>
          <w:sz w:val="22"/>
        </w:rPr>
        <w:t>栈</w:t>
      </w:r>
      <w:proofErr w:type="gramEnd"/>
      <w:r>
        <w:rPr>
          <w:rFonts w:ascii="Times New Roman" w:eastAsia="楷体" w:hAnsi="Times New Roman" w:cs="Times New Roman" w:hint="eastAsia"/>
          <w:b/>
          <w:bCs/>
          <w:sz w:val="22"/>
        </w:rPr>
        <w:t>中的值对应</w:t>
      </w:r>
      <m:oMath>
        <m:r>
          <m:rPr>
            <m:sty m:val="bi"/>
          </m:rPr>
          <w:rPr>
            <w:rFonts w:ascii="Cambria Math" w:eastAsia="楷体" w:hAnsi="Cambria Math"/>
            <w:sz w:val="22"/>
          </w:rPr>
          <m:t>S.num</m:t>
        </m:r>
      </m:oMath>
      <w:r>
        <w:rPr>
          <w:rFonts w:ascii="Times New Roman" w:eastAsia="楷体" w:hAnsi="Times New Roman" w:cs="Times New Roman" w:hint="eastAsia"/>
          <w:b/>
          <w:bCs/>
          <w:sz w:val="22"/>
        </w:rPr>
        <w:t>或</w:t>
      </w:r>
      <m:oMath>
        <m:r>
          <m:rPr>
            <m:sty m:val="bi"/>
          </m:rPr>
          <w:rPr>
            <w:rFonts w:ascii="Cambria Math" w:eastAsia="楷体" w:hAnsi="Cambria Math" w:cs="Times New Roman"/>
            <w:sz w:val="22"/>
          </w:rPr>
          <m:t>L.num</m:t>
        </m:r>
      </m:oMath>
      <w:r>
        <w:rPr>
          <w:rFonts w:ascii="Times New Roman" w:eastAsia="楷体" w:hAnsi="Times New Roman" w:cs="Times New Roman"/>
          <w:b/>
          <w:bCs/>
          <w:sz w:val="22"/>
        </w:rPr>
        <w:t>)</w:t>
      </w:r>
      <w:r>
        <w:rPr>
          <w:rFonts w:ascii="Times New Roman" w:eastAsia="楷体" w:hAnsi="Times New Roman" w:cs="Times New Roman" w:hint="eastAsia"/>
          <w:b/>
          <w:bCs/>
          <w:sz w:val="22"/>
        </w:rPr>
        <w:t>，其中，第</w:t>
      </w:r>
      <w:r>
        <w:rPr>
          <w:rFonts w:ascii="Times New Roman" w:eastAsia="楷体" w:hAnsi="Times New Roman" w:cs="Times New Roman" w:hint="eastAsia"/>
          <w:b/>
          <w:bCs/>
          <w:sz w:val="22"/>
        </w:rPr>
        <w:t>1</w:t>
      </w:r>
      <w:r>
        <w:rPr>
          <w:rFonts w:ascii="Times New Roman" w:eastAsia="楷体" w:hAnsi="Times New Roman" w:cs="Times New Roman"/>
          <w:b/>
          <w:bCs/>
          <w:sz w:val="22"/>
        </w:rPr>
        <w:t>4</w:t>
      </w:r>
      <w:r>
        <w:rPr>
          <w:rFonts w:ascii="Times New Roman" w:eastAsia="楷体" w:hAnsi="Times New Roman" w:cs="Times New Roman" w:hint="eastAsia"/>
          <w:b/>
          <w:bCs/>
          <w:sz w:val="22"/>
        </w:rPr>
        <w:t>、</w:t>
      </w:r>
      <w:r>
        <w:rPr>
          <w:rFonts w:ascii="Times New Roman" w:eastAsia="楷体" w:hAnsi="Times New Roman" w:cs="Times New Roman" w:hint="eastAsia"/>
          <w:b/>
          <w:bCs/>
          <w:sz w:val="22"/>
        </w:rPr>
        <w:t>1</w:t>
      </w:r>
      <w:r>
        <w:rPr>
          <w:rFonts w:ascii="Times New Roman" w:eastAsia="楷体" w:hAnsi="Times New Roman" w:cs="Times New Roman"/>
          <w:b/>
          <w:bCs/>
          <w:sz w:val="22"/>
        </w:rPr>
        <w:t>5</w:t>
      </w:r>
      <w:r>
        <w:rPr>
          <w:rFonts w:ascii="Times New Roman" w:eastAsia="楷体" w:hAnsi="Times New Roman" w:cs="Times New Roman" w:hint="eastAsia"/>
          <w:b/>
          <w:bCs/>
          <w:sz w:val="22"/>
        </w:rPr>
        <w:t>行没有给出，试着补全。</w:t>
      </w:r>
    </w:p>
    <w:tbl>
      <w:tblPr>
        <w:tblStyle w:val="a7"/>
        <w:tblW w:w="0" w:type="auto"/>
        <w:tblBorders>
          <w:left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53733B" w14:paraId="0568C634" w14:textId="77777777" w:rsidTr="00F64BA1">
        <w:tc>
          <w:tcPr>
            <w:tcW w:w="1037" w:type="dxa"/>
            <w:vMerge w:val="restart"/>
            <w:tcBorders>
              <w:top w:val="single" w:sz="12" w:space="0" w:color="auto"/>
            </w:tcBorders>
            <w:vAlign w:val="center"/>
          </w:tcPr>
          <w:p w14:paraId="3C3951B9"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状态</w:t>
            </w:r>
          </w:p>
        </w:tc>
        <w:tc>
          <w:tcPr>
            <w:tcW w:w="5185" w:type="dxa"/>
            <w:gridSpan w:val="5"/>
            <w:tcBorders>
              <w:top w:val="single" w:sz="12" w:space="0" w:color="auto"/>
            </w:tcBorders>
          </w:tcPr>
          <w:p w14:paraId="7E01086F"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A</w:t>
            </w:r>
            <w:r>
              <w:rPr>
                <w:rFonts w:ascii="Times New Roman" w:eastAsia="楷体" w:hAnsi="Times New Roman" w:cs="Times New Roman"/>
                <w:b/>
                <w:bCs/>
                <w:sz w:val="22"/>
              </w:rPr>
              <w:t>CTION</w:t>
            </w:r>
          </w:p>
        </w:tc>
        <w:tc>
          <w:tcPr>
            <w:tcW w:w="2074" w:type="dxa"/>
            <w:gridSpan w:val="2"/>
            <w:tcBorders>
              <w:top w:val="single" w:sz="12" w:space="0" w:color="auto"/>
            </w:tcBorders>
          </w:tcPr>
          <w:p w14:paraId="08AD8F8D"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G</w:t>
            </w:r>
            <w:r>
              <w:rPr>
                <w:rFonts w:ascii="Times New Roman" w:eastAsia="楷体" w:hAnsi="Times New Roman" w:cs="Times New Roman"/>
                <w:b/>
                <w:bCs/>
                <w:sz w:val="22"/>
              </w:rPr>
              <w:t>OTO</w:t>
            </w:r>
          </w:p>
        </w:tc>
      </w:tr>
      <w:tr w:rsidR="0053733B" w14:paraId="719F2591" w14:textId="77777777" w:rsidTr="00F64BA1">
        <w:tc>
          <w:tcPr>
            <w:tcW w:w="1037" w:type="dxa"/>
            <w:vMerge/>
            <w:tcBorders>
              <w:bottom w:val="single" w:sz="4" w:space="0" w:color="auto"/>
            </w:tcBorders>
          </w:tcPr>
          <w:p w14:paraId="1F88724A" w14:textId="77777777" w:rsidR="0053733B" w:rsidRDefault="0053733B" w:rsidP="00F64BA1">
            <w:pPr>
              <w:rPr>
                <w:rFonts w:ascii="Times New Roman" w:eastAsia="楷体" w:hAnsi="Times New Roman" w:cs="Times New Roman"/>
                <w:b/>
                <w:bCs/>
                <w:sz w:val="22"/>
              </w:rPr>
            </w:pPr>
          </w:p>
        </w:tc>
        <w:tc>
          <w:tcPr>
            <w:tcW w:w="1037" w:type="dxa"/>
            <w:tcBorders>
              <w:bottom w:val="single" w:sz="4" w:space="0" w:color="auto"/>
            </w:tcBorders>
          </w:tcPr>
          <w:p w14:paraId="5095399A" w14:textId="77777777" w:rsidR="0053733B" w:rsidRDefault="0053733B" w:rsidP="00F64BA1">
            <w:pPr>
              <w:rPr>
                <w:rFonts w:ascii="Times New Roman" w:eastAsia="楷体" w:hAnsi="Times New Roman" w:cs="Times New Roman"/>
                <w:b/>
                <w:bCs/>
                <w:sz w:val="22"/>
              </w:rPr>
            </w:pPr>
            <m:oMathPara>
              <m:oMath>
                <m:r>
                  <m:rPr>
                    <m:sty m:val="bi"/>
                  </m:rPr>
                  <w:rPr>
                    <w:rFonts w:ascii="Cambria Math" w:eastAsia="楷体" w:hAnsi="Cambria Math" w:cs="Times New Roman"/>
                    <w:sz w:val="22"/>
                  </w:rPr>
                  <m:t>a</m:t>
                </m:r>
              </m:oMath>
            </m:oMathPara>
          </w:p>
        </w:tc>
        <w:tc>
          <w:tcPr>
            <w:tcW w:w="1037" w:type="dxa"/>
            <w:tcBorders>
              <w:bottom w:val="single" w:sz="4" w:space="0" w:color="auto"/>
            </w:tcBorders>
          </w:tcPr>
          <w:p w14:paraId="07CFB60B" w14:textId="77777777" w:rsidR="0053733B" w:rsidRPr="00080BCA" w:rsidRDefault="0053733B" w:rsidP="00F64BA1">
            <w:pPr>
              <w:rPr>
                <w:rFonts w:ascii="Times New Roman" w:eastAsia="楷体" w:hAnsi="Times New Roman" w:cs="Times New Roman"/>
                <w:b/>
                <w:bCs/>
                <w:i/>
                <w:sz w:val="22"/>
              </w:rPr>
            </w:pPr>
            <m:oMathPara>
              <m:oMath>
                <m:r>
                  <m:rPr>
                    <m:sty m:val="bi"/>
                  </m:rPr>
                  <w:rPr>
                    <w:rFonts w:ascii="Cambria Math" w:eastAsia="楷体" w:hAnsi="Cambria Math" w:cs="Times New Roman"/>
                    <w:sz w:val="22"/>
                  </w:rPr>
                  <m:t>,</m:t>
                </m:r>
              </m:oMath>
            </m:oMathPara>
          </w:p>
        </w:tc>
        <w:tc>
          <w:tcPr>
            <w:tcW w:w="1037" w:type="dxa"/>
            <w:tcBorders>
              <w:bottom w:val="single" w:sz="4" w:space="0" w:color="auto"/>
            </w:tcBorders>
          </w:tcPr>
          <w:p w14:paraId="46878974" w14:textId="77777777" w:rsidR="0053733B" w:rsidRDefault="0053733B" w:rsidP="00F64BA1">
            <w:pPr>
              <w:rPr>
                <w:rFonts w:ascii="Times New Roman" w:eastAsia="楷体" w:hAnsi="Times New Roman" w:cs="Times New Roman"/>
                <w:b/>
                <w:bCs/>
                <w:sz w:val="22"/>
              </w:rPr>
            </w:pPr>
            <m:oMathPara>
              <m:oMath>
                <m:r>
                  <m:rPr>
                    <m:sty m:val="bi"/>
                  </m:rPr>
                  <w:rPr>
                    <w:rFonts w:ascii="Cambria Math" w:eastAsia="楷体" w:hAnsi="Cambria Math" w:cs="Times New Roman"/>
                    <w:sz w:val="22"/>
                  </w:rPr>
                  <m:t>(</m:t>
                </m:r>
              </m:oMath>
            </m:oMathPara>
          </w:p>
        </w:tc>
        <w:tc>
          <w:tcPr>
            <w:tcW w:w="1037" w:type="dxa"/>
            <w:tcBorders>
              <w:bottom w:val="single" w:sz="4" w:space="0" w:color="auto"/>
            </w:tcBorders>
          </w:tcPr>
          <w:p w14:paraId="58B10F97" w14:textId="77777777" w:rsidR="0053733B" w:rsidRDefault="0053733B" w:rsidP="00F64BA1">
            <w:pPr>
              <w:rPr>
                <w:rFonts w:ascii="Times New Roman" w:eastAsia="楷体" w:hAnsi="Times New Roman" w:cs="Times New Roman"/>
                <w:b/>
                <w:bCs/>
                <w:sz w:val="22"/>
              </w:rPr>
            </w:pPr>
            <m:oMathPara>
              <m:oMath>
                <m:r>
                  <m:rPr>
                    <m:sty m:val="bi"/>
                  </m:rPr>
                  <w:rPr>
                    <w:rFonts w:ascii="Cambria Math" w:eastAsia="楷体" w:hAnsi="Cambria Math" w:cs="Times New Roman"/>
                    <w:sz w:val="22"/>
                  </w:rPr>
                  <m:t>)</m:t>
                </m:r>
              </m:oMath>
            </m:oMathPara>
          </w:p>
        </w:tc>
        <w:tc>
          <w:tcPr>
            <w:tcW w:w="1037" w:type="dxa"/>
            <w:tcBorders>
              <w:bottom w:val="single" w:sz="4" w:space="0" w:color="auto"/>
            </w:tcBorders>
          </w:tcPr>
          <w:p w14:paraId="1BAFF5A4" w14:textId="77777777" w:rsidR="0053733B" w:rsidRDefault="0053733B" w:rsidP="00F64BA1">
            <w:pPr>
              <w:rPr>
                <w:rFonts w:ascii="Times New Roman" w:eastAsia="楷体" w:hAnsi="Times New Roman" w:cs="Times New Roman"/>
                <w:b/>
                <w:bCs/>
                <w:sz w:val="22"/>
              </w:rPr>
            </w:pPr>
            <m:oMathPara>
              <m:oMath>
                <m:r>
                  <m:rPr>
                    <m:sty m:val="bi"/>
                  </m:rPr>
                  <w:rPr>
                    <w:rFonts w:ascii="Cambria Math" w:eastAsia="楷体" w:hAnsi="Cambria Math" w:cs="Times New Roman"/>
                    <w:sz w:val="22"/>
                  </w:rPr>
                  <m:t>#</m:t>
                </m:r>
              </m:oMath>
            </m:oMathPara>
          </w:p>
        </w:tc>
        <w:tc>
          <w:tcPr>
            <w:tcW w:w="1037" w:type="dxa"/>
            <w:tcBorders>
              <w:bottom w:val="single" w:sz="4" w:space="0" w:color="auto"/>
            </w:tcBorders>
          </w:tcPr>
          <w:p w14:paraId="486F49A1" w14:textId="77777777" w:rsidR="0053733B" w:rsidRDefault="0053733B" w:rsidP="00F64BA1">
            <w:pPr>
              <w:rPr>
                <w:rFonts w:ascii="Times New Roman" w:eastAsia="楷体" w:hAnsi="Times New Roman" w:cs="Times New Roman"/>
                <w:b/>
                <w:bCs/>
                <w:sz w:val="22"/>
              </w:rPr>
            </w:pPr>
            <m:oMathPara>
              <m:oMath>
                <m:r>
                  <m:rPr>
                    <m:sty m:val="bi"/>
                  </m:rPr>
                  <w:rPr>
                    <w:rFonts w:ascii="Cambria Math" w:eastAsia="楷体" w:hAnsi="Cambria Math" w:cs="Times New Roman"/>
                    <w:sz w:val="22"/>
                  </w:rPr>
                  <m:t>S</m:t>
                </m:r>
              </m:oMath>
            </m:oMathPara>
          </w:p>
        </w:tc>
        <w:tc>
          <w:tcPr>
            <w:tcW w:w="1037" w:type="dxa"/>
            <w:tcBorders>
              <w:bottom w:val="single" w:sz="4" w:space="0" w:color="auto"/>
            </w:tcBorders>
          </w:tcPr>
          <w:p w14:paraId="7068700A" w14:textId="77777777" w:rsidR="0053733B" w:rsidRDefault="0053733B" w:rsidP="00F64BA1">
            <w:pPr>
              <w:rPr>
                <w:rFonts w:ascii="Times New Roman" w:eastAsia="楷体" w:hAnsi="Times New Roman" w:cs="Times New Roman"/>
                <w:b/>
                <w:bCs/>
                <w:sz w:val="22"/>
              </w:rPr>
            </w:pPr>
            <m:oMathPara>
              <m:oMath>
                <m:r>
                  <m:rPr>
                    <m:sty m:val="bi"/>
                  </m:rPr>
                  <w:rPr>
                    <w:rFonts w:ascii="Cambria Math" w:eastAsia="楷体" w:hAnsi="Cambria Math" w:cs="Times New Roman"/>
                    <w:sz w:val="22"/>
                  </w:rPr>
                  <m:t>L</m:t>
                </m:r>
              </m:oMath>
            </m:oMathPara>
          </w:p>
        </w:tc>
      </w:tr>
      <w:tr w:rsidR="0053733B" w14:paraId="213FE285" w14:textId="77777777" w:rsidTr="00F64BA1">
        <w:tc>
          <w:tcPr>
            <w:tcW w:w="1037" w:type="dxa"/>
            <w:tcBorders>
              <w:bottom w:val="nil"/>
            </w:tcBorders>
            <w:vAlign w:val="center"/>
          </w:tcPr>
          <w:p w14:paraId="01712849"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0</w:t>
            </w:r>
          </w:p>
        </w:tc>
        <w:tc>
          <w:tcPr>
            <w:tcW w:w="1037" w:type="dxa"/>
            <w:tcBorders>
              <w:bottom w:val="nil"/>
            </w:tcBorders>
            <w:vAlign w:val="center"/>
          </w:tcPr>
          <w:p w14:paraId="6D232EB1"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3</m:t>
                    </m:r>
                  </m:sub>
                </m:sSub>
              </m:oMath>
            </m:oMathPara>
          </w:p>
        </w:tc>
        <w:tc>
          <w:tcPr>
            <w:tcW w:w="1037" w:type="dxa"/>
            <w:tcBorders>
              <w:bottom w:val="nil"/>
            </w:tcBorders>
            <w:vAlign w:val="center"/>
          </w:tcPr>
          <w:p w14:paraId="79C322A7" w14:textId="77777777" w:rsidR="0053733B" w:rsidRDefault="0053733B" w:rsidP="00F64BA1">
            <w:pPr>
              <w:jc w:val="center"/>
              <w:rPr>
                <w:rFonts w:ascii="Times New Roman" w:eastAsia="楷体" w:hAnsi="Times New Roman" w:cs="Times New Roman"/>
                <w:b/>
                <w:bCs/>
                <w:sz w:val="22"/>
              </w:rPr>
            </w:pPr>
          </w:p>
        </w:tc>
        <w:tc>
          <w:tcPr>
            <w:tcW w:w="1037" w:type="dxa"/>
            <w:tcBorders>
              <w:bottom w:val="nil"/>
            </w:tcBorders>
            <w:vAlign w:val="center"/>
          </w:tcPr>
          <w:p w14:paraId="4E154AB1"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2</m:t>
                    </m:r>
                  </m:sub>
                </m:sSub>
              </m:oMath>
            </m:oMathPara>
          </w:p>
        </w:tc>
        <w:tc>
          <w:tcPr>
            <w:tcW w:w="1037" w:type="dxa"/>
            <w:tcBorders>
              <w:bottom w:val="nil"/>
            </w:tcBorders>
            <w:vAlign w:val="center"/>
          </w:tcPr>
          <w:p w14:paraId="21DF430B" w14:textId="77777777" w:rsidR="0053733B" w:rsidRDefault="0053733B" w:rsidP="00F64BA1">
            <w:pPr>
              <w:jc w:val="center"/>
              <w:rPr>
                <w:rFonts w:ascii="Times New Roman" w:eastAsia="楷体" w:hAnsi="Times New Roman" w:cs="Times New Roman"/>
                <w:b/>
                <w:bCs/>
                <w:sz w:val="22"/>
              </w:rPr>
            </w:pPr>
          </w:p>
        </w:tc>
        <w:tc>
          <w:tcPr>
            <w:tcW w:w="1037" w:type="dxa"/>
            <w:tcBorders>
              <w:bottom w:val="nil"/>
            </w:tcBorders>
            <w:vAlign w:val="center"/>
          </w:tcPr>
          <w:p w14:paraId="0D1BAF34" w14:textId="77777777" w:rsidR="0053733B" w:rsidRDefault="0053733B" w:rsidP="00F64BA1">
            <w:pPr>
              <w:jc w:val="center"/>
              <w:rPr>
                <w:rFonts w:ascii="Times New Roman" w:eastAsia="楷体" w:hAnsi="Times New Roman" w:cs="Times New Roman"/>
                <w:b/>
                <w:bCs/>
                <w:sz w:val="22"/>
              </w:rPr>
            </w:pPr>
          </w:p>
        </w:tc>
        <w:tc>
          <w:tcPr>
            <w:tcW w:w="1037" w:type="dxa"/>
            <w:tcBorders>
              <w:bottom w:val="nil"/>
            </w:tcBorders>
            <w:vAlign w:val="center"/>
          </w:tcPr>
          <w:p w14:paraId="7A1D05D3" w14:textId="77777777" w:rsidR="0053733B" w:rsidRDefault="0053733B" w:rsidP="00F64BA1">
            <w:pPr>
              <w:jc w:val="center"/>
              <w:rPr>
                <w:rFonts w:ascii="Times New Roman" w:eastAsia="楷体" w:hAnsi="Times New Roman" w:cs="Times New Roman"/>
                <w:b/>
                <w:bCs/>
                <w:sz w:val="22"/>
              </w:rPr>
            </w:pPr>
            <m:oMathPara>
              <m:oMath>
                <m:r>
                  <m:rPr>
                    <m:sty m:val="bi"/>
                  </m:rPr>
                  <w:rPr>
                    <w:rFonts w:ascii="Cambria Math" w:eastAsia="楷体" w:hAnsi="Cambria Math" w:cs="Times New Roman"/>
                    <w:sz w:val="22"/>
                  </w:rPr>
                  <m:t>1</m:t>
                </m:r>
              </m:oMath>
            </m:oMathPara>
          </w:p>
        </w:tc>
        <w:tc>
          <w:tcPr>
            <w:tcW w:w="1037" w:type="dxa"/>
            <w:tcBorders>
              <w:bottom w:val="nil"/>
            </w:tcBorders>
            <w:vAlign w:val="center"/>
          </w:tcPr>
          <w:p w14:paraId="467568BD" w14:textId="77777777" w:rsidR="0053733B" w:rsidRDefault="0053733B" w:rsidP="00F64BA1">
            <w:pPr>
              <w:jc w:val="center"/>
              <w:rPr>
                <w:rFonts w:ascii="Times New Roman" w:eastAsia="楷体" w:hAnsi="Times New Roman" w:cs="Times New Roman"/>
                <w:b/>
                <w:bCs/>
                <w:sz w:val="22"/>
              </w:rPr>
            </w:pPr>
          </w:p>
        </w:tc>
      </w:tr>
      <w:tr w:rsidR="0053733B" w14:paraId="153B6EF9" w14:textId="77777777" w:rsidTr="00F64BA1">
        <w:tc>
          <w:tcPr>
            <w:tcW w:w="1037" w:type="dxa"/>
            <w:tcBorders>
              <w:top w:val="nil"/>
              <w:bottom w:val="nil"/>
            </w:tcBorders>
            <w:vAlign w:val="center"/>
          </w:tcPr>
          <w:p w14:paraId="2AE1C336"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p>
        </w:tc>
        <w:tc>
          <w:tcPr>
            <w:tcW w:w="1037" w:type="dxa"/>
            <w:tcBorders>
              <w:top w:val="nil"/>
              <w:bottom w:val="nil"/>
            </w:tcBorders>
            <w:vAlign w:val="center"/>
          </w:tcPr>
          <w:p w14:paraId="320ABF9E"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6165D16F"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1A2082A4"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6C4095F5"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04C5C3AE" w14:textId="77777777" w:rsidR="0053733B" w:rsidRDefault="0053733B" w:rsidP="00F64BA1">
            <w:pPr>
              <w:jc w:val="center"/>
              <w:rPr>
                <w:rFonts w:ascii="Times New Roman" w:eastAsia="楷体" w:hAnsi="Times New Roman" w:cs="Times New Roman"/>
                <w:b/>
                <w:bCs/>
                <w:sz w:val="22"/>
              </w:rPr>
            </w:pPr>
            <m:oMathPara>
              <m:oMath>
                <m:r>
                  <m:rPr>
                    <m:sty m:val="bi"/>
                  </m:rPr>
                  <w:rPr>
                    <w:rFonts w:ascii="Cambria Math" w:eastAsia="楷体" w:hAnsi="Cambria Math" w:cs="Times New Roman"/>
                    <w:sz w:val="22"/>
                  </w:rPr>
                  <m:t>acc</m:t>
                </m:r>
              </m:oMath>
            </m:oMathPara>
          </w:p>
        </w:tc>
        <w:tc>
          <w:tcPr>
            <w:tcW w:w="1037" w:type="dxa"/>
            <w:tcBorders>
              <w:top w:val="nil"/>
              <w:bottom w:val="nil"/>
            </w:tcBorders>
            <w:vAlign w:val="center"/>
          </w:tcPr>
          <w:p w14:paraId="31F09E70"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76FAF950" w14:textId="77777777" w:rsidR="0053733B" w:rsidRDefault="0053733B" w:rsidP="00F64BA1">
            <w:pPr>
              <w:jc w:val="center"/>
              <w:rPr>
                <w:rFonts w:ascii="Times New Roman" w:eastAsia="楷体" w:hAnsi="Times New Roman" w:cs="Times New Roman"/>
                <w:b/>
                <w:bCs/>
                <w:sz w:val="22"/>
              </w:rPr>
            </w:pPr>
          </w:p>
        </w:tc>
      </w:tr>
      <w:tr w:rsidR="0053733B" w14:paraId="067F40C3" w14:textId="77777777" w:rsidTr="00F64BA1">
        <w:tc>
          <w:tcPr>
            <w:tcW w:w="1037" w:type="dxa"/>
            <w:tcBorders>
              <w:top w:val="nil"/>
              <w:bottom w:val="nil"/>
            </w:tcBorders>
            <w:vAlign w:val="center"/>
          </w:tcPr>
          <w:p w14:paraId="241CF224"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2</w:t>
            </w:r>
          </w:p>
        </w:tc>
        <w:tc>
          <w:tcPr>
            <w:tcW w:w="1037" w:type="dxa"/>
            <w:tcBorders>
              <w:top w:val="nil"/>
              <w:bottom w:val="nil"/>
            </w:tcBorders>
            <w:vAlign w:val="center"/>
          </w:tcPr>
          <w:p w14:paraId="058224F3"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3</m:t>
                    </m:r>
                  </m:sub>
                </m:sSub>
              </m:oMath>
            </m:oMathPara>
          </w:p>
        </w:tc>
        <w:tc>
          <w:tcPr>
            <w:tcW w:w="1037" w:type="dxa"/>
            <w:tcBorders>
              <w:top w:val="nil"/>
              <w:bottom w:val="nil"/>
            </w:tcBorders>
            <w:vAlign w:val="center"/>
          </w:tcPr>
          <w:p w14:paraId="6CD037E5"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0AFD402F"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2</m:t>
                    </m:r>
                  </m:sub>
                </m:sSub>
              </m:oMath>
            </m:oMathPara>
          </w:p>
        </w:tc>
        <w:tc>
          <w:tcPr>
            <w:tcW w:w="1037" w:type="dxa"/>
            <w:tcBorders>
              <w:top w:val="nil"/>
              <w:bottom w:val="nil"/>
            </w:tcBorders>
            <w:vAlign w:val="center"/>
          </w:tcPr>
          <w:p w14:paraId="30940572"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39A1ACFF"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0A769087" w14:textId="77777777" w:rsidR="0053733B" w:rsidRDefault="0053733B" w:rsidP="00F64BA1">
            <w:pPr>
              <w:jc w:val="center"/>
              <w:rPr>
                <w:rFonts w:ascii="Times New Roman" w:eastAsia="楷体" w:hAnsi="Times New Roman" w:cs="Times New Roman"/>
                <w:b/>
                <w:bCs/>
                <w:sz w:val="22"/>
              </w:rPr>
            </w:pPr>
            <m:oMathPara>
              <m:oMath>
                <m:r>
                  <m:rPr>
                    <m:sty m:val="bi"/>
                  </m:rPr>
                  <w:rPr>
                    <w:rFonts w:ascii="Cambria Math" w:eastAsia="楷体" w:hAnsi="Cambria Math" w:cs="Times New Roman"/>
                    <w:sz w:val="22"/>
                  </w:rPr>
                  <m:t>5</m:t>
                </m:r>
              </m:oMath>
            </m:oMathPara>
          </w:p>
        </w:tc>
        <w:tc>
          <w:tcPr>
            <w:tcW w:w="1037" w:type="dxa"/>
            <w:tcBorders>
              <w:top w:val="nil"/>
              <w:bottom w:val="nil"/>
            </w:tcBorders>
            <w:vAlign w:val="center"/>
          </w:tcPr>
          <w:p w14:paraId="01932F03" w14:textId="77777777" w:rsidR="0053733B" w:rsidRDefault="0053733B" w:rsidP="00F64BA1">
            <w:pPr>
              <w:jc w:val="center"/>
              <w:rPr>
                <w:rFonts w:ascii="Times New Roman" w:eastAsia="楷体" w:hAnsi="Times New Roman" w:cs="Times New Roman"/>
                <w:b/>
                <w:bCs/>
                <w:sz w:val="22"/>
              </w:rPr>
            </w:pPr>
            <m:oMathPara>
              <m:oMath>
                <m:r>
                  <m:rPr>
                    <m:sty m:val="bi"/>
                  </m:rPr>
                  <w:rPr>
                    <w:rFonts w:ascii="Cambria Math" w:eastAsia="楷体" w:hAnsi="Cambria Math" w:cs="Times New Roman"/>
                    <w:sz w:val="22"/>
                  </w:rPr>
                  <m:t>4</m:t>
                </m:r>
              </m:oMath>
            </m:oMathPara>
          </w:p>
        </w:tc>
      </w:tr>
      <w:tr w:rsidR="0053733B" w14:paraId="224B6CDE" w14:textId="77777777" w:rsidTr="00F64BA1">
        <w:tc>
          <w:tcPr>
            <w:tcW w:w="1037" w:type="dxa"/>
            <w:tcBorders>
              <w:top w:val="nil"/>
              <w:bottom w:val="nil"/>
            </w:tcBorders>
            <w:vAlign w:val="center"/>
          </w:tcPr>
          <w:p w14:paraId="5AE434EF"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3</w:t>
            </w:r>
          </w:p>
        </w:tc>
        <w:tc>
          <w:tcPr>
            <w:tcW w:w="1037" w:type="dxa"/>
            <w:tcBorders>
              <w:top w:val="nil"/>
              <w:bottom w:val="nil"/>
            </w:tcBorders>
            <w:vAlign w:val="center"/>
          </w:tcPr>
          <w:p w14:paraId="7FCF8DB8"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587CC514"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2</m:t>
                    </m:r>
                  </m:sub>
                </m:sSub>
              </m:oMath>
            </m:oMathPara>
          </w:p>
        </w:tc>
        <w:tc>
          <w:tcPr>
            <w:tcW w:w="1037" w:type="dxa"/>
            <w:tcBorders>
              <w:top w:val="nil"/>
              <w:bottom w:val="nil"/>
            </w:tcBorders>
            <w:vAlign w:val="center"/>
          </w:tcPr>
          <w:p w14:paraId="45A16635"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5BDAE634"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2</m:t>
                    </m:r>
                  </m:sub>
                </m:sSub>
              </m:oMath>
            </m:oMathPara>
          </w:p>
        </w:tc>
        <w:tc>
          <w:tcPr>
            <w:tcW w:w="1037" w:type="dxa"/>
            <w:tcBorders>
              <w:top w:val="nil"/>
              <w:bottom w:val="nil"/>
            </w:tcBorders>
            <w:vAlign w:val="center"/>
          </w:tcPr>
          <w:p w14:paraId="77BE48C1"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2</m:t>
                    </m:r>
                  </m:sub>
                </m:sSub>
              </m:oMath>
            </m:oMathPara>
          </w:p>
        </w:tc>
        <w:tc>
          <w:tcPr>
            <w:tcW w:w="1037" w:type="dxa"/>
            <w:tcBorders>
              <w:top w:val="nil"/>
              <w:bottom w:val="nil"/>
            </w:tcBorders>
            <w:vAlign w:val="center"/>
          </w:tcPr>
          <w:p w14:paraId="59FA1B95"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6B010C8D" w14:textId="77777777" w:rsidR="0053733B" w:rsidRDefault="0053733B" w:rsidP="00F64BA1">
            <w:pPr>
              <w:jc w:val="center"/>
              <w:rPr>
                <w:rFonts w:ascii="Times New Roman" w:eastAsia="楷体" w:hAnsi="Times New Roman" w:cs="Times New Roman"/>
                <w:b/>
                <w:bCs/>
                <w:sz w:val="22"/>
              </w:rPr>
            </w:pPr>
          </w:p>
        </w:tc>
      </w:tr>
      <w:tr w:rsidR="0053733B" w14:paraId="329E2041" w14:textId="77777777" w:rsidTr="00F64BA1">
        <w:tc>
          <w:tcPr>
            <w:tcW w:w="1037" w:type="dxa"/>
            <w:tcBorders>
              <w:top w:val="nil"/>
              <w:bottom w:val="nil"/>
            </w:tcBorders>
            <w:vAlign w:val="center"/>
          </w:tcPr>
          <w:p w14:paraId="429C4D00"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4</w:t>
            </w:r>
          </w:p>
        </w:tc>
        <w:tc>
          <w:tcPr>
            <w:tcW w:w="1037" w:type="dxa"/>
            <w:tcBorders>
              <w:top w:val="nil"/>
              <w:bottom w:val="nil"/>
            </w:tcBorders>
            <w:vAlign w:val="center"/>
          </w:tcPr>
          <w:p w14:paraId="0142D65D"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7C266DB2"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7</m:t>
                    </m:r>
                  </m:sub>
                </m:sSub>
              </m:oMath>
            </m:oMathPara>
          </w:p>
        </w:tc>
        <w:tc>
          <w:tcPr>
            <w:tcW w:w="1037" w:type="dxa"/>
            <w:tcBorders>
              <w:top w:val="nil"/>
              <w:bottom w:val="nil"/>
            </w:tcBorders>
            <w:vAlign w:val="center"/>
          </w:tcPr>
          <w:p w14:paraId="694B438B"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076B16DF"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6</m:t>
                    </m:r>
                  </m:sub>
                </m:sSub>
              </m:oMath>
            </m:oMathPara>
          </w:p>
        </w:tc>
        <w:tc>
          <w:tcPr>
            <w:tcW w:w="1037" w:type="dxa"/>
            <w:tcBorders>
              <w:top w:val="nil"/>
              <w:bottom w:val="nil"/>
            </w:tcBorders>
            <w:vAlign w:val="center"/>
          </w:tcPr>
          <w:p w14:paraId="325927A7"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215305D1"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0912D5BB" w14:textId="77777777" w:rsidR="0053733B" w:rsidRDefault="0053733B" w:rsidP="00F64BA1">
            <w:pPr>
              <w:jc w:val="center"/>
              <w:rPr>
                <w:rFonts w:ascii="Times New Roman" w:eastAsia="楷体" w:hAnsi="Times New Roman" w:cs="Times New Roman"/>
                <w:b/>
                <w:bCs/>
                <w:sz w:val="22"/>
              </w:rPr>
            </w:pPr>
          </w:p>
        </w:tc>
      </w:tr>
      <w:tr w:rsidR="0053733B" w14:paraId="70E53925" w14:textId="77777777" w:rsidTr="00F64BA1">
        <w:tc>
          <w:tcPr>
            <w:tcW w:w="1037" w:type="dxa"/>
            <w:tcBorders>
              <w:top w:val="nil"/>
              <w:bottom w:val="nil"/>
            </w:tcBorders>
            <w:vAlign w:val="center"/>
          </w:tcPr>
          <w:p w14:paraId="774835BA"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5</w:t>
            </w:r>
          </w:p>
        </w:tc>
        <w:tc>
          <w:tcPr>
            <w:tcW w:w="1037" w:type="dxa"/>
            <w:tcBorders>
              <w:top w:val="nil"/>
              <w:bottom w:val="nil"/>
            </w:tcBorders>
            <w:vAlign w:val="center"/>
          </w:tcPr>
          <w:p w14:paraId="284211CA"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09B1378C"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4</m:t>
                    </m:r>
                  </m:sub>
                </m:sSub>
              </m:oMath>
            </m:oMathPara>
          </w:p>
        </w:tc>
        <w:tc>
          <w:tcPr>
            <w:tcW w:w="1037" w:type="dxa"/>
            <w:tcBorders>
              <w:top w:val="nil"/>
              <w:bottom w:val="nil"/>
            </w:tcBorders>
            <w:vAlign w:val="center"/>
          </w:tcPr>
          <w:p w14:paraId="6EAC9C12"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6EEC50CD"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4</m:t>
                    </m:r>
                  </m:sub>
                </m:sSub>
              </m:oMath>
            </m:oMathPara>
          </w:p>
        </w:tc>
        <w:tc>
          <w:tcPr>
            <w:tcW w:w="1037" w:type="dxa"/>
            <w:tcBorders>
              <w:top w:val="nil"/>
              <w:bottom w:val="nil"/>
            </w:tcBorders>
            <w:vAlign w:val="center"/>
          </w:tcPr>
          <w:p w14:paraId="7AE4C8D2"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35F92656"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3240896F" w14:textId="77777777" w:rsidR="0053733B" w:rsidRDefault="0053733B" w:rsidP="00F64BA1">
            <w:pPr>
              <w:jc w:val="center"/>
              <w:rPr>
                <w:rFonts w:ascii="Times New Roman" w:eastAsia="楷体" w:hAnsi="Times New Roman" w:cs="Times New Roman"/>
                <w:b/>
                <w:bCs/>
                <w:sz w:val="22"/>
              </w:rPr>
            </w:pPr>
          </w:p>
        </w:tc>
      </w:tr>
      <w:tr w:rsidR="0053733B" w14:paraId="47E0239C" w14:textId="77777777" w:rsidTr="00F64BA1">
        <w:tc>
          <w:tcPr>
            <w:tcW w:w="1037" w:type="dxa"/>
            <w:tcBorders>
              <w:top w:val="nil"/>
              <w:bottom w:val="nil"/>
            </w:tcBorders>
            <w:vAlign w:val="center"/>
          </w:tcPr>
          <w:p w14:paraId="24CE27C5"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6</w:t>
            </w:r>
          </w:p>
        </w:tc>
        <w:tc>
          <w:tcPr>
            <w:tcW w:w="1037" w:type="dxa"/>
            <w:tcBorders>
              <w:top w:val="nil"/>
              <w:bottom w:val="nil"/>
            </w:tcBorders>
            <w:vAlign w:val="center"/>
          </w:tcPr>
          <w:p w14:paraId="13D876A1"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724BAB98"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1</m:t>
                    </m:r>
                  </m:sub>
                </m:sSub>
              </m:oMath>
            </m:oMathPara>
          </w:p>
        </w:tc>
        <w:tc>
          <w:tcPr>
            <w:tcW w:w="1037" w:type="dxa"/>
            <w:tcBorders>
              <w:top w:val="nil"/>
              <w:bottom w:val="nil"/>
            </w:tcBorders>
            <w:vAlign w:val="center"/>
          </w:tcPr>
          <w:p w14:paraId="5C02CD65"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728E7A2C"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1</m:t>
                    </m:r>
                  </m:sub>
                </m:sSub>
              </m:oMath>
            </m:oMathPara>
          </w:p>
        </w:tc>
        <w:tc>
          <w:tcPr>
            <w:tcW w:w="1037" w:type="dxa"/>
            <w:tcBorders>
              <w:top w:val="nil"/>
              <w:bottom w:val="nil"/>
            </w:tcBorders>
            <w:vAlign w:val="center"/>
          </w:tcPr>
          <w:p w14:paraId="5EF1EC0F"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1</m:t>
                    </m:r>
                  </m:sub>
                </m:sSub>
              </m:oMath>
            </m:oMathPara>
          </w:p>
        </w:tc>
        <w:tc>
          <w:tcPr>
            <w:tcW w:w="1037" w:type="dxa"/>
            <w:tcBorders>
              <w:top w:val="nil"/>
              <w:bottom w:val="nil"/>
            </w:tcBorders>
            <w:vAlign w:val="center"/>
          </w:tcPr>
          <w:p w14:paraId="01F9E1E1"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6A5B33D3" w14:textId="77777777" w:rsidR="0053733B" w:rsidRDefault="0053733B" w:rsidP="00F64BA1">
            <w:pPr>
              <w:jc w:val="center"/>
              <w:rPr>
                <w:rFonts w:ascii="Times New Roman" w:eastAsia="楷体" w:hAnsi="Times New Roman" w:cs="Times New Roman"/>
                <w:b/>
                <w:bCs/>
                <w:sz w:val="22"/>
              </w:rPr>
            </w:pPr>
          </w:p>
        </w:tc>
      </w:tr>
      <w:tr w:rsidR="0053733B" w14:paraId="1E85D676" w14:textId="77777777" w:rsidTr="00F64BA1">
        <w:tc>
          <w:tcPr>
            <w:tcW w:w="1037" w:type="dxa"/>
            <w:tcBorders>
              <w:top w:val="nil"/>
              <w:bottom w:val="nil"/>
            </w:tcBorders>
            <w:vAlign w:val="center"/>
          </w:tcPr>
          <w:p w14:paraId="7CC2EF1C"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7</w:t>
            </w:r>
          </w:p>
        </w:tc>
        <w:tc>
          <w:tcPr>
            <w:tcW w:w="1037" w:type="dxa"/>
            <w:tcBorders>
              <w:top w:val="nil"/>
              <w:bottom w:val="nil"/>
            </w:tcBorders>
            <w:vAlign w:val="center"/>
          </w:tcPr>
          <w:p w14:paraId="5D5C0466"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3</m:t>
                    </m:r>
                  </m:sub>
                </m:sSub>
              </m:oMath>
            </m:oMathPara>
          </w:p>
        </w:tc>
        <w:tc>
          <w:tcPr>
            <w:tcW w:w="1037" w:type="dxa"/>
            <w:tcBorders>
              <w:top w:val="nil"/>
              <w:bottom w:val="nil"/>
            </w:tcBorders>
            <w:vAlign w:val="center"/>
          </w:tcPr>
          <w:p w14:paraId="2E21A761"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5C1F0469"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S</m:t>
                    </m:r>
                  </m:e>
                  <m:sub>
                    <m:r>
                      <m:rPr>
                        <m:sty m:val="bi"/>
                      </m:rPr>
                      <w:rPr>
                        <w:rFonts w:ascii="Cambria Math" w:eastAsia="楷体" w:hAnsi="Cambria Math" w:cs="Times New Roman"/>
                        <w:sz w:val="22"/>
                      </w:rPr>
                      <m:t>2</m:t>
                    </m:r>
                  </m:sub>
                </m:sSub>
              </m:oMath>
            </m:oMathPara>
          </w:p>
        </w:tc>
        <w:tc>
          <w:tcPr>
            <w:tcW w:w="1037" w:type="dxa"/>
            <w:tcBorders>
              <w:top w:val="nil"/>
              <w:bottom w:val="nil"/>
            </w:tcBorders>
            <w:vAlign w:val="center"/>
          </w:tcPr>
          <w:p w14:paraId="2CF9179F"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6B0C02AE"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nil"/>
            </w:tcBorders>
            <w:vAlign w:val="center"/>
          </w:tcPr>
          <w:p w14:paraId="46CFB7D5" w14:textId="77777777" w:rsidR="0053733B" w:rsidRDefault="0053733B" w:rsidP="00F64BA1">
            <w:pPr>
              <w:jc w:val="center"/>
              <w:rPr>
                <w:rFonts w:ascii="Times New Roman" w:eastAsia="楷体" w:hAnsi="Times New Roman" w:cs="Times New Roman"/>
                <w:b/>
                <w:bCs/>
                <w:sz w:val="22"/>
              </w:rPr>
            </w:pPr>
            <m:oMathPara>
              <m:oMath>
                <m:r>
                  <m:rPr>
                    <m:sty m:val="bi"/>
                  </m:rPr>
                  <w:rPr>
                    <w:rFonts w:ascii="Cambria Math" w:eastAsia="楷体" w:hAnsi="Cambria Math" w:cs="Times New Roman"/>
                    <w:sz w:val="22"/>
                  </w:rPr>
                  <m:t>8</m:t>
                </m:r>
              </m:oMath>
            </m:oMathPara>
          </w:p>
        </w:tc>
        <w:tc>
          <w:tcPr>
            <w:tcW w:w="1037" w:type="dxa"/>
            <w:tcBorders>
              <w:top w:val="nil"/>
              <w:bottom w:val="nil"/>
            </w:tcBorders>
            <w:vAlign w:val="center"/>
          </w:tcPr>
          <w:p w14:paraId="29CC5281" w14:textId="77777777" w:rsidR="0053733B" w:rsidRDefault="0053733B" w:rsidP="00F64BA1">
            <w:pPr>
              <w:jc w:val="center"/>
              <w:rPr>
                <w:rFonts w:ascii="Times New Roman" w:eastAsia="楷体" w:hAnsi="Times New Roman" w:cs="Times New Roman"/>
                <w:b/>
                <w:bCs/>
                <w:sz w:val="22"/>
              </w:rPr>
            </w:pPr>
          </w:p>
        </w:tc>
      </w:tr>
      <w:tr w:rsidR="0053733B" w14:paraId="3B00FAEA" w14:textId="77777777" w:rsidTr="00F64BA1">
        <w:tc>
          <w:tcPr>
            <w:tcW w:w="1037" w:type="dxa"/>
            <w:tcBorders>
              <w:top w:val="nil"/>
              <w:bottom w:val="single" w:sz="12" w:space="0" w:color="auto"/>
            </w:tcBorders>
            <w:vAlign w:val="center"/>
          </w:tcPr>
          <w:p w14:paraId="0F813E2B"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8</w:t>
            </w:r>
          </w:p>
        </w:tc>
        <w:tc>
          <w:tcPr>
            <w:tcW w:w="1037" w:type="dxa"/>
            <w:tcBorders>
              <w:top w:val="nil"/>
              <w:bottom w:val="single" w:sz="12" w:space="0" w:color="auto"/>
            </w:tcBorders>
            <w:vAlign w:val="center"/>
          </w:tcPr>
          <w:p w14:paraId="6C3AAE2B"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single" w:sz="12" w:space="0" w:color="auto"/>
            </w:tcBorders>
            <w:vAlign w:val="center"/>
          </w:tcPr>
          <w:p w14:paraId="22388A74"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3</m:t>
                    </m:r>
                  </m:sub>
                </m:sSub>
              </m:oMath>
            </m:oMathPara>
          </w:p>
        </w:tc>
        <w:tc>
          <w:tcPr>
            <w:tcW w:w="1037" w:type="dxa"/>
            <w:tcBorders>
              <w:top w:val="nil"/>
              <w:bottom w:val="single" w:sz="12" w:space="0" w:color="auto"/>
            </w:tcBorders>
            <w:vAlign w:val="center"/>
          </w:tcPr>
          <w:p w14:paraId="6E244E18"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single" w:sz="12" w:space="0" w:color="auto"/>
            </w:tcBorders>
            <w:vAlign w:val="center"/>
          </w:tcPr>
          <w:p w14:paraId="01D4D347" w14:textId="77777777" w:rsidR="0053733B" w:rsidRDefault="00000000" w:rsidP="00F64BA1">
            <w:pPr>
              <w:jc w:val="center"/>
              <w:rPr>
                <w:rFonts w:ascii="Times New Roman" w:eastAsia="楷体" w:hAnsi="Times New Roman" w:cs="Times New Roman"/>
                <w:b/>
                <w:bCs/>
                <w:sz w:val="22"/>
              </w:rPr>
            </w:pPr>
            <m:oMathPara>
              <m:oMath>
                <m:sSub>
                  <m:sSubPr>
                    <m:ctrlPr>
                      <w:rPr>
                        <w:rFonts w:ascii="Cambria Math" w:eastAsia="楷体" w:hAnsi="Cambria Math" w:cs="Times New Roman"/>
                        <w:b/>
                        <w:bCs/>
                        <w:i/>
                        <w:sz w:val="22"/>
                      </w:rPr>
                    </m:ctrlPr>
                  </m:sSubPr>
                  <m:e>
                    <m:r>
                      <m:rPr>
                        <m:sty m:val="bi"/>
                      </m:rPr>
                      <w:rPr>
                        <w:rFonts w:ascii="Cambria Math" w:eastAsia="楷体" w:hAnsi="Cambria Math" w:cs="Times New Roman"/>
                        <w:sz w:val="22"/>
                      </w:rPr>
                      <m:t>r</m:t>
                    </m:r>
                  </m:e>
                  <m:sub>
                    <m:r>
                      <m:rPr>
                        <m:sty m:val="bi"/>
                      </m:rPr>
                      <w:rPr>
                        <w:rFonts w:ascii="Cambria Math" w:eastAsia="楷体" w:hAnsi="Cambria Math" w:cs="Times New Roman"/>
                        <w:sz w:val="22"/>
                      </w:rPr>
                      <m:t>3</m:t>
                    </m:r>
                  </m:sub>
                </m:sSub>
              </m:oMath>
            </m:oMathPara>
          </w:p>
        </w:tc>
        <w:tc>
          <w:tcPr>
            <w:tcW w:w="1037" w:type="dxa"/>
            <w:tcBorders>
              <w:top w:val="nil"/>
              <w:bottom w:val="single" w:sz="12" w:space="0" w:color="auto"/>
            </w:tcBorders>
            <w:vAlign w:val="center"/>
          </w:tcPr>
          <w:p w14:paraId="5CB9F547"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single" w:sz="12" w:space="0" w:color="auto"/>
            </w:tcBorders>
            <w:vAlign w:val="center"/>
          </w:tcPr>
          <w:p w14:paraId="65037E42" w14:textId="77777777" w:rsidR="0053733B" w:rsidRDefault="0053733B" w:rsidP="00F64BA1">
            <w:pPr>
              <w:jc w:val="center"/>
              <w:rPr>
                <w:rFonts w:ascii="Times New Roman" w:eastAsia="楷体" w:hAnsi="Times New Roman" w:cs="Times New Roman"/>
                <w:b/>
                <w:bCs/>
                <w:sz w:val="22"/>
              </w:rPr>
            </w:pPr>
          </w:p>
        </w:tc>
        <w:tc>
          <w:tcPr>
            <w:tcW w:w="1037" w:type="dxa"/>
            <w:tcBorders>
              <w:top w:val="nil"/>
              <w:bottom w:val="single" w:sz="12" w:space="0" w:color="auto"/>
            </w:tcBorders>
            <w:vAlign w:val="center"/>
          </w:tcPr>
          <w:p w14:paraId="520F962C" w14:textId="77777777" w:rsidR="0053733B" w:rsidRDefault="0053733B" w:rsidP="00F64BA1">
            <w:pPr>
              <w:jc w:val="center"/>
              <w:rPr>
                <w:rFonts w:ascii="Times New Roman" w:eastAsia="楷体" w:hAnsi="Times New Roman" w:cs="Times New Roman"/>
                <w:b/>
                <w:bCs/>
                <w:sz w:val="22"/>
              </w:rPr>
            </w:pPr>
          </w:p>
        </w:tc>
      </w:tr>
    </w:tbl>
    <w:p w14:paraId="2FA6B02F" w14:textId="77777777" w:rsidR="0053733B" w:rsidRDefault="0053733B" w:rsidP="0053733B">
      <w:pPr>
        <w:jc w:val="center"/>
        <w:rPr>
          <w:rFonts w:ascii="Times New Roman" w:eastAsia="楷体" w:hAnsi="Times New Roman" w:cs="Times New Roman"/>
          <w:b/>
          <w:bCs/>
          <w:kern w:val="0"/>
          <w:sz w:val="22"/>
          <w:szCs w:val="20"/>
        </w:rPr>
      </w:pPr>
      <w:r>
        <w:rPr>
          <w:rFonts w:ascii="Times New Roman" w:eastAsia="楷体" w:hAnsi="Times New Roman" w:cs="Times New Roman" w:hint="eastAsia"/>
          <w:b/>
          <w:bCs/>
          <w:sz w:val="22"/>
        </w:rPr>
        <w:t>图</w:t>
      </w:r>
      <w:r>
        <w:rPr>
          <w:rFonts w:ascii="Times New Roman" w:eastAsia="楷体" w:hAnsi="Times New Roman" w:cs="Times New Roman" w:hint="eastAsia"/>
          <w:b/>
          <w:bCs/>
          <w:sz w:val="22"/>
        </w:rPr>
        <w:t>7</w:t>
      </w:r>
      <w:r>
        <w:rPr>
          <w:rFonts w:ascii="Times New Roman" w:eastAsia="楷体" w:hAnsi="Times New Roman" w:cs="Times New Roman"/>
          <w:b/>
          <w:bCs/>
          <w:sz w:val="22"/>
        </w:rPr>
        <w:t xml:space="preserve">.20 </w:t>
      </w:r>
      <w:r>
        <w:rPr>
          <w:rFonts w:ascii="Times New Roman" w:eastAsia="楷体" w:hAnsi="Times New Roman" w:cs="Times New Roman" w:hint="eastAsia"/>
          <w:b/>
          <w:bCs/>
          <w:sz w:val="22"/>
        </w:rPr>
        <w:t>题</w:t>
      </w:r>
      <w:r>
        <w:rPr>
          <w:rFonts w:ascii="Times New Roman" w:eastAsia="楷体" w:hAnsi="Times New Roman" w:cs="Times New Roman" w:hint="eastAsia"/>
          <w:b/>
          <w:bCs/>
          <w:sz w:val="22"/>
        </w:rPr>
        <w:t>5</w:t>
      </w:r>
      <w:r>
        <w:rPr>
          <w:rFonts w:ascii="Times New Roman" w:eastAsia="楷体" w:hAnsi="Times New Roman" w:cs="Times New Roman" w:hint="eastAsia"/>
          <w:b/>
          <w:bCs/>
          <w:sz w:val="22"/>
        </w:rPr>
        <w:t>的</w:t>
      </w:r>
      <m:oMath>
        <m:r>
          <m:rPr>
            <m:sty m:val="bi"/>
          </m:rPr>
          <w:rPr>
            <w:rFonts w:ascii="Cambria Math" w:eastAsia="楷体" w:hAnsi="Cambria Math" w:cs="Times New Roman"/>
            <w:kern w:val="0"/>
            <w:sz w:val="22"/>
            <w:szCs w:val="20"/>
          </w:rPr>
          <m:t>LR</m:t>
        </m:r>
      </m:oMath>
      <w:r>
        <w:rPr>
          <w:rFonts w:ascii="Times New Roman" w:eastAsia="楷体" w:hAnsi="Times New Roman" w:cs="Times New Roman" w:hint="eastAsia"/>
          <w:b/>
          <w:bCs/>
          <w:kern w:val="0"/>
          <w:sz w:val="22"/>
          <w:szCs w:val="20"/>
        </w:rPr>
        <w:t>分析表</w:t>
      </w:r>
    </w:p>
    <w:p w14:paraId="28C1D85D" w14:textId="77777777" w:rsidR="0053733B" w:rsidRPr="00215B9B" w:rsidRDefault="0053733B" w:rsidP="0053733B">
      <w:pPr>
        <w:jc w:val="center"/>
        <w:rPr>
          <w:rFonts w:ascii="Times New Roman" w:eastAsia="楷体" w:hAnsi="Times New Roman" w:cs="Times New Roman"/>
          <w:b/>
          <w:bCs/>
          <w:kern w:val="0"/>
          <w:sz w:val="22"/>
          <w:szCs w:val="20"/>
        </w:rPr>
      </w:pPr>
    </w:p>
    <w:tbl>
      <w:tblPr>
        <w:tblStyle w:val="a7"/>
        <w:tblW w:w="0" w:type="auto"/>
        <w:tblLook w:val="04A0" w:firstRow="1" w:lastRow="0" w:firstColumn="1" w:lastColumn="0" w:noHBand="0" w:noVBand="1"/>
      </w:tblPr>
      <w:tblGrid>
        <w:gridCol w:w="1659"/>
        <w:gridCol w:w="1659"/>
        <w:gridCol w:w="1659"/>
        <w:gridCol w:w="1659"/>
        <w:gridCol w:w="1660"/>
      </w:tblGrid>
      <w:tr w:rsidR="0053733B" w14:paraId="570B7A33" w14:textId="77777777" w:rsidTr="00F64BA1">
        <w:tc>
          <w:tcPr>
            <w:tcW w:w="1659" w:type="dxa"/>
            <w:vAlign w:val="center"/>
          </w:tcPr>
          <w:p w14:paraId="2F9620BB"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步骤</w:t>
            </w:r>
          </w:p>
        </w:tc>
        <w:tc>
          <w:tcPr>
            <w:tcW w:w="1659" w:type="dxa"/>
            <w:vAlign w:val="center"/>
          </w:tcPr>
          <w:p w14:paraId="2D728193"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状态栈</w:t>
            </w:r>
          </w:p>
        </w:tc>
        <w:tc>
          <w:tcPr>
            <w:tcW w:w="1659" w:type="dxa"/>
            <w:vAlign w:val="center"/>
          </w:tcPr>
          <w:p w14:paraId="1CE19D80"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语义</w:t>
            </w:r>
            <w:proofErr w:type="gramStart"/>
            <w:r>
              <w:rPr>
                <w:rFonts w:ascii="Times New Roman" w:eastAsia="楷体" w:hAnsi="Times New Roman" w:cs="Times New Roman" w:hint="eastAsia"/>
                <w:b/>
                <w:bCs/>
                <w:sz w:val="22"/>
              </w:rPr>
              <w:t>栈</w:t>
            </w:r>
            <w:proofErr w:type="gramEnd"/>
          </w:p>
        </w:tc>
        <w:tc>
          <w:tcPr>
            <w:tcW w:w="1659" w:type="dxa"/>
            <w:vAlign w:val="center"/>
          </w:tcPr>
          <w:p w14:paraId="1663FAB7"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符号</w:t>
            </w:r>
            <w:proofErr w:type="gramStart"/>
            <w:r>
              <w:rPr>
                <w:rFonts w:ascii="Times New Roman" w:eastAsia="楷体" w:hAnsi="Times New Roman" w:cs="Times New Roman" w:hint="eastAsia"/>
                <w:b/>
                <w:bCs/>
                <w:sz w:val="22"/>
              </w:rPr>
              <w:t>栈</w:t>
            </w:r>
            <w:proofErr w:type="gramEnd"/>
          </w:p>
        </w:tc>
        <w:tc>
          <w:tcPr>
            <w:tcW w:w="1660" w:type="dxa"/>
            <w:vAlign w:val="center"/>
          </w:tcPr>
          <w:p w14:paraId="1495EF56"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余留符号串</w:t>
            </w:r>
          </w:p>
        </w:tc>
      </w:tr>
      <w:tr w:rsidR="0053733B" w14:paraId="478F4D66" w14:textId="77777777" w:rsidTr="00F64BA1">
        <w:tc>
          <w:tcPr>
            <w:tcW w:w="1659" w:type="dxa"/>
            <w:vAlign w:val="center"/>
          </w:tcPr>
          <w:p w14:paraId="6E5BED10"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p>
        </w:tc>
        <w:tc>
          <w:tcPr>
            <w:tcW w:w="1659" w:type="dxa"/>
          </w:tcPr>
          <w:p w14:paraId="57A2664A"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p>
        </w:tc>
        <w:tc>
          <w:tcPr>
            <w:tcW w:w="1659" w:type="dxa"/>
          </w:tcPr>
          <w:p w14:paraId="0C3AF8E2"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p>
        </w:tc>
        <w:tc>
          <w:tcPr>
            <w:tcW w:w="1659" w:type="dxa"/>
            <w:vAlign w:val="center"/>
          </w:tcPr>
          <w:p w14:paraId="4D6A9AF7"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m:t>
                </m:r>
              </m:oMath>
            </m:oMathPara>
          </w:p>
        </w:tc>
        <w:tc>
          <w:tcPr>
            <w:tcW w:w="1660" w:type="dxa"/>
          </w:tcPr>
          <w:p w14:paraId="0DC7DDA9"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(a,</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a</m:t>
                    </m:r>
                  </m:e>
                </m:d>
                <m:r>
                  <m:rPr>
                    <m:sty m:val="bi"/>
                  </m:rPr>
                  <w:rPr>
                    <w:rFonts w:ascii="Cambria Math" w:eastAsia="楷体" w:hAnsi="Cambria Math" w:cs="Times New Roman"/>
                    <w:sz w:val="22"/>
                  </w:rPr>
                  <m:t>)#</m:t>
                </m:r>
              </m:oMath>
            </m:oMathPara>
          </w:p>
        </w:tc>
      </w:tr>
      <w:tr w:rsidR="0053733B" w14:paraId="6EE53FEC" w14:textId="77777777" w:rsidTr="00F64BA1">
        <w:tc>
          <w:tcPr>
            <w:tcW w:w="1659" w:type="dxa"/>
            <w:vAlign w:val="center"/>
          </w:tcPr>
          <w:p w14:paraId="5F9913F3"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2</w:t>
            </w:r>
          </w:p>
        </w:tc>
        <w:tc>
          <w:tcPr>
            <w:tcW w:w="1659" w:type="dxa"/>
          </w:tcPr>
          <w:p w14:paraId="0E9F3F93"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w:t>
            </w:r>
          </w:p>
        </w:tc>
        <w:tc>
          <w:tcPr>
            <w:tcW w:w="1659" w:type="dxa"/>
          </w:tcPr>
          <w:p w14:paraId="0E56AC45"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w:t>
            </w:r>
          </w:p>
        </w:tc>
        <w:tc>
          <w:tcPr>
            <w:tcW w:w="1659" w:type="dxa"/>
            <w:vAlign w:val="center"/>
          </w:tcPr>
          <w:p w14:paraId="2E1B7995"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m:t>
                </m:r>
              </m:oMath>
            </m:oMathPara>
          </w:p>
        </w:tc>
        <w:tc>
          <w:tcPr>
            <w:tcW w:w="1660" w:type="dxa"/>
          </w:tcPr>
          <w:p w14:paraId="6F140A8A"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a,</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a</m:t>
                    </m:r>
                  </m:e>
                </m:d>
                <m:r>
                  <m:rPr>
                    <m:sty m:val="bi"/>
                  </m:rPr>
                  <w:rPr>
                    <w:rFonts w:ascii="Cambria Math" w:eastAsia="楷体" w:hAnsi="Cambria Math" w:cs="Times New Roman"/>
                    <w:sz w:val="22"/>
                  </w:rPr>
                  <m:t>)#</m:t>
                </m:r>
              </m:oMath>
            </m:oMathPara>
          </w:p>
        </w:tc>
      </w:tr>
      <w:tr w:rsidR="0053733B" w14:paraId="439EF06E" w14:textId="77777777" w:rsidTr="00F64BA1">
        <w:tc>
          <w:tcPr>
            <w:tcW w:w="1659" w:type="dxa"/>
            <w:vAlign w:val="center"/>
          </w:tcPr>
          <w:p w14:paraId="6BD2413C"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3</w:t>
            </w:r>
          </w:p>
        </w:tc>
        <w:tc>
          <w:tcPr>
            <w:tcW w:w="1659" w:type="dxa"/>
          </w:tcPr>
          <w:p w14:paraId="7C1D886A"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23</w:t>
            </w:r>
          </w:p>
        </w:tc>
        <w:tc>
          <w:tcPr>
            <w:tcW w:w="1659" w:type="dxa"/>
          </w:tcPr>
          <w:p w14:paraId="140740D3"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_</w:t>
            </w:r>
          </w:p>
        </w:tc>
        <w:tc>
          <w:tcPr>
            <w:tcW w:w="1659" w:type="dxa"/>
            <w:vAlign w:val="center"/>
          </w:tcPr>
          <w:p w14:paraId="754E8AEF"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#(a</m:t>
                </m:r>
              </m:oMath>
            </m:oMathPara>
          </w:p>
        </w:tc>
        <w:tc>
          <w:tcPr>
            <w:tcW w:w="1660" w:type="dxa"/>
          </w:tcPr>
          <w:p w14:paraId="6134DA13"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a</m:t>
                    </m:r>
                  </m:e>
                </m:d>
                <m:r>
                  <m:rPr>
                    <m:sty m:val="bi"/>
                  </m:rPr>
                  <w:rPr>
                    <w:rFonts w:ascii="Cambria Math" w:eastAsia="楷体" w:hAnsi="Cambria Math" w:cs="Times New Roman"/>
                    <w:sz w:val="22"/>
                  </w:rPr>
                  <m:t>)#</m:t>
                </m:r>
              </m:oMath>
            </m:oMathPara>
          </w:p>
        </w:tc>
      </w:tr>
      <w:tr w:rsidR="0053733B" w14:paraId="1F8CD6E6" w14:textId="77777777" w:rsidTr="00F64BA1">
        <w:tc>
          <w:tcPr>
            <w:tcW w:w="1659" w:type="dxa"/>
            <w:vAlign w:val="center"/>
          </w:tcPr>
          <w:p w14:paraId="437A8A85"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4</w:t>
            </w:r>
          </w:p>
        </w:tc>
        <w:tc>
          <w:tcPr>
            <w:tcW w:w="1659" w:type="dxa"/>
          </w:tcPr>
          <w:p w14:paraId="4F20F2FF"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25</w:t>
            </w:r>
          </w:p>
        </w:tc>
        <w:tc>
          <w:tcPr>
            <w:tcW w:w="1659" w:type="dxa"/>
          </w:tcPr>
          <w:p w14:paraId="3E1702F1"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w:t>
            </w:r>
          </w:p>
        </w:tc>
        <w:tc>
          <w:tcPr>
            <w:tcW w:w="1659" w:type="dxa"/>
            <w:vAlign w:val="center"/>
          </w:tcPr>
          <w:p w14:paraId="13D8BD62"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m:t>
                </m:r>
              </m:oMath>
            </m:oMathPara>
          </w:p>
        </w:tc>
        <w:tc>
          <w:tcPr>
            <w:tcW w:w="1660" w:type="dxa"/>
          </w:tcPr>
          <w:p w14:paraId="7CE6064E"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a</m:t>
                    </m:r>
                  </m:e>
                </m:d>
                <m:r>
                  <m:rPr>
                    <m:sty m:val="bi"/>
                  </m:rPr>
                  <w:rPr>
                    <w:rFonts w:ascii="Cambria Math" w:eastAsia="楷体" w:hAnsi="Cambria Math" w:cs="Times New Roman"/>
                    <w:sz w:val="22"/>
                  </w:rPr>
                  <m:t>)#</m:t>
                </m:r>
              </m:oMath>
            </m:oMathPara>
          </w:p>
        </w:tc>
      </w:tr>
      <w:tr w:rsidR="0053733B" w14:paraId="093896F4" w14:textId="77777777" w:rsidTr="00F64BA1">
        <w:tc>
          <w:tcPr>
            <w:tcW w:w="1659" w:type="dxa"/>
            <w:vAlign w:val="center"/>
          </w:tcPr>
          <w:p w14:paraId="791CF311"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5</w:t>
            </w:r>
          </w:p>
        </w:tc>
        <w:tc>
          <w:tcPr>
            <w:tcW w:w="1659" w:type="dxa"/>
          </w:tcPr>
          <w:p w14:paraId="66A5D83F"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w:t>
            </w:r>
          </w:p>
        </w:tc>
        <w:tc>
          <w:tcPr>
            <w:tcW w:w="1659" w:type="dxa"/>
          </w:tcPr>
          <w:p w14:paraId="0365D982"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w:t>
            </w:r>
          </w:p>
        </w:tc>
        <w:tc>
          <w:tcPr>
            <w:tcW w:w="1659" w:type="dxa"/>
            <w:vAlign w:val="center"/>
          </w:tcPr>
          <w:p w14:paraId="755603ED"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m:t>
                </m:r>
              </m:oMath>
            </m:oMathPara>
          </w:p>
        </w:tc>
        <w:tc>
          <w:tcPr>
            <w:tcW w:w="1660" w:type="dxa"/>
          </w:tcPr>
          <w:p w14:paraId="7FE181AC"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a</m:t>
                    </m:r>
                  </m:e>
                </m:d>
                <m:r>
                  <m:rPr>
                    <m:sty m:val="bi"/>
                  </m:rPr>
                  <w:rPr>
                    <w:rFonts w:ascii="Cambria Math" w:eastAsia="楷体" w:hAnsi="Cambria Math" w:cs="Times New Roman"/>
                    <w:sz w:val="22"/>
                  </w:rPr>
                  <m:t>)#</m:t>
                </m:r>
              </m:oMath>
            </m:oMathPara>
          </w:p>
        </w:tc>
      </w:tr>
      <w:tr w:rsidR="0053733B" w14:paraId="6E68AD14" w14:textId="77777777" w:rsidTr="00F64BA1">
        <w:tc>
          <w:tcPr>
            <w:tcW w:w="1659" w:type="dxa"/>
            <w:vAlign w:val="center"/>
          </w:tcPr>
          <w:p w14:paraId="5B03BEAB"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6</w:t>
            </w:r>
          </w:p>
        </w:tc>
        <w:tc>
          <w:tcPr>
            <w:tcW w:w="1659" w:type="dxa"/>
          </w:tcPr>
          <w:p w14:paraId="39B69085"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w:t>
            </w:r>
          </w:p>
        </w:tc>
        <w:tc>
          <w:tcPr>
            <w:tcW w:w="1659" w:type="dxa"/>
          </w:tcPr>
          <w:p w14:paraId="2BD31576"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w:t>
            </w:r>
          </w:p>
        </w:tc>
        <w:tc>
          <w:tcPr>
            <w:tcW w:w="1659" w:type="dxa"/>
            <w:vAlign w:val="center"/>
          </w:tcPr>
          <w:p w14:paraId="5BEB0CDC"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m:t>
                </m:r>
              </m:oMath>
            </m:oMathPara>
          </w:p>
        </w:tc>
        <w:tc>
          <w:tcPr>
            <w:tcW w:w="1660" w:type="dxa"/>
          </w:tcPr>
          <w:p w14:paraId="63592837" w14:textId="77777777" w:rsidR="0053733B" w:rsidRPr="006269D1" w:rsidRDefault="00000000" w:rsidP="00F64BA1">
            <w:pPr>
              <w:rPr>
                <w:rFonts w:ascii="Times New Roman" w:eastAsia="楷体" w:hAnsi="Times New Roman" w:cs="Times New Roman"/>
                <w:b/>
                <w:bCs/>
                <w:sz w:val="22"/>
              </w:rPr>
            </w:pPr>
            <m:oMathPara>
              <m:oMathParaPr>
                <m:jc m:val="right"/>
              </m:oMathParaPr>
              <m:oMath>
                <m:d>
                  <m:dPr>
                    <m:ctrlPr>
                      <w:rPr>
                        <w:rFonts w:ascii="Cambria Math" w:eastAsia="楷体" w:hAnsi="Cambria Math" w:cs="Times New Roman"/>
                        <w:b/>
                        <w:bCs/>
                        <w:i/>
                        <w:sz w:val="22"/>
                      </w:rPr>
                    </m:ctrlPr>
                  </m:dPr>
                  <m:e>
                    <m:r>
                      <m:rPr>
                        <m:sty m:val="bi"/>
                      </m:rPr>
                      <w:rPr>
                        <w:rFonts w:ascii="Cambria Math" w:eastAsia="楷体" w:hAnsi="Cambria Math" w:cs="Times New Roman"/>
                        <w:sz w:val="22"/>
                      </w:rPr>
                      <m:t>a</m:t>
                    </m:r>
                  </m:e>
                </m:d>
                <m:r>
                  <m:rPr>
                    <m:sty m:val="bi"/>
                  </m:rPr>
                  <w:rPr>
                    <w:rFonts w:ascii="Cambria Math" w:eastAsia="楷体" w:hAnsi="Cambria Math" w:cs="Times New Roman"/>
                    <w:sz w:val="22"/>
                  </w:rPr>
                  <m:t>)#</m:t>
                </m:r>
              </m:oMath>
            </m:oMathPara>
          </w:p>
        </w:tc>
      </w:tr>
      <w:tr w:rsidR="0053733B" w14:paraId="75F8F675" w14:textId="77777777" w:rsidTr="00F64BA1">
        <w:tc>
          <w:tcPr>
            <w:tcW w:w="1659" w:type="dxa"/>
            <w:vAlign w:val="center"/>
          </w:tcPr>
          <w:p w14:paraId="40C4D612"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7</w:t>
            </w:r>
          </w:p>
        </w:tc>
        <w:tc>
          <w:tcPr>
            <w:tcW w:w="1659" w:type="dxa"/>
          </w:tcPr>
          <w:p w14:paraId="5A55497A"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2472</w:t>
            </w:r>
          </w:p>
        </w:tc>
        <w:tc>
          <w:tcPr>
            <w:tcW w:w="1659" w:type="dxa"/>
          </w:tcPr>
          <w:p w14:paraId="14F0BE77"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 _</w:t>
            </w:r>
          </w:p>
        </w:tc>
        <w:tc>
          <w:tcPr>
            <w:tcW w:w="1659" w:type="dxa"/>
            <w:vAlign w:val="center"/>
          </w:tcPr>
          <w:p w14:paraId="72C79958"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m:t>
                </m:r>
              </m:oMath>
            </m:oMathPara>
          </w:p>
        </w:tc>
        <w:tc>
          <w:tcPr>
            <w:tcW w:w="1660" w:type="dxa"/>
          </w:tcPr>
          <w:p w14:paraId="6E52B50F"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a)#</m:t>
                </m:r>
              </m:oMath>
            </m:oMathPara>
          </w:p>
        </w:tc>
      </w:tr>
      <w:tr w:rsidR="0053733B" w14:paraId="4A0287EB" w14:textId="77777777" w:rsidTr="00F64BA1">
        <w:tc>
          <w:tcPr>
            <w:tcW w:w="1659" w:type="dxa"/>
            <w:vAlign w:val="center"/>
          </w:tcPr>
          <w:p w14:paraId="6B13EA00"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8</w:t>
            </w:r>
          </w:p>
        </w:tc>
        <w:tc>
          <w:tcPr>
            <w:tcW w:w="1659" w:type="dxa"/>
          </w:tcPr>
          <w:p w14:paraId="7604F9CF"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24723</w:t>
            </w:r>
          </w:p>
        </w:tc>
        <w:tc>
          <w:tcPr>
            <w:tcW w:w="1659" w:type="dxa"/>
          </w:tcPr>
          <w:p w14:paraId="37F0651F"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 _ _</w:t>
            </w:r>
          </w:p>
        </w:tc>
        <w:tc>
          <w:tcPr>
            <w:tcW w:w="1659" w:type="dxa"/>
            <w:vAlign w:val="center"/>
          </w:tcPr>
          <w:p w14:paraId="1C6437E5"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#(L,(a</m:t>
                </m:r>
              </m:oMath>
            </m:oMathPara>
          </w:p>
        </w:tc>
        <w:tc>
          <w:tcPr>
            <w:tcW w:w="1660" w:type="dxa"/>
          </w:tcPr>
          <w:p w14:paraId="4BC119AB"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oMath>
            </m:oMathPara>
          </w:p>
        </w:tc>
      </w:tr>
      <w:tr w:rsidR="0053733B" w14:paraId="166D2FA0" w14:textId="77777777" w:rsidTr="00F64BA1">
        <w:tc>
          <w:tcPr>
            <w:tcW w:w="1659" w:type="dxa"/>
            <w:vAlign w:val="center"/>
          </w:tcPr>
          <w:p w14:paraId="5E251132"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9</w:t>
            </w:r>
          </w:p>
        </w:tc>
        <w:tc>
          <w:tcPr>
            <w:tcW w:w="1659" w:type="dxa"/>
          </w:tcPr>
          <w:p w14:paraId="4F11884D"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24725</w:t>
            </w:r>
          </w:p>
        </w:tc>
        <w:tc>
          <w:tcPr>
            <w:tcW w:w="1659" w:type="dxa"/>
          </w:tcPr>
          <w:p w14:paraId="6EA6C358"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 _ 0</w:t>
            </w:r>
          </w:p>
        </w:tc>
        <w:tc>
          <w:tcPr>
            <w:tcW w:w="1659" w:type="dxa"/>
            <w:vAlign w:val="center"/>
          </w:tcPr>
          <w:p w14:paraId="0EA0EADA"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#(L,(S</m:t>
                </m:r>
              </m:oMath>
            </m:oMathPara>
          </w:p>
        </w:tc>
        <w:tc>
          <w:tcPr>
            <w:tcW w:w="1660" w:type="dxa"/>
          </w:tcPr>
          <w:p w14:paraId="4E5E659E"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oMath>
            </m:oMathPara>
          </w:p>
        </w:tc>
      </w:tr>
      <w:tr w:rsidR="0053733B" w14:paraId="2A2664D9" w14:textId="77777777" w:rsidTr="00F64BA1">
        <w:tc>
          <w:tcPr>
            <w:tcW w:w="1659" w:type="dxa"/>
            <w:vAlign w:val="center"/>
          </w:tcPr>
          <w:p w14:paraId="75C8BCB4"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0</w:t>
            </w:r>
          </w:p>
        </w:tc>
        <w:tc>
          <w:tcPr>
            <w:tcW w:w="1659" w:type="dxa"/>
          </w:tcPr>
          <w:p w14:paraId="30FC2C58"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24724</w:t>
            </w:r>
          </w:p>
        </w:tc>
        <w:tc>
          <w:tcPr>
            <w:tcW w:w="1659" w:type="dxa"/>
          </w:tcPr>
          <w:p w14:paraId="553DF59F"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 _ 0</w:t>
            </w:r>
          </w:p>
        </w:tc>
        <w:tc>
          <w:tcPr>
            <w:tcW w:w="1659" w:type="dxa"/>
            <w:vAlign w:val="center"/>
          </w:tcPr>
          <w:p w14:paraId="4504C3CE"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#(L,(L</m:t>
                </m:r>
              </m:oMath>
            </m:oMathPara>
          </w:p>
        </w:tc>
        <w:tc>
          <w:tcPr>
            <w:tcW w:w="1660" w:type="dxa"/>
          </w:tcPr>
          <w:p w14:paraId="62D89704"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oMath>
            </m:oMathPara>
          </w:p>
        </w:tc>
      </w:tr>
      <w:tr w:rsidR="0053733B" w14:paraId="118AA311" w14:textId="77777777" w:rsidTr="00F64BA1">
        <w:tc>
          <w:tcPr>
            <w:tcW w:w="1659" w:type="dxa"/>
            <w:vAlign w:val="center"/>
          </w:tcPr>
          <w:p w14:paraId="1DF79DFE"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1</w:t>
            </w:r>
          </w:p>
        </w:tc>
        <w:tc>
          <w:tcPr>
            <w:tcW w:w="1659" w:type="dxa"/>
          </w:tcPr>
          <w:p w14:paraId="3F74E5DA"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247246</w:t>
            </w:r>
          </w:p>
        </w:tc>
        <w:tc>
          <w:tcPr>
            <w:tcW w:w="1659" w:type="dxa"/>
          </w:tcPr>
          <w:p w14:paraId="02A2A81A"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 _ 0 _</w:t>
            </w:r>
          </w:p>
        </w:tc>
        <w:tc>
          <w:tcPr>
            <w:tcW w:w="1659" w:type="dxa"/>
            <w:vAlign w:val="center"/>
          </w:tcPr>
          <w:p w14:paraId="3517A0FF"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#(L,(L)</m:t>
                </m:r>
              </m:oMath>
            </m:oMathPara>
          </w:p>
        </w:tc>
        <w:tc>
          <w:tcPr>
            <w:tcW w:w="1660" w:type="dxa"/>
          </w:tcPr>
          <w:p w14:paraId="66882F47"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oMath>
            </m:oMathPara>
          </w:p>
        </w:tc>
      </w:tr>
      <w:tr w:rsidR="0053733B" w14:paraId="568641D8" w14:textId="77777777" w:rsidTr="00F64BA1">
        <w:tc>
          <w:tcPr>
            <w:tcW w:w="1659" w:type="dxa"/>
            <w:vAlign w:val="center"/>
          </w:tcPr>
          <w:p w14:paraId="0E9E88B6"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2</w:t>
            </w:r>
          </w:p>
        </w:tc>
        <w:tc>
          <w:tcPr>
            <w:tcW w:w="1659" w:type="dxa"/>
          </w:tcPr>
          <w:p w14:paraId="72EF772B"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2478</w:t>
            </w:r>
          </w:p>
        </w:tc>
        <w:tc>
          <w:tcPr>
            <w:tcW w:w="1659" w:type="dxa"/>
          </w:tcPr>
          <w:p w14:paraId="67BBB0A5"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0 _ 1</w:t>
            </w:r>
          </w:p>
        </w:tc>
        <w:tc>
          <w:tcPr>
            <w:tcW w:w="1659" w:type="dxa"/>
            <w:vAlign w:val="center"/>
          </w:tcPr>
          <w:p w14:paraId="267485E1"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#(L,S</m:t>
                </m:r>
              </m:oMath>
            </m:oMathPara>
          </w:p>
        </w:tc>
        <w:tc>
          <w:tcPr>
            <w:tcW w:w="1660" w:type="dxa"/>
          </w:tcPr>
          <w:p w14:paraId="5F40DDB5"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oMath>
            </m:oMathPara>
          </w:p>
        </w:tc>
      </w:tr>
      <w:tr w:rsidR="0053733B" w14:paraId="227FD7C0" w14:textId="77777777" w:rsidTr="00F64BA1">
        <w:tc>
          <w:tcPr>
            <w:tcW w:w="1659" w:type="dxa"/>
            <w:vAlign w:val="center"/>
          </w:tcPr>
          <w:p w14:paraId="7798D42E"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3</w:t>
            </w:r>
          </w:p>
        </w:tc>
        <w:tc>
          <w:tcPr>
            <w:tcW w:w="1659" w:type="dxa"/>
          </w:tcPr>
          <w:p w14:paraId="3D10EB50"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0</w:t>
            </w:r>
            <w:r>
              <w:rPr>
                <w:rFonts w:ascii="Times New Roman" w:eastAsia="楷体" w:hAnsi="Times New Roman" w:cs="Times New Roman"/>
                <w:b/>
                <w:bCs/>
                <w:sz w:val="22"/>
              </w:rPr>
              <w:t>24</w:t>
            </w:r>
          </w:p>
        </w:tc>
        <w:tc>
          <w:tcPr>
            <w:tcW w:w="1659" w:type="dxa"/>
          </w:tcPr>
          <w:p w14:paraId="4D20269E"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_</w:t>
            </w:r>
            <w:r>
              <w:rPr>
                <w:rFonts w:ascii="Times New Roman" w:eastAsia="楷体" w:hAnsi="Times New Roman" w:cs="Times New Roman"/>
                <w:b/>
                <w:bCs/>
                <w:sz w:val="22"/>
              </w:rPr>
              <w:t xml:space="preserve"> _ 1</w:t>
            </w:r>
          </w:p>
        </w:tc>
        <w:tc>
          <w:tcPr>
            <w:tcW w:w="1659" w:type="dxa"/>
            <w:vAlign w:val="center"/>
          </w:tcPr>
          <w:p w14:paraId="65764AF8"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#(L</m:t>
                </m:r>
              </m:oMath>
            </m:oMathPara>
          </w:p>
        </w:tc>
        <w:tc>
          <w:tcPr>
            <w:tcW w:w="1660" w:type="dxa"/>
          </w:tcPr>
          <w:p w14:paraId="0627088E"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sz w:val="22"/>
                  </w:rPr>
                  <m:t>)#</m:t>
                </m:r>
              </m:oMath>
            </m:oMathPara>
          </w:p>
        </w:tc>
      </w:tr>
      <w:tr w:rsidR="0053733B" w14:paraId="10DFDD7D" w14:textId="77777777" w:rsidTr="00F64BA1">
        <w:tc>
          <w:tcPr>
            <w:tcW w:w="1659" w:type="dxa"/>
            <w:vAlign w:val="center"/>
          </w:tcPr>
          <w:p w14:paraId="1D84A204"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4</w:t>
            </w:r>
          </w:p>
        </w:tc>
        <w:tc>
          <w:tcPr>
            <w:tcW w:w="1659" w:type="dxa"/>
          </w:tcPr>
          <w:p w14:paraId="04482EF3" w14:textId="77777777" w:rsidR="0053733B" w:rsidRDefault="0053733B" w:rsidP="00F64BA1">
            <w:pPr>
              <w:rPr>
                <w:rFonts w:ascii="Times New Roman" w:eastAsia="楷体" w:hAnsi="Times New Roman" w:cs="Times New Roman"/>
                <w:b/>
                <w:bCs/>
                <w:sz w:val="22"/>
              </w:rPr>
            </w:pPr>
            <w:r w:rsidRPr="006269D1">
              <w:rPr>
                <w:rFonts w:ascii="Times New Roman" w:eastAsia="楷体" w:hAnsi="Times New Roman" w:cs="Times New Roman" w:hint="eastAsia"/>
                <w:b/>
                <w:bCs/>
                <w:color w:val="FF0000"/>
                <w:sz w:val="22"/>
              </w:rPr>
              <w:t>0</w:t>
            </w:r>
            <w:r w:rsidRPr="006269D1">
              <w:rPr>
                <w:rFonts w:ascii="Times New Roman" w:eastAsia="楷体" w:hAnsi="Times New Roman" w:cs="Times New Roman"/>
                <w:b/>
                <w:bCs/>
                <w:color w:val="FF0000"/>
                <w:sz w:val="22"/>
              </w:rPr>
              <w:t>246</w:t>
            </w:r>
          </w:p>
        </w:tc>
        <w:tc>
          <w:tcPr>
            <w:tcW w:w="1659" w:type="dxa"/>
          </w:tcPr>
          <w:p w14:paraId="603DDC4B" w14:textId="77777777" w:rsidR="0053733B" w:rsidRDefault="0053733B" w:rsidP="00F64BA1">
            <w:pPr>
              <w:rPr>
                <w:rFonts w:ascii="Times New Roman" w:eastAsia="楷体" w:hAnsi="Times New Roman" w:cs="Times New Roman"/>
                <w:b/>
                <w:bCs/>
                <w:sz w:val="22"/>
              </w:rPr>
            </w:pPr>
            <w:r w:rsidRPr="006269D1">
              <w:rPr>
                <w:rFonts w:ascii="Times New Roman" w:eastAsia="楷体" w:hAnsi="Times New Roman" w:cs="Times New Roman" w:hint="eastAsia"/>
                <w:b/>
                <w:bCs/>
                <w:color w:val="FF0000"/>
                <w:sz w:val="22"/>
              </w:rPr>
              <w:t>_</w:t>
            </w:r>
            <w:r w:rsidRPr="006269D1">
              <w:rPr>
                <w:rFonts w:ascii="Times New Roman" w:eastAsia="楷体" w:hAnsi="Times New Roman" w:cs="Times New Roman"/>
                <w:b/>
                <w:bCs/>
                <w:color w:val="FF0000"/>
                <w:sz w:val="22"/>
              </w:rPr>
              <w:t xml:space="preserve"> _ 1 _</w:t>
            </w:r>
          </w:p>
        </w:tc>
        <w:tc>
          <w:tcPr>
            <w:tcW w:w="1659" w:type="dxa"/>
            <w:vAlign w:val="center"/>
          </w:tcPr>
          <w:p w14:paraId="4039160B" w14:textId="77777777" w:rsidR="0053733B" w:rsidRPr="00215B9B" w:rsidRDefault="0053733B" w:rsidP="00F64BA1">
            <w:pPr>
              <w:rPr>
                <w:rFonts w:ascii="Times New Roman" w:eastAsia="楷体" w:hAnsi="Times New Roman" w:cs="Times New Roman"/>
                <w:b/>
                <w:bCs/>
                <w:i/>
                <w:sz w:val="22"/>
              </w:rPr>
            </w:pPr>
            <m:oMathPara>
              <m:oMathParaPr>
                <m:jc m:val="left"/>
              </m:oMathParaPr>
              <m:oMath>
                <m:r>
                  <m:rPr>
                    <m:sty m:val="bi"/>
                  </m:rPr>
                  <w:rPr>
                    <w:rFonts w:ascii="Cambria Math" w:eastAsia="楷体" w:hAnsi="Cambria Math" w:cs="Times New Roman"/>
                    <w:color w:val="FF0000"/>
                    <w:sz w:val="22"/>
                  </w:rPr>
                  <m:t>#(L)</m:t>
                </m:r>
              </m:oMath>
            </m:oMathPara>
          </w:p>
        </w:tc>
        <w:tc>
          <w:tcPr>
            <w:tcW w:w="1660" w:type="dxa"/>
          </w:tcPr>
          <w:p w14:paraId="690F73F1" w14:textId="77777777" w:rsidR="0053733B" w:rsidRPr="006269D1"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color w:val="FF0000"/>
                    <w:sz w:val="22"/>
                  </w:rPr>
                  <m:t>#</m:t>
                </m:r>
              </m:oMath>
            </m:oMathPara>
          </w:p>
        </w:tc>
      </w:tr>
      <w:tr w:rsidR="0053733B" w14:paraId="3CFB1FDA" w14:textId="77777777" w:rsidTr="00F64BA1">
        <w:tc>
          <w:tcPr>
            <w:tcW w:w="1659" w:type="dxa"/>
            <w:vAlign w:val="center"/>
          </w:tcPr>
          <w:p w14:paraId="7740BE54"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5</w:t>
            </w:r>
          </w:p>
        </w:tc>
        <w:tc>
          <w:tcPr>
            <w:tcW w:w="1659" w:type="dxa"/>
          </w:tcPr>
          <w:p w14:paraId="09D28605" w14:textId="77777777" w:rsidR="0053733B" w:rsidRDefault="0053733B" w:rsidP="00F64BA1">
            <w:pPr>
              <w:rPr>
                <w:rFonts w:ascii="Times New Roman" w:eastAsia="楷体" w:hAnsi="Times New Roman" w:cs="Times New Roman"/>
                <w:b/>
                <w:bCs/>
                <w:sz w:val="22"/>
              </w:rPr>
            </w:pPr>
            <w:r w:rsidRPr="006269D1">
              <w:rPr>
                <w:rFonts w:ascii="Times New Roman" w:eastAsia="楷体" w:hAnsi="Times New Roman" w:cs="Times New Roman" w:hint="eastAsia"/>
                <w:b/>
                <w:bCs/>
                <w:color w:val="FF0000"/>
                <w:sz w:val="22"/>
              </w:rPr>
              <w:t>0</w:t>
            </w:r>
            <w:r w:rsidRPr="006269D1">
              <w:rPr>
                <w:rFonts w:ascii="Times New Roman" w:eastAsia="楷体" w:hAnsi="Times New Roman" w:cs="Times New Roman"/>
                <w:b/>
                <w:bCs/>
                <w:color w:val="FF0000"/>
                <w:sz w:val="22"/>
              </w:rPr>
              <w:t>1</w:t>
            </w:r>
          </w:p>
        </w:tc>
        <w:tc>
          <w:tcPr>
            <w:tcW w:w="1659" w:type="dxa"/>
          </w:tcPr>
          <w:p w14:paraId="6C6C17B3" w14:textId="77777777" w:rsidR="0053733B" w:rsidRDefault="0053733B" w:rsidP="00F64BA1">
            <w:pPr>
              <w:rPr>
                <w:rFonts w:ascii="Times New Roman" w:eastAsia="楷体" w:hAnsi="Times New Roman" w:cs="Times New Roman"/>
                <w:b/>
                <w:bCs/>
                <w:sz w:val="22"/>
              </w:rPr>
            </w:pPr>
            <w:r w:rsidRPr="006269D1">
              <w:rPr>
                <w:rFonts w:ascii="Times New Roman" w:eastAsia="楷体" w:hAnsi="Times New Roman" w:cs="Times New Roman" w:hint="eastAsia"/>
                <w:b/>
                <w:bCs/>
                <w:color w:val="FF0000"/>
                <w:sz w:val="22"/>
              </w:rPr>
              <w:t>_</w:t>
            </w:r>
            <w:r w:rsidRPr="006269D1">
              <w:rPr>
                <w:rFonts w:ascii="Times New Roman" w:eastAsia="楷体" w:hAnsi="Times New Roman" w:cs="Times New Roman"/>
                <w:b/>
                <w:bCs/>
                <w:color w:val="FF0000"/>
                <w:sz w:val="22"/>
              </w:rPr>
              <w:t xml:space="preserve"> 2</w:t>
            </w:r>
          </w:p>
        </w:tc>
        <w:tc>
          <w:tcPr>
            <w:tcW w:w="1659" w:type="dxa"/>
            <w:vAlign w:val="center"/>
          </w:tcPr>
          <w:p w14:paraId="09D61C7A" w14:textId="77777777" w:rsidR="0053733B" w:rsidRPr="00215B9B" w:rsidRDefault="0053733B" w:rsidP="00F64BA1">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color w:val="FF0000"/>
                    <w:sz w:val="22"/>
                  </w:rPr>
                  <m:t>#S</m:t>
                </m:r>
              </m:oMath>
            </m:oMathPara>
          </w:p>
        </w:tc>
        <w:tc>
          <w:tcPr>
            <w:tcW w:w="1660" w:type="dxa"/>
          </w:tcPr>
          <w:p w14:paraId="760F1DE7" w14:textId="77777777" w:rsidR="0053733B" w:rsidRPr="003A1E0B" w:rsidRDefault="0053733B" w:rsidP="00F64BA1">
            <w:pPr>
              <w:rPr>
                <w:rFonts w:ascii="Times New Roman" w:eastAsia="楷体" w:hAnsi="Times New Roman" w:cs="Times New Roman"/>
                <w:b/>
                <w:bCs/>
                <w:sz w:val="22"/>
              </w:rPr>
            </w:pPr>
            <m:oMathPara>
              <m:oMathParaPr>
                <m:jc m:val="right"/>
              </m:oMathParaPr>
              <m:oMath>
                <m:r>
                  <m:rPr>
                    <m:sty m:val="bi"/>
                  </m:rPr>
                  <w:rPr>
                    <w:rFonts w:ascii="Cambria Math" w:eastAsia="楷体" w:hAnsi="Cambria Math" w:cs="Times New Roman"/>
                    <w:color w:val="FF0000"/>
                    <w:sz w:val="22"/>
                  </w:rPr>
                  <m:t>#</m:t>
                </m:r>
              </m:oMath>
            </m:oMathPara>
          </w:p>
        </w:tc>
      </w:tr>
      <w:tr w:rsidR="0053733B" w14:paraId="252DC11B" w14:textId="77777777" w:rsidTr="00F64BA1">
        <w:tc>
          <w:tcPr>
            <w:tcW w:w="1659" w:type="dxa"/>
            <w:vAlign w:val="center"/>
          </w:tcPr>
          <w:p w14:paraId="0901CEA2" w14:textId="77777777" w:rsidR="0053733B" w:rsidRDefault="0053733B" w:rsidP="00F64BA1">
            <w:pPr>
              <w:jc w:val="center"/>
              <w:rPr>
                <w:rFonts w:ascii="Times New Roman" w:eastAsia="楷体" w:hAnsi="Times New Roman" w:cs="Times New Roman"/>
                <w:b/>
                <w:bCs/>
                <w:sz w:val="22"/>
              </w:rPr>
            </w:pPr>
            <w:r>
              <w:rPr>
                <w:rFonts w:ascii="Times New Roman" w:eastAsia="楷体" w:hAnsi="Times New Roman" w:cs="Times New Roman" w:hint="eastAsia"/>
                <w:b/>
                <w:bCs/>
                <w:sz w:val="22"/>
              </w:rPr>
              <w:t>1</w:t>
            </w:r>
            <w:r>
              <w:rPr>
                <w:rFonts w:ascii="Times New Roman" w:eastAsia="楷体" w:hAnsi="Times New Roman" w:cs="Times New Roman"/>
                <w:b/>
                <w:bCs/>
                <w:sz w:val="22"/>
              </w:rPr>
              <w:t>6</w:t>
            </w:r>
          </w:p>
        </w:tc>
        <w:tc>
          <w:tcPr>
            <w:tcW w:w="1659" w:type="dxa"/>
          </w:tcPr>
          <w:p w14:paraId="2560C790" w14:textId="77777777" w:rsidR="0053733B" w:rsidRDefault="0053733B" w:rsidP="00F64BA1">
            <w:pPr>
              <w:rPr>
                <w:rFonts w:ascii="Times New Roman" w:eastAsia="楷体" w:hAnsi="Times New Roman" w:cs="Times New Roman"/>
                <w:b/>
                <w:bCs/>
                <w:sz w:val="22"/>
              </w:rPr>
            </w:pPr>
            <w:r>
              <w:rPr>
                <w:rFonts w:ascii="Times New Roman" w:eastAsia="楷体" w:hAnsi="Times New Roman" w:cs="Times New Roman" w:hint="eastAsia"/>
                <w:b/>
                <w:bCs/>
                <w:sz w:val="22"/>
              </w:rPr>
              <w:t>接受</w:t>
            </w:r>
          </w:p>
        </w:tc>
        <w:tc>
          <w:tcPr>
            <w:tcW w:w="1659" w:type="dxa"/>
          </w:tcPr>
          <w:p w14:paraId="0CD4A752" w14:textId="77777777" w:rsidR="0053733B" w:rsidRDefault="0053733B" w:rsidP="00F64BA1">
            <w:pPr>
              <w:rPr>
                <w:rFonts w:ascii="Times New Roman" w:eastAsia="楷体" w:hAnsi="Times New Roman" w:cs="Times New Roman"/>
                <w:b/>
                <w:bCs/>
                <w:sz w:val="22"/>
              </w:rPr>
            </w:pPr>
          </w:p>
        </w:tc>
        <w:tc>
          <w:tcPr>
            <w:tcW w:w="1659" w:type="dxa"/>
          </w:tcPr>
          <w:p w14:paraId="5523BD9E" w14:textId="77777777" w:rsidR="0053733B" w:rsidRDefault="0053733B" w:rsidP="00F64BA1">
            <w:pPr>
              <w:rPr>
                <w:rFonts w:ascii="Times New Roman" w:eastAsia="楷体" w:hAnsi="Times New Roman" w:cs="Times New Roman"/>
                <w:b/>
                <w:bCs/>
                <w:sz w:val="22"/>
              </w:rPr>
            </w:pPr>
          </w:p>
        </w:tc>
        <w:tc>
          <w:tcPr>
            <w:tcW w:w="1660" w:type="dxa"/>
          </w:tcPr>
          <w:p w14:paraId="572E4584" w14:textId="77777777" w:rsidR="0053733B" w:rsidRDefault="0053733B" w:rsidP="00F64BA1">
            <w:pPr>
              <w:rPr>
                <w:rFonts w:ascii="Times New Roman" w:eastAsia="楷体" w:hAnsi="Times New Roman" w:cs="Times New Roman"/>
                <w:b/>
                <w:bCs/>
                <w:sz w:val="22"/>
              </w:rPr>
            </w:pPr>
          </w:p>
        </w:tc>
      </w:tr>
    </w:tbl>
    <w:p w14:paraId="6755EEB7" w14:textId="77777777" w:rsidR="0053733B" w:rsidRDefault="0053733B" w:rsidP="0053733B">
      <w:pPr>
        <w:jc w:val="center"/>
        <w:rPr>
          <w:rFonts w:ascii="Times New Roman" w:eastAsia="楷体" w:hAnsi="Times New Roman" w:cs="Times New Roman"/>
          <w:b/>
          <w:bCs/>
          <w:sz w:val="22"/>
        </w:rPr>
      </w:pPr>
      <w:r>
        <w:rPr>
          <w:rFonts w:ascii="Times New Roman" w:eastAsia="楷体" w:hAnsi="Times New Roman" w:cs="Times New Roman" w:hint="eastAsia"/>
          <w:b/>
          <w:bCs/>
          <w:sz w:val="22"/>
        </w:rPr>
        <w:t>图</w:t>
      </w:r>
      <w:r>
        <w:rPr>
          <w:rFonts w:ascii="Times New Roman" w:eastAsia="楷体" w:hAnsi="Times New Roman" w:cs="Times New Roman" w:hint="eastAsia"/>
          <w:b/>
          <w:bCs/>
          <w:sz w:val="22"/>
        </w:rPr>
        <w:t xml:space="preserve"> </w:t>
      </w:r>
      <w:r>
        <w:rPr>
          <w:rFonts w:ascii="Times New Roman" w:eastAsia="楷体" w:hAnsi="Times New Roman" w:cs="Times New Roman"/>
          <w:b/>
          <w:bCs/>
          <w:sz w:val="22"/>
        </w:rPr>
        <w:t xml:space="preserve">7.21 </w:t>
      </w:r>
      <w:r>
        <w:rPr>
          <w:rFonts w:ascii="Times New Roman" w:eastAsia="楷体" w:hAnsi="Times New Roman" w:cs="Times New Roman" w:hint="eastAsia"/>
          <w:b/>
          <w:bCs/>
          <w:sz w:val="22"/>
        </w:rPr>
        <w:t>题</w:t>
      </w:r>
      <w:r>
        <w:rPr>
          <w:rFonts w:ascii="Times New Roman" w:eastAsia="楷体" w:hAnsi="Times New Roman" w:cs="Times New Roman" w:hint="eastAsia"/>
          <w:b/>
          <w:bCs/>
          <w:sz w:val="22"/>
        </w:rPr>
        <w:t>5</w:t>
      </w:r>
      <w:r>
        <w:rPr>
          <w:rFonts w:ascii="Times New Roman" w:eastAsia="楷体" w:hAnsi="Times New Roman" w:cs="Times New Roman" w:hint="eastAsia"/>
          <w:b/>
          <w:bCs/>
          <w:sz w:val="22"/>
        </w:rPr>
        <w:t>的分析和求值过程</w:t>
      </w:r>
    </w:p>
    <w:p w14:paraId="66B3CE60" w14:textId="77777777" w:rsidR="0053733B" w:rsidRDefault="0053733B" w:rsidP="0053733B">
      <w:pPr>
        <w:rPr>
          <w:rFonts w:ascii="Times New Roman" w:eastAsia="楷体" w:hAnsi="Times New Roman" w:cs="Times New Roman"/>
          <w:b/>
          <w:bCs/>
          <w:sz w:val="22"/>
        </w:rPr>
      </w:pPr>
      <w:r w:rsidRPr="000F0560">
        <w:rPr>
          <w:rFonts w:ascii="Times New Roman" w:eastAsia="楷体" w:hAnsi="Times New Roman" w:cs="Times New Roman" w:hint="eastAsia"/>
          <w:b/>
          <w:bCs/>
          <w:color w:val="FF0000"/>
          <w:sz w:val="22"/>
        </w:rPr>
        <w:t>答：</w:t>
      </w:r>
      <w:r>
        <w:rPr>
          <w:rFonts w:ascii="Times New Roman" w:eastAsia="楷体" w:hAnsi="Times New Roman" w:cs="Times New Roman" w:hint="eastAsia"/>
          <w:b/>
          <w:bCs/>
          <w:sz w:val="22"/>
        </w:rPr>
        <w:t>如上图所示</w:t>
      </w:r>
    </w:p>
    <w:p w14:paraId="1B01284C" w14:textId="77777777" w:rsidR="0053733B" w:rsidRDefault="0053733B" w:rsidP="0053733B">
      <w:pPr>
        <w:rPr>
          <w:rFonts w:ascii="Times New Roman" w:eastAsia="楷体" w:hAnsi="Times New Roman" w:cs="Times New Roman"/>
          <w:b/>
          <w:bCs/>
          <w:sz w:val="22"/>
        </w:rPr>
      </w:pPr>
    </w:p>
    <w:p w14:paraId="1673A2E9"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sz w:val="22"/>
        </w:rPr>
        <w:t>7</w:t>
      </w:r>
      <w:r>
        <w:rPr>
          <w:rFonts w:ascii="Times New Roman" w:eastAsia="楷体" w:hAnsi="Times New Roman" w:cs="Times New Roman"/>
          <w:b/>
          <w:bCs/>
          <w:sz w:val="22"/>
        </w:rPr>
        <w:t>.</w:t>
      </w:r>
      <w:r>
        <w:rPr>
          <w:rFonts w:ascii="Times New Roman" w:eastAsia="楷体" w:hAnsi="Times New Roman" w:cs="Times New Roman" w:hint="eastAsia"/>
          <w:b/>
          <w:bCs/>
          <w:sz w:val="22"/>
        </w:rPr>
        <w:t>设题</w:t>
      </w:r>
      <w:r>
        <w:rPr>
          <w:rFonts w:ascii="Times New Roman" w:eastAsia="楷体" w:hAnsi="Times New Roman" w:cs="Times New Roman" w:hint="eastAsia"/>
          <w:b/>
          <w:bCs/>
          <w:sz w:val="22"/>
        </w:rPr>
        <w:t>4</w:t>
      </w:r>
      <w:r>
        <w:rPr>
          <w:rFonts w:ascii="Times New Roman" w:eastAsia="楷体" w:hAnsi="Times New Roman" w:cs="Times New Roman" w:hint="eastAsia"/>
          <w:b/>
          <w:bCs/>
          <w:sz w:val="22"/>
        </w:rPr>
        <w:t>中属性文法的基础文法为</w:t>
      </w:r>
      <m:oMath>
        <m:r>
          <m:rPr>
            <m:sty m:val="bi"/>
          </m:rPr>
          <w:rPr>
            <w:rFonts w:ascii="Cambria Math" w:eastAsia="楷体" w:hAnsi="Cambria Math"/>
            <w:sz w:val="22"/>
          </w:rPr>
          <m:t>G[E]</m:t>
        </m:r>
      </m:oMath>
      <w:r>
        <w:rPr>
          <w:rFonts w:ascii="Times New Roman" w:eastAsia="楷体" w:hAnsi="Times New Roman" w:cs="Times New Roman" w:hint="eastAsia"/>
          <w:b/>
          <w:bCs/>
          <w:sz w:val="22"/>
        </w:rPr>
        <w:t>。</w:t>
      </w:r>
    </w:p>
    <w:p w14:paraId="6D3D7A11"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sz w:val="22"/>
        </w:rPr>
        <w:t>(</w:t>
      </w:r>
      <w:r>
        <w:rPr>
          <w:rFonts w:ascii="Times New Roman" w:eastAsia="楷体" w:hAnsi="Times New Roman" w:cs="Times New Roman"/>
          <w:b/>
          <w:bCs/>
          <w:sz w:val="22"/>
        </w:rPr>
        <w:t xml:space="preserve">1) </w:t>
      </w:r>
      <w:r>
        <w:rPr>
          <w:rFonts w:ascii="Times New Roman" w:eastAsia="楷体" w:hAnsi="Times New Roman" w:cs="Times New Roman" w:hint="eastAsia"/>
          <w:b/>
          <w:bCs/>
          <w:sz w:val="22"/>
        </w:rPr>
        <w:t>说明</w:t>
      </w:r>
      <m:oMath>
        <m:r>
          <m:rPr>
            <m:sty m:val="bi"/>
          </m:rPr>
          <w:rPr>
            <w:rFonts w:ascii="Cambria Math" w:eastAsia="楷体" w:hAnsi="Cambria Math"/>
            <w:sz w:val="22"/>
          </w:rPr>
          <m:t>G[E]</m:t>
        </m:r>
      </m:oMath>
      <w:r>
        <w:rPr>
          <w:rFonts w:ascii="Times New Roman" w:eastAsia="楷体" w:hAnsi="Times New Roman" w:cs="Times New Roman" w:hint="eastAsia"/>
          <w:b/>
          <w:bCs/>
          <w:sz w:val="22"/>
        </w:rPr>
        <w:t>是</w:t>
      </w:r>
      <m:oMath>
        <m:r>
          <m:rPr>
            <m:sty m:val="bi"/>
          </m:rPr>
          <w:rPr>
            <w:rFonts w:ascii="Cambria Math" w:eastAsia="楷体" w:hAnsi="Cambria Math" w:cs="Times New Roman"/>
            <w:sz w:val="22"/>
          </w:rPr>
          <m:t>LL(1)</m:t>
        </m:r>
      </m:oMath>
      <w:r>
        <w:rPr>
          <w:rFonts w:ascii="Times New Roman" w:eastAsia="楷体" w:hAnsi="Times New Roman" w:cs="Times New Roman" w:hint="eastAsia"/>
          <w:b/>
          <w:bCs/>
          <w:sz w:val="22"/>
        </w:rPr>
        <w:t>文法。</w:t>
      </w:r>
    </w:p>
    <w:p w14:paraId="6A80CB92"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sz w:val="22"/>
        </w:rPr>
        <w:t>(</w:t>
      </w:r>
      <w:r>
        <w:rPr>
          <w:rFonts w:ascii="Times New Roman" w:eastAsia="楷体" w:hAnsi="Times New Roman" w:cs="Times New Roman"/>
          <w:b/>
          <w:bCs/>
          <w:sz w:val="22"/>
        </w:rPr>
        <w:t>2)</w:t>
      </w:r>
      <w:r>
        <w:rPr>
          <w:rFonts w:ascii="Times New Roman" w:eastAsia="楷体" w:hAnsi="Times New Roman" w:cs="Times New Roman" w:hint="eastAsia"/>
          <w:b/>
          <w:bCs/>
          <w:sz w:val="22"/>
        </w:rPr>
        <w:t xml:space="preserve"> </w:t>
      </w:r>
      <w:r>
        <w:rPr>
          <w:rFonts w:ascii="Times New Roman" w:eastAsia="楷体" w:hAnsi="Times New Roman" w:cs="Times New Roman" w:hint="eastAsia"/>
          <w:b/>
          <w:bCs/>
          <w:sz w:val="22"/>
        </w:rPr>
        <w:t>如下是以</w:t>
      </w:r>
      <m:oMath>
        <m:r>
          <m:rPr>
            <m:sty m:val="bi"/>
          </m:rPr>
          <w:rPr>
            <w:rFonts w:ascii="Cambria Math" w:eastAsia="楷体" w:hAnsi="Cambria Math"/>
            <w:sz w:val="22"/>
          </w:rPr>
          <m:t>G[E]</m:t>
        </m:r>
      </m:oMath>
      <w:r>
        <w:rPr>
          <w:rFonts w:ascii="Times New Roman" w:eastAsia="楷体" w:hAnsi="Times New Roman" w:cs="Times New Roman" w:hint="eastAsia"/>
          <w:b/>
          <w:bCs/>
          <w:sz w:val="22"/>
        </w:rPr>
        <w:t>作为基础文法设计的翻译模式：</w:t>
      </w:r>
    </w:p>
    <w:p w14:paraId="6A0E815E" w14:textId="77777777" w:rsidR="0053733B" w:rsidRPr="002C04FC" w:rsidRDefault="0053733B" w:rsidP="0053733B">
      <w:pPr>
        <w:jc w:val="left"/>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E→T</m:t>
        </m: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{R.in≔T.val}</m:t>
        </m:r>
      </m:oMath>
      <w:r>
        <w:rPr>
          <w:rFonts w:ascii="Times New Roman" w:eastAsia="楷体" w:hAnsi="Times New Roman" w:cs="Times New Roman" w:hint="eastAsia"/>
          <w:b/>
          <w:color w:val="000000" w:themeColor="text1"/>
          <w:sz w:val="22"/>
        </w:rPr>
        <w:t xml:space="preserve"> </w:t>
      </w:r>
      <m:oMath>
        <m:r>
          <m:rPr>
            <m:sty m:val="bi"/>
          </m:rPr>
          <w:rPr>
            <w:rFonts w:ascii="Cambria Math" w:eastAsia="楷体" w:hAnsi="Cambria Math" w:cs="Times New Roman"/>
            <w:color w:val="000000" w:themeColor="text1"/>
            <w:sz w:val="22"/>
          </w:rPr>
          <m:t>R</m:t>
        </m:r>
      </m:oMath>
      <w:r>
        <w:rPr>
          <w:rFonts w:ascii="Times New Roman" w:eastAsia="楷体" w:hAnsi="Times New Roman" w:cs="Times New Roman" w:hint="eastAsia"/>
          <w:b/>
          <w:color w:val="000000" w:themeColor="text1"/>
          <w:sz w:val="22"/>
        </w:rPr>
        <w:t xml:space="preserve"> </w:t>
      </w:r>
      <m:oMath>
        <m:r>
          <m:rPr>
            <m:sty m:val="bi"/>
          </m:rPr>
          <w:rPr>
            <w:rFonts w:ascii="Cambria Math" w:eastAsia="楷体" w:hAnsi="Cambria Math" w:cs="Times New Roman"/>
            <w:color w:val="00B0F0"/>
            <w:sz w:val="22"/>
          </w:rPr>
          <m:t>{E.val≔R.val}</m:t>
        </m:r>
      </m:oMath>
    </w:p>
    <w:p w14:paraId="4985F17A" w14:textId="77777777" w:rsidR="0053733B" w:rsidRPr="00C1317D"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R→+T</m:t>
        </m:r>
      </m:oMath>
      <w:r>
        <w:rPr>
          <w:rFonts w:ascii="Times New Roman" w:eastAsia="楷体" w:hAnsi="Times New Roman" w:cs="Times New Roman" w:hint="eastAsia"/>
          <w:b/>
          <w:color w:val="000000" w:themeColor="text1"/>
          <w:sz w:val="22"/>
        </w:rPr>
        <w:t xml:space="preserve"> </w:t>
      </w:r>
      <m:oMath>
        <m:r>
          <m:rPr>
            <m:sty m:val="bi"/>
          </m:rPr>
          <w:rPr>
            <w:rFonts w:ascii="Cambria Math" w:eastAsia="楷体" w:hAnsi="Cambria Math" w:cs="Times New Roman"/>
            <w:color w:val="000000" w:themeColor="text1"/>
            <w:sz w:val="22"/>
          </w:rPr>
          <m:t xml:space="preserve"> </m:t>
        </m:r>
        <m:r>
          <m:rPr>
            <m:sty m:val="bi"/>
          </m:rPr>
          <w:rPr>
            <w:rFonts w:ascii="Cambria Math" w:eastAsia="楷体" w:hAnsi="Cambria Math" w:cs="Times New Roman"/>
            <w:color w:val="00B0F0"/>
            <w:sz w:val="22"/>
          </w:rPr>
          <m:t>{</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.in≔R.in+T.val}</m:t>
        </m:r>
      </m:oMath>
      <w:r>
        <w:rPr>
          <w:rFonts w:ascii="Times New Roman" w:eastAsia="楷体" w:hAnsi="Times New Roman" w:cs="Times New Roman" w:hint="eastAsia"/>
          <w:b/>
          <w:color w:val="000000" w:themeColor="text1"/>
          <w:sz w:val="22"/>
        </w:rPr>
        <w:t xml:space="preserve"> </w:t>
      </w:r>
      <m:oMath>
        <m:sSub>
          <m:sSubPr>
            <m:ctrlPr>
              <w:rPr>
                <w:rFonts w:ascii="Cambria Math" w:eastAsia="楷体" w:hAnsi="Cambria Math" w:cs="Times New Roman"/>
                <w:b/>
                <w:i/>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hint="eastAsia"/>
          <w:b/>
          <w:color w:val="000000" w:themeColor="text1"/>
          <w:sz w:val="22"/>
        </w:rPr>
        <w:t xml:space="preserve"> </w:t>
      </w:r>
      <m:oMath>
        <m:r>
          <m:rPr>
            <m:sty m:val="bi"/>
          </m:rPr>
          <w:rPr>
            <w:rFonts w:ascii="Cambria Math" w:eastAsia="楷体" w:hAnsi="Cambria Math" w:cs="Times New Roman"/>
            <w:color w:val="00B0F0"/>
            <w:sz w:val="22"/>
          </w:rPr>
          <m:t>{R.val:=</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.val}</m:t>
        </m:r>
      </m:oMath>
    </w:p>
    <w:p w14:paraId="328DB89A" w14:textId="77777777" w:rsidR="0053733B" w:rsidRPr="00C1317D"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R→-T</m:t>
        </m: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0000" w:themeColor="text1"/>
            <w:sz w:val="22"/>
          </w:rPr>
          <m:t xml:space="preserve"> </m:t>
        </m:r>
        <m:r>
          <m:rPr>
            <m:sty m:val="bi"/>
          </m:rPr>
          <w:rPr>
            <w:rFonts w:ascii="Cambria Math" w:eastAsia="楷体" w:hAnsi="Cambria Math" w:cs="Times New Roman"/>
            <w:color w:val="00B0F0"/>
            <w:sz w:val="22"/>
          </w:rPr>
          <m:t>{</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.in≔R.in-T.val}</m:t>
        </m:r>
      </m:oMath>
      <w:r>
        <w:rPr>
          <w:rFonts w:ascii="Times New Roman" w:eastAsia="楷体" w:hAnsi="Times New Roman" w:cs="Times New Roman" w:hint="eastAsia"/>
          <w:b/>
          <w:color w:val="000000" w:themeColor="text1"/>
          <w:sz w:val="22"/>
        </w:rPr>
        <w:t xml:space="preserve"> </w:t>
      </w:r>
      <m:oMath>
        <m:sSub>
          <m:sSubPr>
            <m:ctrlPr>
              <w:rPr>
                <w:rFonts w:ascii="Cambria Math" w:eastAsia="楷体" w:hAnsi="Cambria Math" w:cs="Times New Roman"/>
                <w:b/>
                <w:i/>
                <w:color w:val="000000" w:themeColor="text1"/>
                <w:sz w:val="22"/>
              </w:rPr>
            </m:ctrlPr>
          </m:sSubPr>
          <m:e>
            <m:r>
              <m:rPr>
                <m:sty m:val="bi"/>
              </m:rPr>
              <w:rPr>
                <w:rFonts w:ascii="Cambria Math" w:eastAsia="楷体" w:hAnsi="Cambria Math" w:cs="Times New Roman"/>
                <w:color w:val="000000" w:themeColor="text1"/>
                <w:sz w:val="22"/>
              </w:rPr>
              <m:t>R</m:t>
            </m:r>
          </m:e>
          <m:sub>
            <m:r>
              <m:rPr>
                <m:sty m:val="bi"/>
              </m:rPr>
              <w:rPr>
                <w:rFonts w:ascii="Cambria Math" w:eastAsia="楷体" w:hAnsi="Cambria Math" w:cs="Times New Roman"/>
                <w:color w:val="000000" w:themeColor="text1"/>
                <w:sz w:val="22"/>
              </w:rPr>
              <m:t>1</m:t>
            </m:r>
          </m:sub>
        </m:sSub>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{R.val≔</m:t>
        </m:r>
        <m:sSub>
          <m:sSubPr>
            <m:ctrlPr>
              <w:rPr>
                <w:rFonts w:ascii="Cambria Math" w:eastAsia="楷体" w:hAnsi="Cambria Math" w:cs="Times New Roman"/>
                <w:b/>
                <w:i/>
                <w:color w:val="00B0F0"/>
                <w:sz w:val="22"/>
              </w:rPr>
            </m:ctrlPr>
          </m:sSubPr>
          <m:e>
            <m:r>
              <m:rPr>
                <m:sty m:val="bi"/>
              </m:rPr>
              <w:rPr>
                <w:rFonts w:ascii="Cambria Math" w:eastAsia="楷体" w:hAnsi="Cambria Math" w:cs="Times New Roman"/>
                <w:color w:val="00B0F0"/>
                <w:sz w:val="22"/>
              </w:rPr>
              <m:t>R</m:t>
            </m:r>
          </m:e>
          <m:sub>
            <m:r>
              <m:rPr>
                <m:sty m:val="bi"/>
              </m:rPr>
              <w:rPr>
                <w:rFonts w:ascii="Cambria Math" w:eastAsia="楷体" w:hAnsi="Cambria Math" w:cs="Times New Roman"/>
                <w:color w:val="00B0F0"/>
                <w:sz w:val="22"/>
              </w:rPr>
              <m:t>1</m:t>
            </m:r>
          </m:sub>
        </m:sSub>
        <m:r>
          <m:rPr>
            <m:sty m:val="bi"/>
          </m:rPr>
          <w:rPr>
            <w:rFonts w:ascii="Cambria Math" w:eastAsia="楷体" w:hAnsi="Cambria Math" w:cs="Times New Roman"/>
            <w:color w:val="00B0F0"/>
            <w:sz w:val="22"/>
          </w:rPr>
          <m:t>.val}</m:t>
        </m:r>
      </m:oMath>
    </w:p>
    <w:p w14:paraId="01EFB947" w14:textId="77777777" w:rsidR="0053733B"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w:lastRenderedPageBreak/>
          <m:t>R→ε</m:t>
        </m: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{R.val≔R.in;}</m:t>
        </m:r>
      </m:oMath>
    </w:p>
    <w:p w14:paraId="64A37749" w14:textId="77777777" w:rsidR="0053733B" w:rsidRDefault="0053733B" w:rsidP="0053733B">
      <w:pPr>
        <w:rPr>
          <w:rFonts w:ascii="Times New Roman" w:eastAsia="楷体" w:hAnsi="Times New Roman" w:cs="Times New Roman"/>
          <w:b/>
          <w:color w:val="000000" w:themeColor="text1"/>
          <w:sz w:val="22"/>
        </w:rPr>
      </w:pPr>
      <m:oMath>
        <m:r>
          <m:rPr>
            <m:sty m:val="bi"/>
          </m:rPr>
          <w:rPr>
            <w:rFonts w:ascii="Cambria Math" w:eastAsia="楷体" w:hAnsi="Cambria Math" w:cs="Times New Roman"/>
            <w:color w:val="000000" w:themeColor="text1"/>
            <w:sz w:val="22"/>
          </w:rPr>
          <m:t>T→</m:t>
        </m:r>
        <m:bar>
          <m:barPr>
            <m:ctrlPr>
              <w:rPr>
                <w:rFonts w:ascii="Cambria Math" w:eastAsia="楷体" w:hAnsi="Cambria Math" w:cs="Times New Roman"/>
                <w:b/>
                <w:i/>
                <w:color w:val="000000" w:themeColor="text1"/>
                <w:sz w:val="22"/>
              </w:rPr>
            </m:ctrlPr>
          </m:barPr>
          <m:e>
            <m:r>
              <m:rPr>
                <m:sty m:val="bi"/>
              </m:rPr>
              <w:rPr>
                <w:rFonts w:ascii="Cambria Math" w:eastAsia="楷体" w:hAnsi="Cambria Math" w:cs="Times New Roman"/>
                <w:color w:val="000000" w:themeColor="text1"/>
                <w:sz w:val="22"/>
              </w:rPr>
              <m:t>num</m:t>
            </m:r>
          </m:e>
        </m:bar>
      </m:oMath>
      <w:r>
        <w:rPr>
          <w:rFonts w:ascii="Times New Roman" w:eastAsia="楷体" w:hAnsi="Times New Roman" w:cs="Times New Roman"/>
          <w:b/>
          <w:color w:val="000000" w:themeColor="text1"/>
          <w:sz w:val="22"/>
        </w:rPr>
        <w:t xml:space="preserve">  </w:t>
      </w:r>
      <m:oMath>
        <m:r>
          <m:rPr>
            <m:sty m:val="bi"/>
          </m:rPr>
          <w:rPr>
            <w:rFonts w:ascii="Cambria Math" w:eastAsia="楷体" w:hAnsi="Cambria Math" w:cs="Times New Roman"/>
            <w:color w:val="00B0F0"/>
            <w:sz w:val="22"/>
          </w:rPr>
          <m:t>{T.val≔lexval(num)}</m:t>
        </m:r>
      </m:oMath>
    </w:p>
    <w:p w14:paraId="6E2428F3" w14:textId="116CD5BE" w:rsidR="0053733B" w:rsidRDefault="0053733B" w:rsidP="0053733B">
      <w:pPr>
        <w:rPr>
          <w:rFonts w:ascii="Times New Roman" w:eastAsia="楷体" w:hAnsi="Times New Roman" w:cs="Times New Roman"/>
          <w:b/>
          <w:color w:val="000000" w:themeColor="text1"/>
          <w:sz w:val="22"/>
        </w:rPr>
      </w:pPr>
      <w:proofErr w:type="gramStart"/>
      <w:r w:rsidRPr="00DD2471">
        <w:rPr>
          <w:rFonts w:ascii="Times New Roman" w:eastAsia="楷体" w:hAnsi="Times New Roman" w:cs="Times New Roman" w:hint="eastAsia"/>
          <w:b/>
          <w:bCs/>
          <w:color w:val="000000" w:themeColor="text1"/>
          <w:sz w:val="22"/>
        </w:rPr>
        <w:t>试</w:t>
      </w:r>
      <w:r w:rsidR="007931A6">
        <w:rPr>
          <w:rFonts w:ascii="Times New Roman" w:eastAsia="楷体" w:hAnsi="Times New Roman" w:cs="Times New Roman" w:hint="eastAsia"/>
          <w:b/>
          <w:bCs/>
          <w:color w:val="000000" w:themeColor="text1"/>
          <w:sz w:val="22"/>
        </w:rPr>
        <w:t>针对</w:t>
      </w:r>
      <w:proofErr w:type="gramEnd"/>
      <w:r w:rsidRPr="00DD2471">
        <w:rPr>
          <w:rFonts w:ascii="Times New Roman" w:eastAsia="楷体" w:hAnsi="Times New Roman" w:cs="Times New Roman" w:hint="eastAsia"/>
          <w:b/>
          <w:bCs/>
          <w:color w:val="000000" w:themeColor="text1"/>
          <w:sz w:val="22"/>
        </w:rPr>
        <w:t>该翻译模式构造相应的递归下降</w:t>
      </w:r>
      <w:r w:rsidRPr="00DD2471">
        <w:rPr>
          <w:rFonts w:ascii="Times New Roman" w:eastAsia="楷体" w:hAnsi="Times New Roman" w:cs="Times New Roman" w:hint="eastAsia"/>
          <w:b/>
          <w:bCs/>
          <w:color w:val="000000" w:themeColor="text1"/>
          <w:sz w:val="22"/>
        </w:rPr>
        <w:t>(</w:t>
      </w:r>
      <w:r w:rsidRPr="00DD2471">
        <w:rPr>
          <w:rFonts w:ascii="Times New Roman" w:eastAsia="楷体" w:hAnsi="Times New Roman" w:cs="Times New Roman" w:hint="eastAsia"/>
          <w:b/>
          <w:bCs/>
          <w:color w:val="000000" w:themeColor="text1"/>
          <w:sz w:val="22"/>
        </w:rPr>
        <w:t>预测</w:t>
      </w:r>
      <w:r w:rsidRPr="00DD2471">
        <w:rPr>
          <w:rFonts w:ascii="Times New Roman" w:eastAsia="楷体" w:hAnsi="Times New Roman" w:cs="Times New Roman"/>
          <w:b/>
          <w:bCs/>
          <w:color w:val="000000" w:themeColor="text1"/>
          <w:sz w:val="22"/>
        </w:rPr>
        <w:t>)</w:t>
      </w:r>
      <w:r w:rsidRPr="00DD2471">
        <w:rPr>
          <w:rFonts w:ascii="Times New Roman" w:eastAsia="楷体" w:hAnsi="Times New Roman" w:cs="Times New Roman" w:hint="eastAsia"/>
          <w:b/>
          <w:bCs/>
          <w:color w:val="000000" w:themeColor="text1"/>
          <w:sz w:val="22"/>
        </w:rPr>
        <w:t>翻译程序</w:t>
      </w:r>
      <w:r w:rsidRPr="00DD2471">
        <w:rPr>
          <w:rFonts w:ascii="Times New Roman" w:eastAsia="楷体" w:hAnsi="Times New Roman" w:cs="Times New Roman" w:hint="eastAsia"/>
          <w:b/>
          <w:bCs/>
          <w:color w:val="000000" w:themeColor="text1"/>
          <w:sz w:val="22"/>
        </w:rPr>
        <w:t>(</w:t>
      </w:r>
      <w:r w:rsidRPr="00DD2471">
        <w:rPr>
          <w:rFonts w:ascii="Times New Roman" w:eastAsia="楷体" w:hAnsi="Times New Roman" w:cs="Times New Roman" w:hint="eastAsia"/>
          <w:b/>
          <w:bCs/>
          <w:color w:val="000000" w:themeColor="text1"/>
          <w:sz w:val="22"/>
        </w:rPr>
        <w:t>如题</w:t>
      </w:r>
      <w:r w:rsidRPr="00DD2471">
        <w:rPr>
          <w:rFonts w:ascii="Times New Roman" w:eastAsia="楷体" w:hAnsi="Times New Roman" w:cs="Times New Roman" w:hint="eastAsia"/>
          <w:b/>
          <w:bCs/>
          <w:color w:val="000000" w:themeColor="text1"/>
          <w:sz w:val="22"/>
        </w:rPr>
        <w:t>6</w:t>
      </w:r>
      <w:r w:rsidRPr="00DD2471">
        <w:rPr>
          <w:rFonts w:ascii="Times New Roman" w:eastAsia="楷体" w:hAnsi="Times New Roman" w:cs="Times New Roman"/>
          <w:b/>
          <w:bCs/>
          <w:color w:val="000000" w:themeColor="text1"/>
          <w:sz w:val="22"/>
        </w:rPr>
        <w:t>,</w:t>
      </w:r>
      <w:r w:rsidRPr="00DD2471">
        <w:rPr>
          <w:rFonts w:ascii="Times New Roman" w:eastAsia="楷体" w:hAnsi="Times New Roman" w:cs="Times New Roman" w:hint="eastAsia"/>
          <w:b/>
          <w:bCs/>
          <w:color w:val="000000" w:themeColor="text1"/>
          <w:sz w:val="22"/>
        </w:rPr>
        <w:t>可直接使用例</w:t>
      </w:r>
      <w:r w:rsidRPr="00DD2471">
        <w:rPr>
          <w:rFonts w:ascii="Times New Roman" w:eastAsia="楷体" w:hAnsi="Times New Roman" w:cs="Times New Roman" w:hint="eastAsia"/>
          <w:b/>
          <w:bCs/>
          <w:color w:val="000000" w:themeColor="text1"/>
          <w:sz w:val="22"/>
        </w:rPr>
        <w:t>7</w:t>
      </w:r>
      <w:r w:rsidRPr="00DD2471">
        <w:rPr>
          <w:rFonts w:ascii="Times New Roman" w:eastAsia="楷体" w:hAnsi="Times New Roman" w:cs="Times New Roman"/>
          <w:b/>
          <w:bCs/>
          <w:color w:val="000000" w:themeColor="text1"/>
          <w:sz w:val="22"/>
        </w:rPr>
        <w:t>.9</w:t>
      </w:r>
      <w:r w:rsidRPr="00DD2471">
        <w:rPr>
          <w:rFonts w:ascii="Times New Roman" w:eastAsia="楷体" w:hAnsi="Times New Roman" w:cs="Times New Roman" w:hint="eastAsia"/>
          <w:b/>
          <w:bCs/>
          <w:color w:val="000000" w:themeColor="text1"/>
          <w:sz w:val="22"/>
        </w:rPr>
        <w:t>中的</w:t>
      </w:r>
      <m:oMath>
        <m:r>
          <m:rPr>
            <m:sty m:val="b"/>
          </m:rPr>
          <w:rPr>
            <w:rFonts w:ascii="Cambria Math" w:eastAsia="楷体" w:hAnsi="Cambria Math" w:cs="Times New Roman"/>
            <w:color w:val="000000" w:themeColor="text1"/>
            <w:sz w:val="22"/>
          </w:rPr>
          <m:t>M</m:t>
        </m:r>
        <m:r>
          <m:rPr>
            <m:sty m:val="b"/>
          </m:rPr>
          <w:rPr>
            <w:rFonts w:ascii="Cambria Math" w:eastAsia="楷体" w:hAnsi="Cambria Math" w:cs="Times New Roman" w:hint="eastAsia"/>
            <w:color w:val="000000" w:themeColor="text1"/>
            <w:sz w:val="22"/>
          </w:rPr>
          <m:t>at</m:t>
        </m:r>
        <m:r>
          <m:rPr>
            <m:sty m:val="b"/>
          </m:rPr>
          <w:rPr>
            <w:rFonts w:ascii="Cambria Math" w:eastAsia="楷体" w:hAnsi="Cambria Math" w:cs="Times New Roman"/>
            <w:color w:val="000000" w:themeColor="text1"/>
            <w:sz w:val="22"/>
          </w:rPr>
          <m:t>chToken</m:t>
        </m:r>
      </m:oMath>
      <w:r w:rsidRPr="00DD2471">
        <w:rPr>
          <w:rFonts w:ascii="Times New Roman" w:eastAsia="楷体" w:hAnsi="Times New Roman" w:cs="Times New Roman" w:hint="eastAsia"/>
          <w:b/>
          <w:color w:val="000000" w:themeColor="text1"/>
          <w:sz w:val="22"/>
        </w:rPr>
        <w:t>函数</w:t>
      </w:r>
      <w:r w:rsidRPr="00DD2471">
        <w:rPr>
          <w:rFonts w:ascii="Times New Roman" w:eastAsia="楷体" w:hAnsi="Times New Roman" w:cs="Times New Roman" w:hint="eastAsia"/>
          <w:b/>
          <w:color w:val="000000" w:themeColor="text1"/>
          <w:sz w:val="22"/>
        </w:rPr>
        <w:t>)</w:t>
      </w:r>
      <w:r w:rsidRPr="00DD2471">
        <w:rPr>
          <w:rFonts w:ascii="Times New Roman" w:eastAsia="楷体" w:hAnsi="Times New Roman" w:cs="Times New Roman" w:hint="eastAsia"/>
          <w:b/>
          <w:color w:val="000000" w:themeColor="text1"/>
          <w:sz w:val="22"/>
        </w:rPr>
        <w:t>。</w:t>
      </w:r>
    </w:p>
    <w:p w14:paraId="7C43E5AA" w14:textId="77777777" w:rsidR="0053733B" w:rsidRPr="000F0560" w:rsidRDefault="0053733B" w:rsidP="0053733B">
      <w:pPr>
        <w:rPr>
          <w:rFonts w:ascii="Times New Roman" w:eastAsia="楷体" w:hAnsi="Times New Roman" w:cs="Times New Roman"/>
          <w:b/>
          <w:color w:val="FF0000"/>
          <w:sz w:val="22"/>
        </w:rPr>
      </w:pPr>
      <w:r w:rsidRPr="000F0560">
        <w:rPr>
          <w:rFonts w:ascii="Times New Roman" w:eastAsia="楷体" w:hAnsi="Times New Roman" w:cs="Times New Roman" w:hint="eastAsia"/>
          <w:b/>
          <w:color w:val="FF0000"/>
          <w:sz w:val="22"/>
        </w:rPr>
        <w:t>答：</w:t>
      </w:r>
    </w:p>
    <w:p w14:paraId="53CEA078"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hint="eastAsia"/>
          <w:b/>
          <w:color w:val="000000" w:themeColor="text1"/>
          <w:sz w:val="22"/>
        </w:rPr>
        <w:t>每个产生式的</w:t>
      </w:r>
      <m:oMath>
        <m:r>
          <m:rPr>
            <m:sty m:val="bi"/>
          </m:rPr>
          <w:rPr>
            <w:rFonts w:ascii="Cambria Math" w:eastAsia="楷体" w:hAnsi="Cambria Math" w:cs="Times New Roman"/>
            <w:color w:val="000000" w:themeColor="text1"/>
            <w:sz w:val="22"/>
          </w:rPr>
          <m:t>SELECT</m:t>
        </m:r>
      </m:oMath>
      <w:r>
        <w:rPr>
          <w:rFonts w:ascii="Times New Roman" w:eastAsia="楷体" w:hAnsi="Times New Roman" w:cs="Times New Roman" w:hint="eastAsia"/>
          <w:b/>
          <w:color w:val="000000" w:themeColor="text1"/>
          <w:sz w:val="22"/>
        </w:rPr>
        <w:t>集合如下：</w:t>
      </w:r>
    </w:p>
    <w:p w14:paraId="38EF0338" w14:textId="77777777" w:rsidR="0053733B" w:rsidRPr="00F16E83" w:rsidRDefault="0053733B" w:rsidP="0053733B">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E→T</m:t>
              </m:r>
            </m:e>
          </m:d>
          <m:r>
            <m:rPr>
              <m:sty m:val="bi"/>
            </m:rPr>
            <w:rPr>
              <w:rFonts w:ascii="Cambria Math" w:eastAsia="楷体" w:hAnsi="Cambria Math" w:cs="Times New Roman"/>
              <w:sz w:val="22"/>
            </w:rPr>
            <m:t>={num}</m:t>
          </m:r>
        </m:oMath>
      </m:oMathPara>
    </w:p>
    <w:p w14:paraId="445B5D33" w14:textId="77777777" w:rsidR="0053733B" w:rsidRPr="00F16E83" w:rsidRDefault="0053733B" w:rsidP="0053733B">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R→+T</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m:t>
              </m:r>
            </m:e>
          </m:d>
        </m:oMath>
      </m:oMathPara>
    </w:p>
    <w:p w14:paraId="00134FEA" w14:textId="77777777" w:rsidR="0053733B" w:rsidRPr="00F16E83" w:rsidRDefault="0053733B" w:rsidP="0053733B">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R→-T</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m:t>
              </m:r>
            </m:e>
          </m:d>
        </m:oMath>
      </m:oMathPara>
    </w:p>
    <w:p w14:paraId="7FED6413" w14:textId="77777777" w:rsidR="0053733B" w:rsidRPr="00F16E83" w:rsidRDefault="0053733B" w:rsidP="0053733B">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R→ε</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m:t>
              </m:r>
            </m:e>
          </m:d>
        </m:oMath>
      </m:oMathPara>
    </w:p>
    <w:p w14:paraId="51252337" w14:textId="77777777" w:rsidR="0053733B" w:rsidRPr="00F16E83" w:rsidRDefault="0053733B" w:rsidP="0053733B">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T→num</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num</m:t>
              </m:r>
            </m:e>
          </m:d>
        </m:oMath>
      </m:oMathPara>
    </w:p>
    <w:p w14:paraId="18C4D544" w14:textId="77777777" w:rsidR="0053733B" w:rsidRDefault="0053733B" w:rsidP="0053733B">
      <w:pPr>
        <w:rPr>
          <w:rFonts w:ascii="Times New Roman" w:eastAsia="楷体" w:hAnsi="Times New Roman" w:cs="Times New Roman"/>
          <w:b/>
          <w:color w:val="000000" w:themeColor="text1"/>
          <w:sz w:val="22"/>
        </w:rPr>
      </w:pPr>
      <w:r>
        <w:rPr>
          <w:rFonts w:ascii="Times New Roman" w:eastAsia="楷体" w:hAnsi="Times New Roman" w:cs="Times New Roman" w:hint="eastAsia"/>
          <w:b/>
          <w:bCs/>
          <w:sz w:val="22"/>
        </w:rPr>
        <w:t>相同左部产生式的</w:t>
      </w:r>
      <m:oMath>
        <m:r>
          <m:rPr>
            <m:sty m:val="bi"/>
          </m:rPr>
          <w:rPr>
            <w:rFonts w:ascii="Cambria Math" w:eastAsia="楷体" w:hAnsi="Cambria Math" w:cs="Times New Roman"/>
            <w:color w:val="000000" w:themeColor="text1"/>
            <w:sz w:val="22"/>
          </w:rPr>
          <m:t>SELECT</m:t>
        </m:r>
      </m:oMath>
      <w:r>
        <w:rPr>
          <w:rFonts w:ascii="Times New Roman" w:eastAsia="楷体" w:hAnsi="Times New Roman" w:cs="Times New Roman" w:hint="eastAsia"/>
          <w:b/>
          <w:color w:val="000000" w:themeColor="text1"/>
          <w:sz w:val="22"/>
        </w:rPr>
        <w:t>交集为</w:t>
      </w:r>
    </w:p>
    <w:p w14:paraId="523654D7" w14:textId="77777777" w:rsidR="0053733B" w:rsidRPr="00F16E83" w:rsidRDefault="0053733B" w:rsidP="0053733B">
      <w:pPr>
        <w:rPr>
          <w:rFonts w:ascii="Times New Roman" w:eastAsia="楷体" w:hAnsi="Times New Roman" w:cs="Times New Roman"/>
          <w:b/>
          <w:bCs/>
          <w:sz w:val="22"/>
        </w:rPr>
      </w:pPr>
      <m:oMathPara>
        <m:oMathParaPr>
          <m:jc m:val="left"/>
        </m:oMathParaPr>
        <m:oMath>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R→+T</m:t>
              </m:r>
            </m:e>
          </m:d>
          <m:r>
            <m:rPr>
              <m:sty m:val="bi"/>
            </m:rPr>
            <w:rPr>
              <w:rFonts w:ascii="Cambria Math" w:eastAsia="楷体" w:hAnsi="Cambria Math" w:cs="Times New Roman"/>
              <w:sz w:val="22"/>
            </w:rPr>
            <m:t xml:space="preserve"> ∩SELECT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R→-T</m:t>
              </m:r>
            </m:e>
          </m:d>
          <m:r>
            <m:rPr>
              <m:sty m:val="bi"/>
            </m:rPr>
            <w:rPr>
              <w:rFonts w:ascii="Cambria Math" w:eastAsia="楷体" w:hAnsi="Cambria Math" w:cs="Times New Roman"/>
              <w:sz w:val="22"/>
            </w:rPr>
            <m:t>∩SELECT</m:t>
          </m:r>
          <m:d>
            <m:dPr>
              <m:ctrlPr>
                <w:rPr>
                  <w:rFonts w:ascii="Cambria Math" w:eastAsia="楷体" w:hAnsi="Cambria Math" w:cs="Times New Roman"/>
                  <w:b/>
                  <w:bCs/>
                  <w:i/>
                  <w:sz w:val="22"/>
                </w:rPr>
              </m:ctrlPr>
            </m:dPr>
            <m:e>
              <m:r>
                <m:rPr>
                  <m:sty m:val="bi"/>
                </m:rPr>
                <w:rPr>
                  <w:rFonts w:ascii="Cambria Math" w:eastAsia="楷体" w:hAnsi="Cambria Math" w:cs="Times New Roman"/>
                  <w:sz w:val="22"/>
                </w:rPr>
                <m:t>R→ε</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m:t>
              </m:r>
            </m:e>
          </m:d>
          <m:r>
            <m:rPr>
              <m:sty m:val="bi"/>
            </m:rPr>
            <w:rPr>
              <w:rFonts w:ascii="Cambria Math" w:eastAsia="楷体" w:hAnsi="Cambria Math" w:cs="Times New Roman"/>
              <w:sz w:val="22"/>
            </w:rPr>
            <m:t>∩</m:t>
          </m:r>
          <m:d>
            <m:dPr>
              <m:begChr m:val="{"/>
              <m:endChr m:val="}"/>
              <m:ctrlPr>
                <w:rPr>
                  <w:rFonts w:ascii="Cambria Math" w:eastAsia="楷体" w:hAnsi="Cambria Math" w:cs="Times New Roman"/>
                  <w:b/>
                  <w:bCs/>
                  <w:i/>
                  <w:sz w:val="22"/>
                </w:rPr>
              </m:ctrlPr>
            </m:dPr>
            <m:e>
              <m:r>
                <m:rPr>
                  <m:sty m:val="bi"/>
                </m:rPr>
                <w:rPr>
                  <w:rFonts w:ascii="Cambria Math" w:eastAsia="楷体" w:hAnsi="Cambria Math" w:cs="Times New Roman"/>
                  <w:sz w:val="22"/>
                </w:rPr>
                <m:t>#</m:t>
              </m:r>
            </m:e>
          </m:d>
          <m:r>
            <m:rPr>
              <m:sty m:val="bi"/>
            </m:rPr>
            <w:rPr>
              <w:rFonts w:ascii="Cambria Math" w:eastAsia="楷体" w:hAnsi="Cambria Math" w:cs="Times New Roman"/>
              <w:sz w:val="22"/>
            </w:rPr>
            <m:t>=∅</m:t>
          </m:r>
        </m:oMath>
      </m:oMathPara>
    </w:p>
    <w:p w14:paraId="09618C5B"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sz w:val="22"/>
        </w:rPr>
        <w:t>所以该文法为</w:t>
      </w:r>
      <m:oMath>
        <m:r>
          <m:rPr>
            <m:sty m:val="bi"/>
          </m:rPr>
          <w:rPr>
            <w:rFonts w:ascii="Cambria Math" w:eastAsia="楷体" w:hAnsi="Cambria Math" w:cs="Times New Roman"/>
            <w:sz w:val="22"/>
          </w:rPr>
          <m:t>LL(1)</m:t>
        </m:r>
      </m:oMath>
      <w:r>
        <w:rPr>
          <w:rFonts w:ascii="Times New Roman" w:eastAsia="楷体" w:hAnsi="Times New Roman" w:cs="Times New Roman" w:hint="eastAsia"/>
          <w:b/>
          <w:bCs/>
          <w:sz w:val="22"/>
        </w:rPr>
        <w:t>文法。</w:t>
      </w:r>
    </w:p>
    <w:p w14:paraId="7E524723" w14:textId="77777777" w:rsidR="0053733B" w:rsidRDefault="0053733B" w:rsidP="0053733B">
      <w:pPr>
        <w:rPr>
          <w:rFonts w:ascii="Times New Roman" w:eastAsia="楷体" w:hAnsi="Times New Roman" w:cs="Times New Roman"/>
          <w:b/>
          <w:bCs/>
          <w:sz w:val="22"/>
        </w:rPr>
      </w:pPr>
      <w:r>
        <w:rPr>
          <w:rFonts w:ascii="Times New Roman" w:eastAsia="楷体" w:hAnsi="Times New Roman" w:cs="Times New Roman" w:hint="eastAsia"/>
          <w:b/>
          <w:bCs/>
          <w:sz w:val="22"/>
        </w:rPr>
        <w:t>对应的递归下降翻译程序为</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53733B" w14:paraId="0A881F73" w14:textId="77777777" w:rsidTr="00F64BA1">
        <w:tc>
          <w:tcPr>
            <w:tcW w:w="8296" w:type="dxa"/>
            <w:tcBorders>
              <w:top w:val="single" w:sz="12" w:space="0" w:color="auto"/>
              <w:bottom w:val="single" w:sz="12" w:space="0" w:color="auto"/>
            </w:tcBorders>
          </w:tcPr>
          <w:p w14:paraId="357FFFE1" w14:textId="77777777" w:rsidR="0053733B" w:rsidRPr="0074139F" w:rsidRDefault="0053733B" w:rsidP="00F64BA1">
            <w:pPr>
              <w:rPr>
                <w:rFonts w:ascii="Times New Roman" w:eastAsia="楷体" w:hAnsi="Times New Roman" w:cs="Times New Roman"/>
                <w:b/>
                <w:bCs/>
                <w:iCs/>
                <w:color w:val="000000" w:themeColor="text1"/>
                <w:sz w:val="22"/>
              </w:rPr>
            </w:pPr>
            <w:r w:rsidRPr="0074139F">
              <w:rPr>
                <w:rFonts w:ascii="Times New Roman" w:eastAsia="楷体" w:hAnsi="Times New Roman" w:cs="Times New Roman" w:hint="eastAsia"/>
                <w:b/>
                <w:bCs/>
                <w:iCs/>
                <w:color w:val="000000" w:themeColor="text1"/>
                <w:sz w:val="22"/>
              </w:rPr>
              <w:t>文法</w:t>
            </w:r>
            <m:oMath>
              <m:r>
                <m:rPr>
                  <m:sty m:val="bi"/>
                </m:rPr>
                <w:rPr>
                  <w:rFonts w:ascii="Cambria Math" w:eastAsia="楷体" w:hAnsi="Cambria Math"/>
                  <w:sz w:val="22"/>
                </w:rPr>
                <m:t>G[E]</m:t>
              </m:r>
            </m:oMath>
            <w:r w:rsidRPr="0074139F">
              <w:rPr>
                <w:rFonts w:ascii="Times New Roman" w:eastAsia="楷体" w:hAnsi="Times New Roman" w:cs="Times New Roman" w:hint="eastAsia"/>
                <w:b/>
                <w:iCs/>
                <w:sz w:val="22"/>
              </w:rPr>
              <w:t>对应的递归下降翻译程序</w:t>
            </w:r>
          </w:p>
        </w:tc>
      </w:tr>
      <w:tr w:rsidR="0053733B" w14:paraId="7A4761B8" w14:textId="77777777" w:rsidTr="00F64BA1">
        <w:tc>
          <w:tcPr>
            <w:tcW w:w="8296" w:type="dxa"/>
            <w:tcBorders>
              <w:top w:val="single" w:sz="12" w:space="0" w:color="auto"/>
            </w:tcBorders>
          </w:tcPr>
          <w:p w14:paraId="232B47E9"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b/>
                <w:bCs/>
                <w:color w:val="2E8B57"/>
                <w:sz w:val="18"/>
                <w:szCs w:val="18"/>
                <w:bdr w:val="none" w:sz="0" w:space="0" w:color="auto" w:frame="1"/>
              </w:rPr>
              <w:t>int</w:t>
            </w: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ParseE</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  </w:t>
            </w:r>
          </w:p>
          <w:p w14:paraId="4E7273E9"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17D58950"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8D78C2">
              <w:rPr>
                <w:rFonts w:ascii="Consolas" w:eastAsia="宋体" w:hAnsi="Consolas" w:cs="宋体"/>
                <w:color w:val="000000"/>
                <w:sz w:val="18"/>
                <w:szCs w:val="18"/>
                <w:highlight w:val="yellow"/>
                <w:bdr w:val="none" w:sz="0" w:space="0" w:color="auto" w:frame="1"/>
              </w:rPr>
              <w:t>Tv:</w:t>
            </w:r>
            <w:r w:rsidRPr="0074139F">
              <w:rPr>
                <w:rFonts w:ascii="Consolas" w:eastAsia="宋体" w:hAnsi="Consolas" w:cs="宋体"/>
                <w:color w:val="000000"/>
                <w:sz w:val="18"/>
                <w:szCs w:val="18"/>
                <w:bdr w:val="none" w:sz="0" w:space="0" w:color="auto" w:frame="1"/>
              </w:rPr>
              <w:t>=</w:t>
            </w:r>
            <w:proofErr w:type="spellStart"/>
            <w:r w:rsidRPr="0074139F">
              <w:rPr>
                <w:rFonts w:ascii="Consolas" w:eastAsia="宋体" w:hAnsi="Consolas" w:cs="宋体"/>
                <w:color w:val="000000"/>
                <w:sz w:val="18"/>
                <w:szCs w:val="18"/>
                <w:bdr w:val="none" w:sz="0" w:space="0" w:color="auto" w:frame="1"/>
              </w:rPr>
              <w:t>ParseT</w:t>
            </w:r>
            <w:proofErr w:type="spellEnd"/>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color w:val="008200"/>
                <w:sz w:val="18"/>
                <w:szCs w:val="18"/>
                <w:bdr w:val="none" w:sz="0" w:space="0" w:color="auto" w:frame="1"/>
              </w:rPr>
              <w:t>//</w:t>
            </w:r>
            <w:r w:rsidRPr="0074139F">
              <w:rPr>
                <w:rFonts w:ascii="Consolas" w:eastAsia="宋体" w:hAnsi="Consolas" w:cs="宋体"/>
                <w:color w:val="008200"/>
                <w:sz w:val="18"/>
                <w:szCs w:val="18"/>
                <w:bdr w:val="none" w:sz="0" w:space="0" w:color="auto" w:frame="1"/>
              </w:rPr>
              <w:t>变量</w:t>
            </w:r>
            <w:r w:rsidRPr="0074139F">
              <w:rPr>
                <w:rFonts w:ascii="Consolas" w:eastAsia="宋体" w:hAnsi="Consolas" w:cs="宋体"/>
                <w:color w:val="008200"/>
                <w:sz w:val="18"/>
                <w:szCs w:val="18"/>
                <w:bdr w:val="none" w:sz="0" w:space="0" w:color="auto" w:frame="1"/>
              </w:rPr>
              <w:t>Tv</w:t>
            </w:r>
            <w:r w:rsidRPr="0074139F">
              <w:rPr>
                <w:rFonts w:ascii="Consolas" w:eastAsia="宋体" w:hAnsi="Consolas" w:cs="宋体"/>
                <w:color w:val="008200"/>
                <w:sz w:val="18"/>
                <w:szCs w:val="18"/>
                <w:bdr w:val="none" w:sz="0" w:space="0" w:color="auto" w:frame="1"/>
              </w:rPr>
              <w:t>对应属性</w:t>
            </w:r>
            <w:proofErr w:type="spellStart"/>
            <w:r w:rsidRPr="0074139F">
              <w:rPr>
                <w:rFonts w:ascii="Consolas" w:eastAsia="宋体" w:hAnsi="Consolas" w:cs="宋体"/>
                <w:color w:val="008200"/>
                <w:sz w:val="18"/>
                <w:szCs w:val="18"/>
                <w:bdr w:val="none" w:sz="0" w:space="0" w:color="auto" w:frame="1"/>
              </w:rPr>
              <w:t>T.value</w:t>
            </w:r>
            <w:proofErr w:type="spellEnd"/>
            <w:r w:rsidRPr="0074139F">
              <w:rPr>
                <w:rFonts w:ascii="Consolas" w:eastAsia="宋体" w:hAnsi="Consolas" w:cs="宋体"/>
                <w:color w:val="000000"/>
                <w:sz w:val="18"/>
                <w:szCs w:val="18"/>
                <w:bdr w:val="none" w:sz="0" w:space="0" w:color="auto" w:frame="1"/>
              </w:rPr>
              <w:t>  </w:t>
            </w:r>
          </w:p>
          <w:p w14:paraId="76018977"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Ri:=Tv;                 </w:t>
            </w:r>
            <w:r w:rsidRPr="0074139F">
              <w:rPr>
                <w:rFonts w:ascii="Consolas" w:eastAsia="宋体" w:hAnsi="Consolas" w:cs="宋体"/>
                <w:color w:val="008200"/>
                <w:sz w:val="18"/>
                <w:szCs w:val="18"/>
                <w:bdr w:val="none" w:sz="0" w:space="0" w:color="auto" w:frame="1"/>
              </w:rPr>
              <w:t>//</w:t>
            </w:r>
            <w:r w:rsidRPr="0074139F">
              <w:rPr>
                <w:rFonts w:ascii="Consolas" w:eastAsia="宋体" w:hAnsi="Consolas" w:cs="宋体"/>
                <w:color w:val="008200"/>
                <w:sz w:val="18"/>
                <w:szCs w:val="18"/>
                <w:bdr w:val="none" w:sz="0" w:space="0" w:color="auto" w:frame="1"/>
              </w:rPr>
              <w:t>变量</w:t>
            </w:r>
            <w:r w:rsidRPr="0074139F">
              <w:rPr>
                <w:rFonts w:ascii="Consolas" w:eastAsia="宋体" w:hAnsi="Consolas" w:cs="宋体"/>
                <w:color w:val="008200"/>
                <w:sz w:val="18"/>
                <w:szCs w:val="18"/>
                <w:bdr w:val="none" w:sz="0" w:space="0" w:color="auto" w:frame="1"/>
              </w:rPr>
              <w:t>Ri</w:t>
            </w:r>
            <w:r w:rsidRPr="0074139F">
              <w:rPr>
                <w:rFonts w:ascii="Consolas" w:eastAsia="宋体" w:hAnsi="Consolas" w:cs="宋体"/>
                <w:color w:val="008200"/>
                <w:sz w:val="18"/>
                <w:szCs w:val="18"/>
                <w:bdr w:val="none" w:sz="0" w:space="0" w:color="auto" w:frame="1"/>
              </w:rPr>
              <w:t>对应属性</w:t>
            </w:r>
            <w:r w:rsidRPr="0074139F">
              <w:rPr>
                <w:rFonts w:ascii="Consolas" w:eastAsia="宋体" w:hAnsi="Consolas" w:cs="宋体"/>
                <w:color w:val="008200"/>
                <w:sz w:val="18"/>
                <w:szCs w:val="18"/>
                <w:bdr w:val="none" w:sz="0" w:space="0" w:color="auto" w:frame="1"/>
              </w:rPr>
              <w:t>R.in</w:t>
            </w:r>
            <w:r w:rsidRPr="0074139F">
              <w:rPr>
                <w:rFonts w:ascii="Consolas" w:eastAsia="宋体" w:hAnsi="Consolas" w:cs="宋体"/>
                <w:color w:val="000000"/>
                <w:sz w:val="18"/>
                <w:szCs w:val="18"/>
                <w:bdr w:val="none" w:sz="0" w:space="0" w:color="auto" w:frame="1"/>
              </w:rPr>
              <w:t>  </w:t>
            </w:r>
          </w:p>
          <w:p w14:paraId="34039E68"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Rv</w:t>
            </w:r>
            <w:proofErr w:type="spellEnd"/>
            <w:r w:rsidRPr="0074139F">
              <w:rPr>
                <w:rFonts w:ascii="Consolas" w:eastAsia="宋体" w:hAnsi="Consolas" w:cs="宋体"/>
                <w:color w:val="000000"/>
                <w:sz w:val="18"/>
                <w:szCs w:val="18"/>
                <w:bdr w:val="none" w:sz="0" w:space="0" w:color="auto" w:frame="1"/>
              </w:rPr>
              <w:t>:=</w:t>
            </w:r>
            <w:proofErr w:type="spellStart"/>
            <w:proofErr w:type="gramEnd"/>
            <w:r w:rsidRPr="0074139F">
              <w:rPr>
                <w:rFonts w:ascii="Consolas" w:eastAsia="宋体" w:hAnsi="Consolas" w:cs="宋体"/>
                <w:color w:val="000000"/>
                <w:sz w:val="18"/>
                <w:szCs w:val="18"/>
                <w:bdr w:val="none" w:sz="0" w:space="0" w:color="auto" w:frame="1"/>
              </w:rPr>
              <w:t>ParseR</w:t>
            </w:r>
            <w:proofErr w:type="spellEnd"/>
            <w:r w:rsidRPr="0074139F">
              <w:rPr>
                <w:rFonts w:ascii="Consolas" w:eastAsia="宋体" w:hAnsi="Consolas" w:cs="宋体"/>
                <w:color w:val="000000"/>
                <w:sz w:val="18"/>
                <w:szCs w:val="18"/>
                <w:bdr w:val="none" w:sz="0" w:space="0" w:color="auto" w:frame="1"/>
              </w:rPr>
              <w:t>(</w:t>
            </w:r>
            <w:r w:rsidRPr="008D78C2">
              <w:rPr>
                <w:rFonts w:ascii="Consolas" w:eastAsia="宋体" w:hAnsi="Consolas" w:cs="宋体"/>
                <w:color w:val="000000"/>
                <w:sz w:val="18"/>
                <w:szCs w:val="18"/>
                <w:highlight w:val="yellow"/>
                <w:bdr w:val="none" w:sz="0" w:space="0" w:color="auto" w:frame="1"/>
              </w:rPr>
              <w:t>Ri</w:t>
            </w:r>
            <w:r w:rsidRPr="0074139F">
              <w:rPr>
                <w:rFonts w:ascii="Consolas" w:eastAsia="宋体" w:hAnsi="Consolas" w:cs="宋体"/>
                <w:color w:val="000000"/>
                <w:sz w:val="18"/>
                <w:szCs w:val="18"/>
                <w:bdr w:val="none" w:sz="0" w:space="0" w:color="auto" w:frame="1"/>
              </w:rPr>
              <w:t>);  </w:t>
            </w:r>
          </w:p>
          <w:p w14:paraId="09E0BF25" w14:textId="77777777" w:rsidR="0053733B" w:rsidRPr="000F0560"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Ev</w:t>
            </w:r>
            <w:proofErr w:type="spellEnd"/>
            <w:r w:rsidRPr="0074139F">
              <w:rPr>
                <w:rFonts w:ascii="Consolas" w:eastAsia="宋体" w:hAnsi="Consolas" w:cs="宋体"/>
                <w:color w:val="000000"/>
                <w:sz w:val="18"/>
                <w:szCs w:val="18"/>
                <w:bdr w:val="none" w:sz="0" w:space="0" w:color="auto" w:frame="1"/>
              </w:rPr>
              <w:t>:=</w:t>
            </w:r>
            <w:proofErr w:type="spellStart"/>
            <w:proofErr w:type="gramEnd"/>
            <w:r w:rsidRPr="0074139F">
              <w:rPr>
                <w:rFonts w:ascii="Consolas" w:eastAsia="宋体" w:hAnsi="Consolas" w:cs="宋体"/>
                <w:color w:val="000000"/>
                <w:sz w:val="18"/>
                <w:szCs w:val="18"/>
                <w:bdr w:val="none" w:sz="0" w:space="0" w:color="auto" w:frame="1"/>
              </w:rPr>
              <w:t>Rv</w:t>
            </w:r>
            <w:proofErr w:type="spellEnd"/>
            <w:r w:rsidRPr="0074139F">
              <w:rPr>
                <w:rFonts w:ascii="Consolas" w:eastAsia="宋体" w:hAnsi="Consolas" w:cs="宋体"/>
                <w:color w:val="000000"/>
                <w:sz w:val="18"/>
                <w:szCs w:val="18"/>
                <w:bdr w:val="none" w:sz="0" w:space="0" w:color="auto" w:frame="1"/>
              </w:rPr>
              <w:t>;  </w:t>
            </w:r>
          </w:p>
          <w:p w14:paraId="0E11AD3C"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Pr>
                <w:rFonts w:ascii="Consolas" w:eastAsia="宋体" w:hAnsi="Consolas" w:cs="宋体" w:hint="eastAsia"/>
                <w:color w:val="5C5C5C"/>
                <w:sz w:val="18"/>
                <w:szCs w:val="18"/>
              </w:rPr>
              <w:t xml:space="preserve">     </w:t>
            </w:r>
            <w:r w:rsidRPr="000F0560">
              <w:rPr>
                <w:rFonts w:ascii="Consolas" w:eastAsia="宋体" w:hAnsi="Consolas" w:cs="宋体"/>
                <w:b/>
                <w:bCs/>
                <w:color w:val="006699"/>
                <w:sz w:val="18"/>
                <w:szCs w:val="18"/>
                <w:bdr w:val="none" w:sz="0" w:space="0" w:color="auto" w:frame="1"/>
              </w:rPr>
              <w:t xml:space="preserve">return </w:t>
            </w:r>
            <w:proofErr w:type="spellStart"/>
            <w:r w:rsidRPr="0074139F">
              <w:rPr>
                <w:rFonts w:ascii="Consolas" w:eastAsia="宋体" w:hAnsi="Consolas" w:cs="宋体"/>
                <w:color w:val="000000"/>
                <w:sz w:val="18"/>
                <w:szCs w:val="18"/>
                <w:bdr w:val="none" w:sz="0" w:space="0" w:color="auto" w:frame="1"/>
              </w:rPr>
              <w:t>Ev</w:t>
            </w:r>
            <w:proofErr w:type="spellEnd"/>
            <w:r>
              <w:rPr>
                <w:rFonts w:ascii="Consolas" w:eastAsia="宋体" w:hAnsi="Consolas" w:cs="宋体" w:hint="eastAsia"/>
                <w:color w:val="000000"/>
                <w:sz w:val="18"/>
                <w:szCs w:val="18"/>
                <w:bdr w:val="none" w:sz="0" w:space="0" w:color="auto" w:frame="1"/>
              </w:rPr>
              <w:t>；</w:t>
            </w:r>
          </w:p>
          <w:p w14:paraId="572F9283"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5714A2E0" w14:textId="77777777" w:rsidR="0053733B" w:rsidRPr="000F0560" w:rsidRDefault="0053733B" w:rsidP="0053733B">
            <w:pPr>
              <w:widowControl/>
              <w:numPr>
                <w:ilvl w:val="0"/>
                <w:numId w:val="30"/>
              </w:numPr>
              <w:pBdr>
                <w:left w:val="single" w:sz="18" w:space="0" w:color="6CE26C"/>
              </w:pBdr>
              <w:shd w:val="clear" w:color="auto" w:fill="F8F8F8"/>
              <w:spacing w:before="100" w:beforeAutospacing="1" w:after="100" w:afterAutospacing="1" w:line="210" w:lineRule="atLeast"/>
              <w:jc w:val="left"/>
              <w:rPr>
                <w:rFonts w:ascii="Consolas" w:eastAsia="宋体" w:hAnsi="Consolas" w:cs="宋体"/>
                <w:color w:val="008200"/>
                <w:sz w:val="18"/>
                <w:szCs w:val="18"/>
                <w:bdr w:val="none" w:sz="0" w:space="0" w:color="auto" w:frame="1"/>
              </w:rPr>
            </w:pPr>
            <w:r w:rsidRPr="0074139F">
              <w:rPr>
                <w:rFonts w:ascii="Consolas" w:eastAsia="宋体" w:hAnsi="Consolas" w:cs="宋体"/>
                <w:b/>
                <w:bCs/>
                <w:color w:val="2E8B57"/>
                <w:sz w:val="18"/>
                <w:szCs w:val="18"/>
                <w:bdr w:val="none" w:sz="0" w:space="0" w:color="auto" w:frame="1"/>
              </w:rPr>
              <w:t>int</w:t>
            </w:r>
            <w:r w:rsidRPr="0074139F">
              <w:rPr>
                <w:rFonts w:ascii="Consolas" w:eastAsia="宋体" w:hAnsi="Consolas" w:cs="宋体"/>
                <w:color w:val="000000"/>
                <w:sz w:val="18"/>
                <w:szCs w:val="18"/>
                <w:bdr w:val="none" w:sz="0" w:space="0" w:color="auto" w:frame="1"/>
              </w:rPr>
              <w:t> </w:t>
            </w:r>
            <w:proofErr w:type="spellStart"/>
            <w:r w:rsidRPr="0074139F">
              <w:rPr>
                <w:rFonts w:ascii="Consolas" w:eastAsia="宋体" w:hAnsi="Consolas" w:cs="宋体"/>
                <w:color w:val="000000"/>
                <w:sz w:val="18"/>
                <w:szCs w:val="18"/>
                <w:bdr w:val="none" w:sz="0" w:space="0" w:color="auto" w:frame="1"/>
              </w:rPr>
              <w:t>ParseR</w:t>
            </w:r>
            <w:proofErr w:type="spellEnd"/>
            <w:r w:rsidRPr="0074139F">
              <w:rPr>
                <w:rFonts w:ascii="Consolas" w:eastAsia="宋体" w:hAnsi="Consolas" w:cs="宋体"/>
                <w:color w:val="000000"/>
                <w:sz w:val="18"/>
                <w:szCs w:val="18"/>
                <w:bdr w:val="none" w:sz="0" w:space="0" w:color="auto" w:frame="1"/>
              </w:rPr>
              <w:t>(</w:t>
            </w:r>
            <w:r w:rsidRPr="0074139F">
              <w:rPr>
                <w:rFonts w:ascii="Consolas" w:eastAsia="宋体" w:hAnsi="Consolas" w:cs="宋体"/>
                <w:b/>
                <w:bCs/>
                <w:color w:val="2E8B57"/>
                <w:sz w:val="18"/>
                <w:szCs w:val="18"/>
                <w:bdr w:val="none" w:sz="0" w:space="0" w:color="auto" w:frame="1"/>
              </w:rPr>
              <w:t>int</w:t>
            </w:r>
            <w:r w:rsidRPr="0074139F">
              <w:rPr>
                <w:rFonts w:ascii="Consolas" w:eastAsia="宋体" w:hAnsi="Consolas" w:cs="宋体"/>
                <w:color w:val="000000"/>
                <w:sz w:val="18"/>
                <w:szCs w:val="18"/>
                <w:bdr w:val="none" w:sz="0" w:space="0" w:color="auto" w:frame="1"/>
              </w:rPr>
              <w:t> f)  </w:t>
            </w:r>
            <w:r>
              <w:rPr>
                <w:rFonts w:ascii="Consolas" w:eastAsia="宋体" w:hAnsi="Consolas" w:cs="宋体" w:hint="eastAsia"/>
                <w:color w:val="000000"/>
                <w:sz w:val="18"/>
                <w:szCs w:val="18"/>
                <w:bdr w:val="none" w:sz="0" w:space="0" w:color="auto" w:frame="1"/>
              </w:rPr>
              <w:t xml:space="preserve">          </w:t>
            </w:r>
            <w:r w:rsidRPr="000F0560">
              <w:rPr>
                <w:rFonts w:ascii="Consolas" w:eastAsia="宋体" w:hAnsi="Consolas" w:cs="宋体"/>
                <w:color w:val="008200"/>
                <w:sz w:val="18"/>
                <w:szCs w:val="18"/>
                <w:bdr w:val="none" w:sz="0" w:space="0" w:color="auto" w:frame="1"/>
              </w:rPr>
              <w:t>//</w:t>
            </w:r>
            <w:r w:rsidRPr="000F0560">
              <w:rPr>
                <w:rFonts w:ascii="Consolas" w:eastAsia="宋体" w:hAnsi="Consolas" w:cs="宋体" w:hint="eastAsia"/>
                <w:color w:val="008200"/>
                <w:sz w:val="18"/>
                <w:szCs w:val="18"/>
                <w:bdr w:val="none" w:sz="0" w:space="0" w:color="auto" w:frame="1"/>
              </w:rPr>
              <w:t>形参</w:t>
            </w:r>
            <w:r w:rsidRPr="000F0560">
              <w:rPr>
                <w:rFonts w:ascii="Consolas" w:eastAsia="宋体" w:hAnsi="Consolas" w:cs="宋体"/>
                <w:color w:val="008200"/>
                <w:sz w:val="18"/>
                <w:szCs w:val="18"/>
                <w:bdr w:val="none" w:sz="0" w:space="0" w:color="auto" w:frame="1"/>
              </w:rPr>
              <w:t>f</w:t>
            </w:r>
            <w:r w:rsidRPr="000F0560">
              <w:rPr>
                <w:rFonts w:ascii="Consolas" w:eastAsia="宋体" w:hAnsi="Consolas" w:cs="宋体" w:hint="eastAsia"/>
                <w:color w:val="008200"/>
                <w:sz w:val="18"/>
                <w:szCs w:val="18"/>
                <w:bdr w:val="none" w:sz="0" w:space="0" w:color="auto" w:frame="1"/>
              </w:rPr>
              <w:t>对应属性</w:t>
            </w:r>
            <w:r w:rsidRPr="000F0560">
              <w:rPr>
                <w:rFonts w:ascii="Consolas" w:eastAsia="宋体" w:hAnsi="Consolas" w:cs="宋体"/>
                <w:color w:val="008200"/>
                <w:sz w:val="18"/>
                <w:szCs w:val="18"/>
                <w:bdr w:val="none" w:sz="0" w:space="0" w:color="auto" w:frame="1"/>
              </w:rPr>
              <w:t>R.in</w:t>
            </w:r>
          </w:p>
          <w:p w14:paraId="4DB94BCF"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589E1545"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if</w:t>
            </w:r>
            <w:r w:rsidRPr="0074139F">
              <w:rPr>
                <w:rFonts w:ascii="Consolas" w:eastAsia="宋体" w:hAnsi="Consolas" w:cs="宋体"/>
                <w:color w:val="000000"/>
                <w:sz w:val="18"/>
                <w:szCs w:val="18"/>
                <w:bdr w:val="none" w:sz="0" w:space="0" w:color="auto" w:frame="1"/>
              </w:rPr>
              <w:t>(lookahead == </w:t>
            </w:r>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color w:val="008200"/>
                <w:sz w:val="18"/>
                <w:szCs w:val="18"/>
                <w:bdr w:val="none" w:sz="0" w:space="0" w:color="auto" w:frame="1"/>
              </w:rPr>
              <w:t>//lookahead</w:t>
            </w:r>
            <w:r w:rsidRPr="0074139F">
              <w:rPr>
                <w:rFonts w:ascii="Consolas" w:eastAsia="宋体" w:hAnsi="Consolas" w:cs="宋体"/>
                <w:color w:val="008200"/>
                <w:sz w:val="18"/>
                <w:szCs w:val="18"/>
                <w:bdr w:val="none" w:sz="0" w:space="0" w:color="auto" w:frame="1"/>
              </w:rPr>
              <w:t>是当前扫描的输入符号</w:t>
            </w:r>
            <w:r w:rsidRPr="0074139F">
              <w:rPr>
                <w:rFonts w:ascii="Consolas" w:eastAsia="宋体" w:hAnsi="Consolas" w:cs="宋体"/>
                <w:color w:val="000000"/>
                <w:sz w:val="18"/>
                <w:szCs w:val="18"/>
                <w:bdr w:val="none" w:sz="0" w:space="0" w:color="auto" w:frame="1"/>
              </w:rPr>
              <w:t>  </w:t>
            </w:r>
          </w:p>
          <w:p w14:paraId="43A2E670"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5B6F1F84"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MatchToken</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p>
          <w:p w14:paraId="5118FA12"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color w:val="000000"/>
                <w:sz w:val="18"/>
                <w:szCs w:val="18"/>
                <w:bdr w:val="none" w:sz="0" w:space="0" w:color="auto" w:frame="1"/>
              </w:rPr>
              <w:t>Tv:=</w:t>
            </w:r>
            <w:proofErr w:type="spellStart"/>
            <w:proofErr w:type="gramEnd"/>
            <w:r w:rsidRPr="0074139F">
              <w:rPr>
                <w:rFonts w:ascii="Consolas" w:eastAsia="宋体" w:hAnsi="Consolas" w:cs="宋体"/>
                <w:color w:val="000000"/>
                <w:sz w:val="18"/>
                <w:szCs w:val="18"/>
                <w:bdr w:val="none" w:sz="0" w:space="0" w:color="auto" w:frame="1"/>
              </w:rPr>
              <w:t>ParseT</w:t>
            </w:r>
            <w:proofErr w:type="spellEnd"/>
            <w:r w:rsidRPr="0074139F">
              <w:rPr>
                <w:rFonts w:ascii="Consolas" w:eastAsia="宋体" w:hAnsi="Consolas" w:cs="宋体"/>
                <w:color w:val="000000"/>
                <w:sz w:val="18"/>
                <w:szCs w:val="18"/>
                <w:bdr w:val="none" w:sz="0" w:space="0" w:color="auto" w:frame="1"/>
              </w:rPr>
              <w:t>();  </w:t>
            </w:r>
          </w:p>
          <w:p w14:paraId="463E6CB0"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R1i:=</w:t>
            </w:r>
            <w:proofErr w:type="spellStart"/>
            <w:r w:rsidRPr="0074139F">
              <w:rPr>
                <w:rFonts w:ascii="Consolas" w:eastAsia="宋体" w:hAnsi="Consolas" w:cs="宋体"/>
                <w:color w:val="000000"/>
                <w:sz w:val="18"/>
                <w:szCs w:val="18"/>
                <w:bdr w:val="none" w:sz="0" w:space="0" w:color="auto" w:frame="1"/>
              </w:rPr>
              <w:t>f+Tv</w:t>
            </w:r>
            <w:proofErr w:type="spellEnd"/>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color w:val="008200"/>
                <w:sz w:val="18"/>
                <w:szCs w:val="18"/>
                <w:bdr w:val="none" w:sz="0" w:space="0" w:color="auto" w:frame="1"/>
              </w:rPr>
              <w:t>//R1i</w:t>
            </w:r>
            <w:r w:rsidRPr="0074139F">
              <w:rPr>
                <w:rFonts w:ascii="Consolas" w:eastAsia="宋体" w:hAnsi="Consolas" w:cs="宋体"/>
                <w:color w:val="008200"/>
                <w:sz w:val="18"/>
                <w:szCs w:val="18"/>
                <w:bdr w:val="none" w:sz="0" w:space="0" w:color="auto" w:frame="1"/>
              </w:rPr>
              <w:t>对应属性</w:t>
            </w:r>
            <w:r w:rsidRPr="0074139F">
              <w:rPr>
                <w:rFonts w:ascii="Consolas" w:eastAsia="宋体" w:hAnsi="Consolas" w:cs="宋体"/>
                <w:color w:val="008200"/>
                <w:sz w:val="18"/>
                <w:szCs w:val="18"/>
                <w:bdr w:val="none" w:sz="0" w:space="0" w:color="auto" w:frame="1"/>
              </w:rPr>
              <w:t>R1.in</w:t>
            </w:r>
            <w:r w:rsidRPr="0074139F">
              <w:rPr>
                <w:rFonts w:ascii="Consolas" w:eastAsia="宋体" w:hAnsi="Consolas" w:cs="宋体"/>
                <w:color w:val="000000"/>
                <w:sz w:val="18"/>
                <w:szCs w:val="18"/>
                <w:bdr w:val="none" w:sz="0" w:space="0" w:color="auto" w:frame="1"/>
              </w:rPr>
              <w:t>  </w:t>
            </w:r>
          </w:p>
          <w:p w14:paraId="63DC8835"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R1</w:t>
            </w:r>
            <w:proofErr w:type="gramStart"/>
            <w:r w:rsidRPr="0074139F">
              <w:rPr>
                <w:rFonts w:ascii="Consolas" w:eastAsia="宋体" w:hAnsi="Consolas" w:cs="宋体"/>
                <w:color w:val="000000"/>
                <w:sz w:val="18"/>
                <w:szCs w:val="18"/>
                <w:bdr w:val="none" w:sz="0" w:space="0" w:color="auto" w:frame="1"/>
              </w:rPr>
              <w:t>v:=</w:t>
            </w:r>
            <w:proofErr w:type="spellStart"/>
            <w:proofErr w:type="gramEnd"/>
            <w:r w:rsidRPr="0074139F">
              <w:rPr>
                <w:rFonts w:ascii="Consolas" w:eastAsia="宋体" w:hAnsi="Consolas" w:cs="宋体"/>
                <w:color w:val="000000"/>
                <w:sz w:val="18"/>
                <w:szCs w:val="18"/>
                <w:bdr w:val="none" w:sz="0" w:space="0" w:color="auto" w:frame="1"/>
              </w:rPr>
              <w:t>ParseR</w:t>
            </w:r>
            <w:proofErr w:type="spellEnd"/>
            <w:r w:rsidRPr="0074139F">
              <w:rPr>
                <w:rFonts w:ascii="Consolas" w:eastAsia="宋体" w:hAnsi="Consolas" w:cs="宋体"/>
                <w:color w:val="000000"/>
                <w:sz w:val="18"/>
                <w:szCs w:val="18"/>
                <w:bdr w:val="none" w:sz="0" w:space="0" w:color="auto" w:frame="1"/>
              </w:rPr>
              <w:t>(R1i);  </w:t>
            </w:r>
          </w:p>
          <w:p w14:paraId="1E624527"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Rv</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R1v;  </w:t>
            </w:r>
          </w:p>
          <w:p w14:paraId="3B03B239"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17D9125F"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else</w:t>
            </w: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b/>
                <w:bCs/>
                <w:color w:val="006699"/>
                <w:sz w:val="18"/>
                <w:szCs w:val="18"/>
                <w:bdr w:val="none" w:sz="0" w:space="0" w:color="auto" w:frame="1"/>
              </w:rPr>
              <w:t>if</w:t>
            </w:r>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lookahead == </w:t>
            </w:r>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p>
          <w:p w14:paraId="7DA27BEF"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5D796D38"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MatchToken</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p>
          <w:p w14:paraId="165FDEAE"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color w:val="000000"/>
                <w:sz w:val="18"/>
                <w:szCs w:val="18"/>
                <w:bdr w:val="none" w:sz="0" w:space="0" w:color="auto" w:frame="1"/>
              </w:rPr>
              <w:t>Tv:=</w:t>
            </w:r>
            <w:proofErr w:type="spellStart"/>
            <w:proofErr w:type="gramEnd"/>
            <w:r w:rsidRPr="0074139F">
              <w:rPr>
                <w:rFonts w:ascii="Consolas" w:eastAsia="宋体" w:hAnsi="Consolas" w:cs="宋体"/>
                <w:color w:val="000000"/>
                <w:sz w:val="18"/>
                <w:szCs w:val="18"/>
                <w:bdr w:val="none" w:sz="0" w:space="0" w:color="auto" w:frame="1"/>
              </w:rPr>
              <w:t>ParseT</w:t>
            </w:r>
            <w:proofErr w:type="spellEnd"/>
            <w:r w:rsidRPr="0074139F">
              <w:rPr>
                <w:rFonts w:ascii="Consolas" w:eastAsia="宋体" w:hAnsi="Consolas" w:cs="宋体"/>
                <w:color w:val="000000"/>
                <w:sz w:val="18"/>
                <w:szCs w:val="18"/>
                <w:bdr w:val="none" w:sz="0" w:space="0" w:color="auto" w:frame="1"/>
              </w:rPr>
              <w:t>();  </w:t>
            </w:r>
          </w:p>
          <w:p w14:paraId="76EE6ACF"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R1i=f-Tv;  </w:t>
            </w:r>
          </w:p>
          <w:p w14:paraId="338490D8"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R1</w:t>
            </w:r>
            <w:proofErr w:type="gramStart"/>
            <w:r w:rsidRPr="0074139F">
              <w:rPr>
                <w:rFonts w:ascii="Consolas" w:eastAsia="宋体" w:hAnsi="Consolas" w:cs="宋体"/>
                <w:color w:val="000000"/>
                <w:sz w:val="18"/>
                <w:szCs w:val="18"/>
                <w:bdr w:val="none" w:sz="0" w:space="0" w:color="auto" w:frame="1"/>
              </w:rPr>
              <w:t>v:=</w:t>
            </w:r>
            <w:proofErr w:type="spellStart"/>
            <w:proofErr w:type="gramEnd"/>
            <w:r w:rsidRPr="0074139F">
              <w:rPr>
                <w:rFonts w:ascii="Consolas" w:eastAsia="宋体" w:hAnsi="Consolas" w:cs="宋体"/>
                <w:color w:val="000000"/>
                <w:sz w:val="18"/>
                <w:szCs w:val="18"/>
                <w:bdr w:val="none" w:sz="0" w:space="0" w:color="auto" w:frame="1"/>
              </w:rPr>
              <w:t>ParseR</w:t>
            </w:r>
            <w:proofErr w:type="spellEnd"/>
            <w:r w:rsidRPr="0074139F">
              <w:rPr>
                <w:rFonts w:ascii="Consolas" w:eastAsia="宋体" w:hAnsi="Consolas" w:cs="宋体"/>
                <w:color w:val="000000"/>
                <w:sz w:val="18"/>
                <w:szCs w:val="18"/>
                <w:bdr w:val="none" w:sz="0" w:space="0" w:color="auto" w:frame="1"/>
              </w:rPr>
              <w:t>(R1i);  </w:t>
            </w:r>
          </w:p>
          <w:p w14:paraId="7FB57BDE"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Rv</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R1v;  </w:t>
            </w:r>
          </w:p>
          <w:p w14:paraId="705DE5D6"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5D473C0D"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else</w:t>
            </w: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b/>
                <w:bCs/>
                <w:color w:val="006699"/>
                <w:sz w:val="18"/>
                <w:szCs w:val="18"/>
                <w:bdr w:val="none" w:sz="0" w:space="0" w:color="auto" w:frame="1"/>
              </w:rPr>
              <w:t>if</w:t>
            </w:r>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lookahead == </w:t>
            </w:r>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p>
          <w:p w14:paraId="10D79B90"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3A7798D0"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lastRenderedPageBreak/>
              <w:t>        </w:t>
            </w:r>
            <w:proofErr w:type="spellStart"/>
            <w:r w:rsidRPr="0074139F">
              <w:rPr>
                <w:rFonts w:ascii="Consolas" w:eastAsia="宋体" w:hAnsi="Consolas" w:cs="宋体"/>
                <w:color w:val="000000"/>
                <w:sz w:val="18"/>
                <w:szCs w:val="18"/>
                <w:bdr w:val="none" w:sz="0" w:space="0" w:color="auto" w:frame="1"/>
              </w:rPr>
              <w:t>Rv</w:t>
            </w:r>
            <w:proofErr w:type="spellEnd"/>
            <w:r w:rsidRPr="0074139F">
              <w:rPr>
                <w:rFonts w:ascii="Consolas" w:eastAsia="宋体" w:hAnsi="Consolas" w:cs="宋体"/>
                <w:color w:val="000000"/>
                <w:sz w:val="18"/>
                <w:szCs w:val="18"/>
                <w:bdr w:val="none" w:sz="0" w:space="0" w:color="auto" w:frame="1"/>
              </w:rPr>
              <w:t> = f;  </w:t>
            </w:r>
          </w:p>
          <w:p w14:paraId="192E3191"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1C303E87"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else</w:t>
            </w:r>
            <w:r w:rsidRPr="0074139F">
              <w:rPr>
                <w:rFonts w:ascii="Consolas" w:eastAsia="宋体" w:hAnsi="Consolas" w:cs="宋体"/>
                <w:color w:val="000000"/>
                <w:sz w:val="18"/>
                <w:szCs w:val="18"/>
                <w:bdr w:val="none" w:sz="0" w:space="0" w:color="auto" w:frame="1"/>
              </w:rPr>
              <w:t>   </w:t>
            </w:r>
          </w:p>
          <w:p w14:paraId="01DB7306"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5AD86693"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printf</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FF"/>
                <w:sz w:val="18"/>
                <w:szCs w:val="18"/>
                <w:bdr w:val="none" w:sz="0" w:space="0" w:color="auto" w:frame="1"/>
              </w:rPr>
              <w:t>"Syntax error"</w:t>
            </w:r>
            <w:r w:rsidRPr="0074139F">
              <w:rPr>
                <w:rFonts w:ascii="Consolas" w:eastAsia="宋体" w:hAnsi="Consolas" w:cs="宋体"/>
                <w:color w:val="000000"/>
                <w:sz w:val="18"/>
                <w:szCs w:val="18"/>
                <w:bdr w:val="none" w:sz="0" w:space="0" w:color="auto" w:frame="1"/>
              </w:rPr>
              <w:t>);  </w:t>
            </w:r>
          </w:p>
          <w:p w14:paraId="3AE3F47D"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color w:val="000000"/>
                <w:sz w:val="18"/>
                <w:szCs w:val="18"/>
                <w:bdr w:val="none" w:sz="0" w:space="0" w:color="auto" w:frame="1"/>
              </w:rPr>
              <w:t>exit(</w:t>
            </w:r>
            <w:proofErr w:type="gramEnd"/>
            <w:r w:rsidRPr="0074139F">
              <w:rPr>
                <w:rFonts w:ascii="Consolas" w:eastAsia="宋体" w:hAnsi="Consolas" w:cs="宋体"/>
                <w:color w:val="000000"/>
                <w:sz w:val="18"/>
                <w:szCs w:val="18"/>
                <w:bdr w:val="none" w:sz="0" w:space="0" w:color="auto" w:frame="1"/>
              </w:rPr>
              <w:t>0);  </w:t>
            </w:r>
          </w:p>
          <w:p w14:paraId="56273D25" w14:textId="77777777" w:rsidR="0053733B" w:rsidRPr="000F0560"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3A619733"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 xml:space="preserve">    </w:t>
            </w:r>
            <w:r w:rsidRPr="000F0560">
              <w:rPr>
                <w:rFonts w:ascii="Consolas" w:eastAsia="宋体" w:hAnsi="Consolas" w:cs="宋体"/>
                <w:b/>
                <w:bCs/>
                <w:color w:val="006699"/>
                <w:sz w:val="18"/>
                <w:szCs w:val="18"/>
                <w:bdr w:val="none" w:sz="0" w:space="0" w:color="auto" w:frame="1"/>
              </w:rPr>
              <w:t xml:space="preserve">return </w:t>
            </w:r>
            <w:proofErr w:type="spellStart"/>
            <w:r>
              <w:rPr>
                <w:rFonts w:ascii="Consolas" w:eastAsia="宋体" w:hAnsi="Consolas" w:cs="宋体" w:hint="eastAsia"/>
                <w:color w:val="000000"/>
                <w:sz w:val="18"/>
                <w:szCs w:val="18"/>
                <w:bdr w:val="none" w:sz="0" w:space="0" w:color="auto" w:frame="1"/>
              </w:rPr>
              <w:t>Rv</w:t>
            </w:r>
            <w:proofErr w:type="spellEnd"/>
            <w:r>
              <w:rPr>
                <w:rFonts w:ascii="Consolas" w:eastAsia="宋体" w:hAnsi="Consolas" w:cs="宋体" w:hint="eastAsia"/>
                <w:color w:val="000000"/>
                <w:sz w:val="18"/>
                <w:szCs w:val="18"/>
                <w:bdr w:val="none" w:sz="0" w:space="0" w:color="auto" w:frame="1"/>
              </w:rPr>
              <w:t>;</w:t>
            </w:r>
          </w:p>
          <w:p w14:paraId="4CF24270"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04EBA466"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b/>
                <w:bCs/>
                <w:color w:val="2E8B57"/>
                <w:sz w:val="18"/>
                <w:szCs w:val="18"/>
                <w:bdr w:val="none" w:sz="0" w:space="0" w:color="auto" w:frame="1"/>
              </w:rPr>
              <w:t>int</w:t>
            </w: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ParseT</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  </w:t>
            </w:r>
          </w:p>
          <w:p w14:paraId="5F0E8B22"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4BFC8C64"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b/>
                <w:bCs/>
                <w:color w:val="006699"/>
                <w:sz w:val="18"/>
                <w:szCs w:val="18"/>
                <w:bdr w:val="none" w:sz="0" w:space="0" w:color="auto" w:frame="1"/>
              </w:rPr>
              <w:t>if</w:t>
            </w:r>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lookahead == </w:t>
            </w:r>
            <w:r w:rsidRPr="0074139F">
              <w:rPr>
                <w:rFonts w:ascii="Consolas" w:eastAsia="宋体" w:hAnsi="Consolas" w:cs="宋体"/>
                <w:color w:val="0000FF"/>
                <w:sz w:val="18"/>
                <w:szCs w:val="18"/>
                <w:bdr w:val="none" w:sz="0" w:space="0" w:color="auto" w:frame="1"/>
              </w:rPr>
              <w:t>'(</w:t>
            </w:r>
            <w:proofErr w:type="spellStart"/>
            <w:r w:rsidRPr="0074139F">
              <w:rPr>
                <w:rFonts w:ascii="Consolas" w:eastAsia="宋体" w:hAnsi="Consolas" w:cs="宋体"/>
                <w:color w:val="0000FF"/>
                <w:sz w:val="18"/>
                <w:szCs w:val="18"/>
                <w:bdr w:val="none" w:sz="0" w:space="0" w:color="auto" w:frame="1"/>
              </w:rPr>
              <w:t>lexvalnum</w:t>
            </w:r>
            <w:proofErr w:type="spellEnd"/>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p>
          <w:p w14:paraId="32A2A787"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2501BFA9"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r w:rsidRPr="0074139F">
              <w:rPr>
                <w:rFonts w:ascii="Consolas" w:eastAsia="宋体" w:hAnsi="Consolas" w:cs="宋体"/>
                <w:color w:val="000000"/>
                <w:sz w:val="18"/>
                <w:szCs w:val="18"/>
                <w:bdr w:val="none" w:sz="0" w:space="0" w:color="auto" w:frame="1"/>
              </w:rPr>
              <w:t>MatchToken</w:t>
            </w:r>
            <w:proofErr w:type="spellEnd"/>
            <w:r w:rsidRPr="0074139F">
              <w:rPr>
                <w:rFonts w:ascii="Consolas" w:eastAsia="宋体" w:hAnsi="Consolas" w:cs="宋体"/>
                <w:color w:val="000000"/>
                <w:sz w:val="18"/>
                <w:szCs w:val="18"/>
                <w:bdr w:val="none" w:sz="0" w:space="0" w:color="auto" w:frame="1"/>
              </w:rPr>
              <w:t>(</w:t>
            </w:r>
            <w:r w:rsidRPr="0074139F">
              <w:rPr>
                <w:rFonts w:ascii="Consolas" w:eastAsia="宋体" w:hAnsi="Consolas" w:cs="宋体"/>
                <w:color w:val="0000FF"/>
                <w:sz w:val="18"/>
                <w:szCs w:val="18"/>
                <w:bdr w:val="none" w:sz="0" w:space="0" w:color="auto" w:frame="1"/>
              </w:rPr>
              <w:t>'(</w:t>
            </w:r>
            <w:proofErr w:type="spellStart"/>
            <w:r w:rsidRPr="0074139F">
              <w:rPr>
                <w:rFonts w:ascii="Consolas" w:eastAsia="宋体" w:hAnsi="Consolas" w:cs="宋体"/>
                <w:color w:val="0000FF"/>
                <w:sz w:val="18"/>
                <w:szCs w:val="18"/>
                <w:bdr w:val="none" w:sz="0" w:space="0" w:color="auto" w:frame="1"/>
              </w:rPr>
              <w:t>lexvalnum</w:t>
            </w:r>
            <w:proofErr w:type="spellEnd"/>
            <w:r w:rsidRPr="0074139F">
              <w:rPr>
                <w:rFonts w:ascii="Consolas" w:eastAsia="宋体" w:hAnsi="Consolas" w:cs="宋体"/>
                <w:color w:val="0000FF"/>
                <w:sz w:val="18"/>
                <w:szCs w:val="18"/>
                <w:bdr w:val="none" w:sz="0" w:space="0" w:color="auto" w:frame="1"/>
              </w:rPr>
              <w:t>)'</w:t>
            </w:r>
            <w:r w:rsidRPr="0074139F">
              <w:rPr>
                <w:rFonts w:ascii="Consolas" w:eastAsia="宋体" w:hAnsi="Consolas" w:cs="宋体"/>
                <w:color w:val="000000"/>
                <w:sz w:val="18"/>
                <w:szCs w:val="18"/>
                <w:bdr w:val="none" w:sz="0" w:space="0" w:color="auto" w:frame="1"/>
              </w:rPr>
              <w:t>);  </w:t>
            </w:r>
          </w:p>
          <w:p w14:paraId="4F227329"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color w:val="000000"/>
                <w:sz w:val="18"/>
                <w:szCs w:val="18"/>
                <w:bdr w:val="none" w:sz="0" w:space="0" w:color="auto" w:frame="1"/>
              </w:rPr>
              <w:t>Tv:=</w:t>
            </w:r>
            <w:proofErr w:type="spellStart"/>
            <w:proofErr w:type="gramEnd"/>
            <w:r w:rsidRPr="0074139F">
              <w:rPr>
                <w:rFonts w:ascii="Consolas" w:eastAsia="宋体" w:hAnsi="Consolas" w:cs="宋体"/>
                <w:color w:val="000000"/>
                <w:sz w:val="18"/>
                <w:szCs w:val="18"/>
                <w:bdr w:val="none" w:sz="0" w:space="0" w:color="auto" w:frame="1"/>
              </w:rPr>
              <w:t>lexval</w:t>
            </w:r>
            <w:proofErr w:type="spellEnd"/>
            <w:r w:rsidRPr="0074139F">
              <w:rPr>
                <w:rFonts w:ascii="Consolas" w:eastAsia="宋体" w:hAnsi="Consolas" w:cs="宋体"/>
                <w:color w:val="000000"/>
                <w:sz w:val="18"/>
                <w:szCs w:val="18"/>
                <w:bdr w:val="none" w:sz="0" w:space="0" w:color="auto" w:frame="1"/>
              </w:rPr>
              <w:t>(num);  </w:t>
            </w:r>
          </w:p>
          <w:p w14:paraId="77A8D1A5"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227F9A68"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else</w:t>
            </w:r>
            <w:r w:rsidRPr="0074139F">
              <w:rPr>
                <w:rFonts w:ascii="Consolas" w:eastAsia="宋体" w:hAnsi="Consolas" w:cs="宋体"/>
                <w:color w:val="000000"/>
                <w:sz w:val="18"/>
                <w:szCs w:val="18"/>
                <w:bdr w:val="none" w:sz="0" w:space="0" w:color="auto" w:frame="1"/>
              </w:rPr>
              <w:t>  </w:t>
            </w:r>
          </w:p>
          <w:p w14:paraId="14535E2D"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5D50A862"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printf</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FF"/>
                <w:sz w:val="18"/>
                <w:szCs w:val="18"/>
                <w:bdr w:val="none" w:sz="0" w:space="0" w:color="auto" w:frame="1"/>
              </w:rPr>
              <w:t>"Syntax error."</w:t>
            </w:r>
            <w:r w:rsidRPr="0074139F">
              <w:rPr>
                <w:rFonts w:ascii="Consolas" w:eastAsia="宋体" w:hAnsi="Consolas" w:cs="宋体"/>
                <w:color w:val="000000"/>
                <w:sz w:val="18"/>
                <w:szCs w:val="18"/>
                <w:bdr w:val="none" w:sz="0" w:space="0" w:color="auto" w:frame="1"/>
              </w:rPr>
              <w:t>);  </w:t>
            </w:r>
          </w:p>
          <w:p w14:paraId="7A588EBD"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color w:val="000000"/>
                <w:sz w:val="18"/>
                <w:szCs w:val="18"/>
                <w:bdr w:val="none" w:sz="0" w:space="0" w:color="auto" w:frame="1"/>
              </w:rPr>
              <w:t>exit(</w:t>
            </w:r>
            <w:proofErr w:type="gramEnd"/>
            <w:r w:rsidRPr="0074139F">
              <w:rPr>
                <w:rFonts w:ascii="Consolas" w:eastAsia="宋体" w:hAnsi="Consolas" w:cs="宋体"/>
                <w:color w:val="000000"/>
                <w:sz w:val="18"/>
                <w:szCs w:val="18"/>
                <w:bdr w:val="none" w:sz="0" w:space="0" w:color="auto" w:frame="1"/>
              </w:rPr>
              <w:t>0);  </w:t>
            </w:r>
          </w:p>
          <w:p w14:paraId="3268F261"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7F2747AE"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return</w:t>
            </w:r>
            <w:r w:rsidRPr="0074139F">
              <w:rPr>
                <w:rFonts w:ascii="Consolas" w:eastAsia="宋体" w:hAnsi="Consolas" w:cs="宋体"/>
                <w:color w:val="000000"/>
                <w:sz w:val="18"/>
                <w:szCs w:val="18"/>
                <w:bdr w:val="none" w:sz="0" w:space="0" w:color="auto" w:frame="1"/>
              </w:rPr>
              <w:t> Tv;  </w:t>
            </w:r>
          </w:p>
          <w:p w14:paraId="20F5D340"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11B60D9A"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b/>
                <w:bCs/>
                <w:color w:val="006699"/>
                <w:sz w:val="18"/>
                <w:szCs w:val="18"/>
                <w:bdr w:val="none" w:sz="0" w:space="0" w:color="auto" w:frame="1"/>
              </w:rPr>
              <w:t>void</w:t>
            </w: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MatchToke</w:t>
            </w:r>
            <w:r>
              <w:rPr>
                <w:rFonts w:ascii="Consolas" w:eastAsia="宋体" w:hAnsi="Consolas" w:cs="宋体" w:hint="eastAsia"/>
                <w:color w:val="000000"/>
                <w:sz w:val="18"/>
                <w:szCs w:val="18"/>
                <w:bdr w:val="none" w:sz="0" w:space="0" w:color="auto" w:frame="1"/>
              </w:rPr>
              <w:t>n</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b/>
                <w:bCs/>
                <w:color w:val="2E8B57"/>
                <w:sz w:val="18"/>
                <w:szCs w:val="18"/>
                <w:bdr w:val="none" w:sz="0" w:space="0" w:color="auto" w:frame="1"/>
              </w:rPr>
              <w:t>int</w:t>
            </w:r>
            <w:r w:rsidRPr="0074139F">
              <w:rPr>
                <w:rFonts w:ascii="Consolas" w:eastAsia="宋体" w:hAnsi="Consolas" w:cs="宋体"/>
                <w:color w:val="000000"/>
                <w:sz w:val="18"/>
                <w:szCs w:val="18"/>
                <w:bdr w:val="none" w:sz="0" w:space="0" w:color="auto" w:frame="1"/>
              </w:rPr>
              <w:t> expected)  </w:t>
            </w:r>
          </w:p>
          <w:p w14:paraId="10348E23"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4B3D893D"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b/>
                <w:bCs/>
                <w:color w:val="006699"/>
                <w:sz w:val="18"/>
                <w:szCs w:val="18"/>
                <w:bdr w:val="none" w:sz="0" w:space="0" w:color="auto" w:frame="1"/>
              </w:rPr>
              <w:t>if</w:t>
            </w:r>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lookahead!= expected)  </w:t>
            </w:r>
          </w:p>
          <w:p w14:paraId="12C6CFAA"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701972D0"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spellStart"/>
            <w:proofErr w:type="gramStart"/>
            <w:r w:rsidRPr="0074139F">
              <w:rPr>
                <w:rFonts w:ascii="Consolas" w:eastAsia="宋体" w:hAnsi="Consolas" w:cs="宋体"/>
                <w:color w:val="000000"/>
                <w:sz w:val="18"/>
                <w:szCs w:val="18"/>
                <w:bdr w:val="none" w:sz="0" w:space="0" w:color="auto" w:frame="1"/>
              </w:rPr>
              <w:t>printf</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FF"/>
                <w:sz w:val="18"/>
                <w:szCs w:val="18"/>
                <w:bdr w:val="none" w:sz="0" w:space="0" w:color="auto" w:frame="1"/>
              </w:rPr>
              <w:t>"syntax error\n"</w:t>
            </w:r>
            <w:r w:rsidRPr="0074139F">
              <w:rPr>
                <w:rFonts w:ascii="Consolas" w:eastAsia="宋体" w:hAnsi="Consolas" w:cs="宋体"/>
                <w:color w:val="000000"/>
                <w:sz w:val="18"/>
                <w:szCs w:val="18"/>
                <w:bdr w:val="none" w:sz="0" w:space="0" w:color="auto" w:frame="1"/>
              </w:rPr>
              <w:t>);  </w:t>
            </w:r>
          </w:p>
          <w:p w14:paraId="1B568F66"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roofErr w:type="gramStart"/>
            <w:r w:rsidRPr="0074139F">
              <w:rPr>
                <w:rFonts w:ascii="Consolas" w:eastAsia="宋体" w:hAnsi="Consolas" w:cs="宋体"/>
                <w:color w:val="000000"/>
                <w:sz w:val="18"/>
                <w:szCs w:val="18"/>
                <w:bdr w:val="none" w:sz="0" w:space="0" w:color="auto" w:frame="1"/>
              </w:rPr>
              <w:t>exit(</w:t>
            </w:r>
            <w:proofErr w:type="gramEnd"/>
            <w:r w:rsidRPr="0074139F">
              <w:rPr>
                <w:rFonts w:ascii="Consolas" w:eastAsia="宋体" w:hAnsi="Consolas" w:cs="宋体"/>
                <w:color w:val="000000"/>
                <w:sz w:val="18"/>
                <w:szCs w:val="18"/>
                <w:bdr w:val="none" w:sz="0" w:space="0" w:color="auto" w:frame="1"/>
              </w:rPr>
              <w:t>0);  </w:t>
            </w:r>
          </w:p>
          <w:p w14:paraId="62C7FD04"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2D426ECD"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r w:rsidRPr="0074139F">
              <w:rPr>
                <w:rFonts w:ascii="Consolas" w:eastAsia="宋体" w:hAnsi="Consolas" w:cs="宋体"/>
                <w:b/>
                <w:bCs/>
                <w:color w:val="006699"/>
                <w:sz w:val="18"/>
                <w:szCs w:val="18"/>
                <w:bdr w:val="none" w:sz="0" w:space="0" w:color="auto" w:frame="1"/>
              </w:rPr>
              <w:t>else</w:t>
            </w:r>
            <w:r w:rsidRPr="0074139F">
              <w:rPr>
                <w:rFonts w:ascii="Consolas" w:eastAsia="宋体" w:hAnsi="Consolas" w:cs="宋体"/>
                <w:color w:val="000000"/>
                <w:sz w:val="18"/>
                <w:szCs w:val="18"/>
                <w:bdr w:val="none" w:sz="0" w:space="0" w:color="auto" w:frame="1"/>
              </w:rPr>
              <w:t>  </w:t>
            </w:r>
          </w:p>
          <w:p w14:paraId="68A17AF9"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15F78DC2"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lookahead=</w:t>
            </w:r>
            <w:proofErr w:type="spellStart"/>
            <w:proofErr w:type="gramStart"/>
            <w:r w:rsidRPr="0074139F">
              <w:rPr>
                <w:rFonts w:ascii="Consolas" w:eastAsia="宋体" w:hAnsi="Consolas" w:cs="宋体"/>
                <w:color w:val="000000"/>
                <w:sz w:val="18"/>
                <w:szCs w:val="18"/>
                <w:bdr w:val="none" w:sz="0" w:space="0" w:color="auto" w:frame="1"/>
              </w:rPr>
              <w:t>getToken</w:t>
            </w:r>
            <w:proofErr w:type="spellEnd"/>
            <w:r w:rsidRPr="0074139F">
              <w:rPr>
                <w:rFonts w:ascii="Consolas" w:eastAsia="宋体" w:hAnsi="Consolas" w:cs="宋体"/>
                <w:color w:val="000000"/>
                <w:sz w:val="18"/>
                <w:szCs w:val="18"/>
                <w:bdr w:val="none" w:sz="0" w:space="0" w:color="auto" w:frame="1"/>
              </w:rPr>
              <w:t>(</w:t>
            </w:r>
            <w:proofErr w:type="gramEnd"/>
            <w:r w:rsidRPr="0074139F">
              <w:rPr>
                <w:rFonts w:ascii="Consolas" w:eastAsia="宋体" w:hAnsi="Consolas" w:cs="宋体"/>
                <w:color w:val="000000"/>
                <w:sz w:val="18"/>
                <w:szCs w:val="18"/>
                <w:bdr w:val="none" w:sz="0" w:space="0" w:color="auto" w:frame="1"/>
              </w:rPr>
              <w:t>);  </w:t>
            </w:r>
          </w:p>
          <w:p w14:paraId="55060326" w14:textId="77777777" w:rsidR="0053733B" w:rsidRPr="0074139F" w:rsidRDefault="0053733B" w:rsidP="0053733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  </w:t>
            </w:r>
          </w:p>
          <w:p w14:paraId="62B3A112" w14:textId="77777777" w:rsidR="0053733B" w:rsidRPr="0074139F" w:rsidRDefault="0053733B" w:rsidP="0053733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r w:rsidRPr="0074139F">
              <w:rPr>
                <w:rFonts w:ascii="Consolas" w:eastAsia="宋体" w:hAnsi="Consolas" w:cs="宋体"/>
                <w:color w:val="000000"/>
                <w:sz w:val="18"/>
                <w:szCs w:val="18"/>
                <w:bdr w:val="none" w:sz="0" w:space="0" w:color="auto" w:frame="1"/>
              </w:rPr>
              <w:t>}  </w:t>
            </w:r>
          </w:p>
          <w:p w14:paraId="20370855" w14:textId="77777777" w:rsidR="0053733B" w:rsidRPr="0074139F" w:rsidRDefault="0053733B" w:rsidP="00F64BA1">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sz w:val="18"/>
                <w:szCs w:val="18"/>
              </w:rPr>
            </w:pPr>
          </w:p>
        </w:tc>
      </w:tr>
    </w:tbl>
    <w:p w14:paraId="1F7CBC91" w14:textId="77777777" w:rsidR="0053733B" w:rsidRPr="00F16E83" w:rsidRDefault="0053733B" w:rsidP="0053733B">
      <w:pPr>
        <w:rPr>
          <w:rFonts w:ascii="Times New Roman" w:eastAsia="楷体" w:hAnsi="Times New Roman" w:cs="Times New Roman"/>
          <w:b/>
          <w:bCs/>
          <w:i/>
          <w:color w:val="000000" w:themeColor="text1"/>
          <w:sz w:val="22"/>
        </w:rPr>
      </w:pPr>
    </w:p>
    <w:p w14:paraId="37142D8C" w14:textId="77777777" w:rsidR="007F4D4F" w:rsidRDefault="007F4D4F" w:rsidP="006A5565">
      <w:pPr>
        <w:pStyle w:val="Bodytext1"/>
        <w:spacing w:afterLines="50" w:after="156" w:line="400" w:lineRule="exact"/>
        <w:ind w:firstLine="440"/>
        <w:jc w:val="both"/>
        <w:rPr>
          <w:rFonts w:ascii="微软雅黑" w:eastAsia="微软雅黑" w:hAnsi="微软雅黑"/>
        </w:rPr>
        <w:sectPr w:rsidR="007F4D4F">
          <w:pgSz w:w="11906" w:h="16838"/>
          <w:pgMar w:top="1440" w:right="1800" w:bottom="1440" w:left="1800" w:header="851" w:footer="992" w:gutter="0"/>
          <w:cols w:space="425"/>
          <w:docGrid w:type="lines" w:linePitch="312"/>
        </w:sectPr>
      </w:pPr>
    </w:p>
    <w:p w14:paraId="15C9D846" w14:textId="2565DBA2" w:rsidR="00BC6AE6" w:rsidRDefault="00D142C0" w:rsidP="00D142C0">
      <w:pPr>
        <w:pStyle w:val="1"/>
        <w:jc w:val="center"/>
      </w:pPr>
      <w:r>
        <w:rPr>
          <w:rFonts w:hint="eastAsia"/>
        </w:rPr>
        <w:lastRenderedPageBreak/>
        <w:t>第八章</w:t>
      </w:r>
      <w:r w:rsidR="007E1ED4">
        <w:rPr>
          <w:rFonts w:hint="eastAsia"/>
        </w:rPr>
        <w:t>作业</w:t>
      </w:r>
    </w:p>
    <w:p w14:paraId="77A53515" w14:textId="77777777" w:rsidR="00A642E7" w:rsidRPr="00B24616" w:rsidRDefault="00A642E7" w:rsidP="00A642E7">
      <w:pPr>
        <w:rPr>
          <w:rFonts w:ascii="Times New Roman" w:eastAsia="楷体" w:hAnsi="Times New Roman" w:cs="Times New Roman"/>
          <w:b/>
          <w:bCs/>
          <w:sz w:val="22"/>
          <w:szCs w:val="24"/>
        </w:rPr>
      </w:pPr>
      <w:r>
        <w:rPr>
          <w:rFonts w:ascii="Times New Roman" w:eastAsia="楷体" w:hAnsi="Times New Roman" w:hint="eastAsia"/>
          <w:b/>
          <w:bCs/>
          <w:sz w:val="22"/>
        </w:rPr>
        <w:t xml:space="preserve">4. </w:t>
      </w:r>
      <w:r>
        <w:rPr>
          <w:rFonts w:ascii="Times New Roman" w:eastAsia="楷体" w:hAnsi="Times New Roman" w:hint="eastAsia"/>
          <w:b/>
          <w:bCs/>
          <w:sz w:val="22"/>
        </w:rPr>
        <w:t>参考</w:t>
      </w:r>
      <w:r>
        <w:rPr>
          <w:rFonts w:ascii="Times New Roman" w:eastAsia="楷体" w:hAnsi="Times New Roman" w:hint="eastAsia"/>
          <w:b/>
          <w:bCs/>
          <w:sz w:val="22"/>
        </w:rPr>
        <w:t>8.3.3.4</w:t>
      </w:r>
      <w:r>
        <w:rPr>
          <w:rFonts w:ascii="Times New Roman" w:eastAsia="楷体" w:hAnsi="Times New Roman" w:hint="eastAsia"/>
          <w:b/>
          <w:bCs/>
          <w:sz w:val="22"/>
        </w:rPr>
        <w:t>节采用短路代码进行布尔表达式翻译的</w:t>
      </w:r>
      <w:r>
        <w:rPr>
          <w:rFonts w:ascii="Times New Roman" w:eastAsia="楷体" w:hAnsi="Times New Roman" w:hint="eastAsia"/>
          <w:b/>
          <w:bCs/>
          <w:sz w:val="22"/>
        </w:rPr>
        <w:t>L-</w:t>
      </w:r>
      <w:r>
        <w:rPr>
          <w:rFonts w:ascii="Times New Roman" w:eastAsia="楷体" w:hAnsi="Times New Roman" w:hint="eastAsia"/>
          <w:b/>
          <w:bCs/>
          <w:sz w:val="22"/>
        </w:rPr>
        <w:t>翻译模式片段及用到的语义函数。若在基础文法中增加产生式</w:t>
      </w:r>
      <m:oMath>
        <m:r>
          <m:rPr>
            <m:sty m:val="bi"/>
          </m:rPr>
          <w:rPr>
            <w:rFonts w:ascii="Cambria Math" w:eastAsia="楷体" w:hAnsi="Cambria Math" w:cs="Times New Roman"/>
            <w:sz w:val="22"/>
            <w:szCs w:val="24"/>
          </w:rPr>
          <m:t>E→E↑E</m:t>
        </m:r>
      </m:oMath>
      <w:r>
        <w:rPr>
          <w:rFonts w:ascii="Times New Roman" w:eastAsia="楷体" w:hAnsi="Times New Roman" w:hint="eastAsia"/>
          <w:b/>
          <w:sz w:val="22"/>
          <w:szCs w:val="24"/>
        </w:rPr>
        <w:t>，</w:t>
      </w:r>
      <w:r>
        <w:rPr>
          <w:rFonts w:ascii="Times New Roman" w:eastAsia="楷体" w:hAnsi="Times New Roman"/>
          <w:b/>
          <w:sz w:val="22"/>
          <w:szCs w:val="24"/>
        </w:rPr>
        <w:t>试给出与</w:t>
      </w:r>
      <w:proofErr w:type="gramStart"/>
      <w:r>
        <w:rPr>
          <w:rFonts w:ascii="Times New Roman" w:eastAsia="楷体" w:hAnsi="Times New Roman"/>
          <w:b/>
          <w:sz w:val="22"/>
          <w:szCs w:val="24"/>
        </w:rPr>
        <w:t>该产生式相应</w:t>
      </w:r>
      <w:proofErr w:type="gramEnd"/>
      <w:r>
        <w:rPr>
          <w:rFonts w:ascii="Times New Roman" w:eastAsia="楷体" w:hAnsi="Times New Roman"/>
          <w:b/>
          <w:sz w:val="22"/>
          <w:szCs w:val="24"/>
        </w:rPr>
        <w:t>的语义动作集合</w:t>
      </w:r>
      <w:r>
        <w:rPr>
          <w:rFonts w:ascii="Times New Roman" w:eastAsia="楷体" w:hAnsi="Times New Roman" w:hint="eastAsia"/>
          <w:b/>
          <w:sz w:val="22"/>
          <w:szCs w:val="24"/>
        </w:rPr>
        <w:t>。</w:t>
      </w:r>
      <w:r>
        <w:rPr>
          <w:rFonts w:ascii="Times New Roman" w:eastAsia="楷体" w:hAnsi="Times New Roman"/>
          <w:b/>
          <w:sz w:val="22"/>
          <w:szCs w:val="24"/>
        </w:rPr>
        <w:t>其中</w:t>
      </w:r>
      <w:r>
        <w:rPr>
          <w:rFonts w:ascii="Times New Roman" w:eastAsia="楷体" w:hAnsi="Times New Roman" w:hint="eastAsia"/>
          <w:b/>
          <w:sz w:val="22"/>
          <w:szCs w:val="24"/>
        </w:rPr>
        <w:t>，</w:t>
      </w:r>
      <m:oMath>
        <m:r>
          <m:rPr>
            <m:sty m:val="bi"/>
          </m:rPr>
          <w:rPr>
            <w:rFonts w:ascii="Cambria Math" w:eastAsia="楷体" w:hAnsi="Cambria Math" w:cs="Times New Roman"/>
            <w:sz w:val="22"/>
            <w:szCs w:val="24"/>
          </w:rPr>
          <m:t>↑</m:t>
        </m:r>
      </m:oMath>
      <w:r>
        <w:rPr>
          <w:rFonts w:ascii="Times New Roman" w:eastAsia="楷体" w:hAnsi="Times New Roman"/>
          <w:b/>
          <w:sz w:val="22"/>
          <w:szCs w:val="24"/>
        </w:rPr>
        <w:t>代表</w:t>
      </w:r>
      <w:r>
        <w:rPr>
          <w:rFonts w:ascii="Times New Roman" w:eastAsia="楷体" w:hAnsi="Times New Roman" w:hint="eastAsia"/>
          <w:b/>
          <w:sz w:val="22"/>
          <w:szCs w:val="24"/>
        </w:rPr>
        <w:t>“与非”逻辑算符，其语义可用其他逻辑运算定义为</w:t>
      </w:r>
      <m:oMath>
        <m:r>
          <m:rPr>
            <m:sty m:val="bi"/>
          </m:rPr>
          <w:rPr>
            <w:rFonts w:ascii="Cambria Math" w:eastAsia="楷体" w:hAnsi="Cambria Math" w:cs="Times New Roman"/>
            <w:sz w:val="22"/>
            <w:szCs w:val="24"/>
          </w:rPr>
          <m:t>P↑Q=not(P and Q)</m:t>
        </m:r>
      </m:oMath>
      <w:r>
        <w:rPr>
          <w:rFonts w:ascii="Times New Roman" w:eastAsia="楷体" w:hAnsi="Times New Roman" w:hint="eastAsia"/>
          <w:b/>
          <w:sz w:val="22"/>
          <w:szCs w:val="24"/>
        </w:rPr>
        <w:t>。</w:t>
      </w:r>
    </w:p>
    <w:p w14:paraId="17F24C62" w14:textId="77777777" w:rsidR="00A642E7" w:rsidRDefault="00A642E7" w:rsidP="00A642E7">
      <w:pPr>
        <w:rPr>
          <w:rFonts w:ascii="Times New Roman" w:eastAsia="楷体" w:hAnsi="Times New Roman"/>
          <w:b/>
          <w:bCs/>
          <w:sz w:val="22"/>
        </w:rPr>
      </w:pPr>
      <w:r>
        <w:rPr>
          <w:rFonts w:ascii="Times New Roman" w:eastAsia="楷体" w:hAnsi="Times New Roman" w:hint="eastAsia"/>
          <w:b/>
          <w:bCs/>
          <w:sz w:val="22"/>
        </w:rPr>
        <w:t>答：</w:t>
      </w:r>
    </w:p>
    <w:p w14:paraId="456918DA" w14:textId="77777777" w:rsidR="00A642E7" w:rsidRDefault="00A642E7" w:rsidP="00A642E7">
      <w:pPr>
        <w:rPr>
          <w:rFonts w:ascii="Times New Roman" w:eastAsia="楷体" w:hAnsi="Times New Roman"/>
          <w:b/>
          <w:bCs/>
          <w:sz w:val="22"/>
        </w:rPr>
      </w:pPr>
      <w:r>
        <w:rPr>
          <w:rFonts w:ascii="Times New Roman" w:eastAsia="楷体" w:hAnsi="Times New Roman"/>
          <w:b/>
          <w:bCs/>
          <w:noProof/>
          <w:sz w:val="22"/>
        </w:rPr>
        <w:drawing>
          <wp:inline distT="0" distB="0" distL="0" distR="0" wp14:anchorId="205B21A2" wp14:editId="63260AE2">
            <wp:extent cx="1910687" cy="1209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3712" cy="1211276"/>
                    </a:xfrm>
                    <a:prstGeom prst="rect">
                      <a:avLst/>
                    </a:prstGeom>
                    <a:noFill/>
                  </pic:spPr>
                </pic:pic>
              </a:graphicData>
            </a:graphic>
          </wp:inline>
        </w:drawing>
      </w:r>
    </w:p>
    <w:p w14:paraId="6BEB4772" w14:textId="77777777" w:rsidR="00A642E7" w:rsidRPr="00514F29" w:rsidRDefault="00A642E7" w:rsidP="00A642E7">
      <w:pPr>
        <w:rPr>
          <w:rFonts w:ascii="Times New Roman" w:eastAsia="楷体" w:hAnsi="Times New Roman"/>
          <w:b/>
          <w:bCs/>
          <w:sz w:val="22"/>
        </w:rPr>
      </w:pPr>
      <m:oMathPara>
        <m:oMathParaPr>
          <m:jc m:val="left"/>
        </m:oMathParaPr>
        <m:oMath>
          <m:r>
            <m:rPr>
              <m:sty m:val="bi"/>
            </m:rPr>
            <w:rPr>
              <w:rFonts w:ascii="Cambria Math" w:eastAsia="楷体" w:hAnsi="Cambria Math" w:cs="Times New Roman"/>
              <w:sz w:val="22"/>
              <w:szCs w:val="24"/>
            </w:rPr>
            <m:t>E→</m:t>
          </m:r>
          <m:sSub>
            <m:sSubPr>
              <m:ctrlPr>
                <w:rPr>
                  <w:rFonts w:ascii="Cambria Math" w:eastAsia="楷体" w:hAnsi="Cambria Math" w:cs="Times New Roman"/>
                  <w:b/>
                  <w:i/>
                  <w:sz w:val="22"/>
                  <w:szCs w:val="24"/>
                </w:rPr>
              </m:ctrlPr>
            </m:sSubPr>
            <m:e>
              <m:r>
                <m:rPr>
                  <m:sty m:val="bi"/>
                </m:rPr>
                <w:rPr>
                  <w:rFonts w:ascii="Cambria Math" w:eastAsia="楷体" w:hAnsi="Cambria Math" w:cs="Times New Roman"/>
                  <w:color w:val="00B0F0"/>
                  <w:sz w:val="22"/>
                  <w:szCs w:val="24"/>
                </w:rPr>
                <m:t>{</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E</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.true</m:t>
              </m:r>
              <m:r>
                <m:rPr>
                  <m:sty m:val="bi"/>
                </m:rPr>
                <w:rPr>
                  <w:rFonts w:ascii="Cambria Math" w:eastAsia="楷体" w:hAnsi="Cambria Math" w:cs="Times New Roman" w:hint="eastAsia"/>
                  <w:color w:val="00B0F0"/>
                  <w:sz w:val="22"/>
                  <w:szCs w:val="24"/>
                </w:rPr>
                <m:t>=</m:t>
              </m:r>
              <m:r>
                <m:rPr>
                  <m:sty m:val="bi"/>
                </m:rPr>
                <w:rPr>
                  <w:rFonts w:ascii="Cambria Math" w:eastAsia="楷体" w:hAnsi="Cambria Math" w:cs="Times New Roman"/>
                  <w:color w:val="00B0F0"/>
                  <w:sz w:val="22"/>
                  <w:szCs w:val="24"/>
                </w:rPr>
                <m:t xml:space="preserve">newlable(); </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E</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.false</m:t>
              </m:r>
              <m:r>
                <m:rPr>
                  <m:sty m:val="bi"/>
                </m:rPr>
                <w:rPr>
                  <w:rFonts w:ascii="Cambria Math" w:eastAsia="楷体" w:hAnsi="Cambria Math" w:cs="Times New Roman" w:hint="eastAsia"/>
                  <w:color w:val="00B0F0"/>
                  <w:sz w:val="22"/>
                  <w:szCs w:val="24"/>
                </w:rPr>
                <m:t>=</m:t>
              </m:r>
              <m:r>
                <m:rPr>
                  <m:sty m:val="bi"/>
                </m:rPr>
                <w:rPr>
                  <w:rFonts w:ascii="Cambria Math" w:eastAsia="楷体" w:hAnsi="Cambria Math" w:cs="Times New Roman"/>
                  <w:color w:val="00B0F0"/>
                  <w:sz w:val="22"/>
                  <w:szCs w:val="24"/>
                </w:rPr>
                <m:t>E.true}</m:t>
              </m:r>
              <m:r>
                <m:rPr>
                  <m:sty m:val="bi"/>
                </m:rPr>
                <w:rPr>
                  <w:rFonts w:ascii="Cambria Math" w:eastAsia="楷体" w:hAnsi="Cambria Math" w:cs="Times New Roman"/>
                  <w:sz w:val="22"/>
                  <w:szCs w:val="24"/>
                </w:rPr>
                <m:t>E</m:t>
              </m:r>
            </m:e>
            <m:sub>
              <m:r>
                <m:rPr>
                  <m:sty m:val="bi"/>
                </m:rPr>
                <w:rPr>
                  <w:rFonts w:ascii="Cambria Math" w:eastAsia="楷体" w:hAnsi="Cambria Math" w:cs="Times New Roman"/>
                  <w:sz w:val="22"/>
                  <w:szCs w:val="24"/>
                </w:rPr>
                <m:t>1</m:t>
              </m:r>
            </m:sub>
          </m:sSub>
          <m:r>
            <m:rPr>
              <m:sty m:val="bi"/>
            </m:rPr>
            <w:rPr>
              <w:rFonts w:ascii="Cambria Math" w:eastAsia="楷体" w:hAnsi="Cambria Math" w:cs="Times New Roman"/>
              <w:color w:val="000000" w:themeColor="text1"/>
              <w:sz w:val="22"/>
              <w:szCs w:val="24"/>
            </w:rPr>
            <m:t>↑</m:t>
          </m:r>
          <m:r>
            <m:rPr>
              <m:sty m:val="bi"/>
            </m:rPr>
            <w:rPr>
              <w:rFonts w:ascii="Cambria Math" w:eastAsia="楷体" w:hAnsi="Cambria Math" w:cs="Times New Roman"/>
              <w:color w:val="00B0F0"/>
              <w:sz w:val="22"/>
              <w:szCs w:val="24"/>
            </w:rPr>
            <m:t>{lable(</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E</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.true);</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E</m:t>
              </m:r>
            </m:e>
            <m:sub>
              <m:r>
                <m:rPr>
                  <m:sty m:val="bi"/>
                </m:rPr>
                <w:rPr>
                  <w:rFonts w:ascii="Cambria Math" w:eastAsia="楷体" w:hAnsi="Cambria Math" w:cs="Times New Roman"/>
                  <w:color w:val="00B0F0"/>
                  <w:sz w:val="22"/>
                  <w:szCs w:val="24"/>
                </w:rPr>
                <m:t>2</m:t>
              </m:r>
            </m:sub>
          </m:sSub>
          <m:r>
            <m:rPr>
              <m:sty m:val="bi"/>
            </m:rPr>
            <w:rPr>
              <w:rFonts w:ascii="Cambria Math" w:eastAsia="楷体" w:hAnsi="Cambria Math" w:cs="Times New Roman"/>
              <w:color w:val="00B0F0"/>
              <w:sz w:val="22"/>
              <w:szCs w:val="24"/>
            </w:rPr>
            <m:t>.true</m:t>
          </m:r>
          <m:r>
            <m:rPr>
              <m:sty m:val="bi"/>
            </m:rPr>
            <w:rPr>
              <w:rFonts w:ascii="Cambria Math" w:eastAsia="楷体" w:hAnsi="Cambria Math" w:cs="Times New Roman" w:hint="eastAsia"/>
              <w:color w:val="00B0F0"/>
              <w:sz w:val="22"/>
              <w:szCs w:val="24"/>
            </w:rPr>
            <m:t>=</m:t>
          </m:r>
          <m:r>
            <m:rPr>
              <m:sty m:val="bi"/>
            </m:rPr>
            <w:rPr>
              <w:rFonts w:ascii="Cambria Math" w:eastAsia="楷体" w:hAnsi="Cambria Math" w:cs="Times New Roman"/>
              <w:color w:val="00B0F0"/>
              <w:sz w:val="22"/>
              <w:szCs w:val="24"/>
            </w:rPr>
            <m:t xml:space="preserve">E.false; </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E</m:t>
              </m:r>
            </m:e>
            <m:sub>
              <m:r>
                <m:rPr>
                  <m:sty m:val="bi"/>
                </m:rPr>
                <w:rPr>
                  <w:rFonts w:ascii="Cambria Math" w:eastAsia="楷体" w:hAnsi="Cambria Math" w:cs="Times New Roman"/>
                  <w:color w:val="00B0F0"/>
                  <w:sz w:val="22"/>
                  <w:szCs w:val="24"/>
                </w:rPr>
                <m:t>2</m:t>
              </m:r>
            </m:sub>
          </m:sSub>
          <m:r>
            <m:rPr>
              <m:sty m:val="bi"/>
            </m:rPr>
            <w:rPr>
              <w:rFonts w:ascii="Cambria Math" w:eastAsia="楷体" w:hAnsi="Cambria Math" w:cs="Times New Roman"/>
              <w:color w:val="00B0F0"/>
              <w:sz w:val="22"/>
              <w:szCs w:val="24"/>
            </w:rPr>
            <m:t>.false</m:t>
          </m:r>
          <m:r>
            <m:rPr>
              <m:sty m:val="bi"/>
            </m:rPr>
            <w:rPr>
              <w:rFonts w:ascii="Cambria Math" w:eastAsia="楷体" w:hAnsi="Cambria Math" w:cs="Times New Roman" w:hint="eastAsia"/>
              <w:color w:val="00B0F0"/>
              <w:sz w:val="22"/>
              <w:szCs w:val="24"/>
            </w:rPr>
            <m:t>=</m:t>
          </m:r>
          <m:r>
            <m:rPr>
              <m:sty m:val="bi"/>
            </m:rPr>
            <w:rPr>
              <w:rFonts w:ascii="Cambria Math" w:eastAsia="楷体" w:hAnsi="Cambria Math" w:cs="Times New Roman"/>
              <w:color w:val="00B0F0"/>
              <w:sz w:val="22"/>
              <w:szCs w:val="24"/>
            </w:rPr>
            <m:t>E.true}</m:t>
          </m:r>
          <m:sSub>
            <m:sSubPr>
              <m:ctrlPr>
                <w:rPr>
                  <w:rFonts w:ascii="Cambria Math" w:eastAsia="楷体" w:hAnsi="Cambria Math" w:cs="Times New Roman"/>
                  <w:b/>
                  <w:i/>
                  <w:sz w:val="22"/>
                  <w:szCs w:val="24"/>
                </w:rPr>
              </m:ctrlPr>
            </m:sSubPr>
            <m:e>
              <m:r>
                <m:rPr>
                  <m:sty m:val="bi"/>
                </m:rPr>
                <w:rPr>
                  <w:rFonts w:ascii="Cambria Math" w:eastAsia="楷体" w:hAnsi="Cambria Math" w:cs="Times New Roman"/>
                  <w:sz w:val="22"/>
                  <w:szCs w:val="24"/>
                </w:rPr>
                <m:t>E</m:t>
              </m:r>
            </m:e>
            <m:sub>
              <m:r>
                <m:rPr>
                  <m:sty m:val="bi"/>
                </m:rPr>
                <w:rPr>
                  <w:rFonts w:ascii="Cambria Math" w:eastAsia="楷体" w:hAnsi="Cambria Math" w:cs="Times New Roman"/>
                  <w:sz w:val="22"/>
                  <w:szCs w:val="24"/>
                </w:rPr>
                <m:t>2</m:t>
              </m:r>
            </m:sub>
          </m:sSub>
        </m:oMath>
      </m:oMathPara>
    </w:p>
    <w:p w14:paraId="3C20E1F7" w14:textId="77777777" w:rsidR="00A642E7" w:rsidRDefault="00A642E7" w:rsidP="00A642E7">
      <w:pPr>
        <w:rPr>
          <w:rFonts w:ascii="Times New Roman" w:eastAsia="楷体" w:hAnsi="Times New Roman"/>
          <w:b/>
          <w:bCs/>
          <w:sz w:val="22"/>
        </w:rPr>
      </w:pPr>
    </w:p>
    <w:p w14:paraId="54899CD1" w14:textId="77777777" w:rsidR="00A642E7" w:rsidRPr="00514F29" w:rsidRDefault="00A642E7" w:rsidP="00A642E7">
      <w:pPr>
        <w:pStyle w:val="Default"/>
        <w:rPr>
          <w:rFonts w:ascii="楷体" w:eastAsia="楷体" w:hAnsi="楷体"/>
          <w:b/>
        </w:rPr>
      </w:pPr>
      <w:r w:rsidRPr="00514F29">
        <w:rPr>
          <w:rFonts w:ascii="楷体" w:eastAsia="楷体" w:hAnsi="楷体"/>
          <w:b/>
        </w:rPr>
        <w:t>或者</w:t>
      </w:r>
    </w:p>
    <w:p w14:paraId="3E51E0D5" w14:textId="77777777" w:rsidR="00A642E7" w:rsidRPr="00514F29" w:rsidRDefault="00A642E7" w:rsidP="00A642E7">
      <w:pPr>
        <w:jc w:val="left"/>
        <w:rPr>
          <w:rFonts w:ascii="Times New Roman" w:hAnsi="Times New Roman" w:cs="Times New Roman"/>
          <w:b/>
          <w:color w:val="000000" w:themeColor="text1"/>
          <w:sz w:val="22"/>
          <w:szCs w:val="24"/>
        </w:rPr>
      </w:pPr>
      <m:oMathPara>
        <m:oMathParaPr>
          <m:jc m:val="left"/>
        </m:oMathParaPr>
        <m:oMath>
          <m:r>
            <m:rPr>
              <m:sty m:val="bi"/>
            </m:rPr>
            <w:rPr>
              <w:rFonts w:ascii="Cambria Math" w:eastAsia="楷体" w:hAnsi="Cambria Math" w:cs="Times New Roman"/>
              <w:sz w:val="22"/>
              <w:szCs w:val="24"/>
            </w:rPr>
            <m:t>E→</m:t>
          </m:r>
          <m:d>
            <m:dPr>
              <m:begChr m:val="{"/>
              <m:endChr m:val="}"/>
              <m:ctrlPr>
                <w:rPr>
                  <w:rFonts w:ascii="Cambria Math" w:hAnsi="Cambria Math"/>
                  <w:b/>
                  <w:color w:val="00B0F0"/>
                  <w:szCs w:val="21"/>
                </w:rPr>
              </m:ctrlPr>
            </m:dPr>
            <m:e>
              <m:r>
                <m:rPr>
                  <m:sty m:val="b"/>
                </m:rPr>
                <w:rPr>
                  <w:rFonts w:ascii="Cambria Math" w:hAnsi="Cambria Math"/>
                  <w:color w:val="00B0F0"/>
                  <w:szCs w:val="21"/>
                </w:rPr>
                <m:t xml:space="preserve"> </m:t>
              </m:r>
              <m:r>
                <m:rPr>
                  <m:sty m:val="bi"/>
                </m:rPr>
                <w:rPr>
                  <w:rFonts w:ascii="Cambria Math" w:hAnsi="Cambria Math"/>
                  <w:color w:val="00B0F0"/>
                  <w:szCs w:val="21"/>
                </w:rPr>
                <m:t>E</m:t>
              </m:r>
              <m:r>
                <m:rPr>
                  <m:sty m:val="b"/>
                </m:rPr>
                <w:rPr>
                  <w:rFonts w:ascii="Cambria Math" w:hAnsi="Cambria Math"/>
                  <w:color w:val="00B0F0"/>
                  <w:sz w:val="14"/>
                  <w:szCs w:val="14"/>
                </w:rPr>
                <m:t>1</m:t>
              </m:r>
              <m:r>
                <m:rPr>
                  <m:sty m:val="b"/>
                </m:rPr>
                <w:rPr>
                  <w:rFonts w:ascii="Cambria Math" w:hAnsi="Cambria Math"/>
                  <w:color w:val="00B0F0"/>
                  <w:szCs w:val="21"/>
                </w:rPr>
                <m:t xml:space="preserve">.false := </m:t>
              </m:r>
              <m:r>
                <m:rPr>
                  <m:sty m:val="bi"/>
                </m:rPr>
                <w:rPr>
                  <w:rFonts w:ascii="Cambria Math" w:hAnsi="Cambria Math"/>
                  <w:color w:val="00B0F0"/>
                  <w:szCs w:val="21"/>
                </w:rPr>
                <m:t>E</m:t>
              </m:r>
              <m:r>
                <m:rPr>
                  <m:sty m:val="b"/>
                </m:rPr>
                <w:rPr>
                  <w:rFonts w:ascii="Cambria Math" w:hAnsi="Cambria Math"/>
                  <w:color w:val="00B0F0"/>
                  <w:szCs w:val="21"/>
                </w:rPr>
                <m:t xml:space="preserve">.true ; </m:t>
              </m:r>
              <m:r>
                <m:rPr>
                  <m:sty m:val="bi"/>
                </m:rPr>
                <w:rPr>
                  <w:rFonts w:ascii="Cambria Math" w:hAnsi="Cambria Math"/>
                  <w:color w:val="00B0F0"/>
                  <w:szCs w:val="21"/>
                </w:rPr>
                <m:t>E</m:t>
              </m:r>
              <m:r>
                <m:rPr>
                  <m:sty m:val="b"/>
                </m:rPr>
                <w:rPr>
                  <w:rFonts w:ascii="Cambria Math" w:hAnsi="Cambria Math"/>
                  <w:color w:val="00B0F0"/>
                  <w:sz w:val="14"/>
                  <w:szCs w:val="14"/>
                </w:rPr>
                <m:t>1</m:t>
              </m:r>
              <m:r>
                <m:rPr>
                  <m:sty m:val="b"/>
                </m:rPr>
                <w:rPr>
                  <w:rFonts w:ascii="Cambria Math" w:hAnsi="Cambria Math"/>
                  <w:color w:val="00B0F0"/>
                  <w:szCs w:val="21"/>
                </w:rPr>
                <m:t>.true :=</m:t>
              </m:r>
              <m:r>
                <m:rPr>
                  <m:sty m:val="bi"/>
                </m:rPr>
                <w:rPr>
                  <w:rFonts w:ascii="Cambria Math" w:hAnsi="Cambria Math"/>
                  <w:color w:val="00B0F0"/>
                  <w:szCs w:val="21"/>
                </w:rPr>
                <m:t xml:space="preserve">newlabel </m:t>
              </m:r>
              <m:r>
                <m:rPr>
                  <m:sty m:val="b"/>
                </m:rPr>
                <w:rPr>
                  <w:rFonts w:ascii="Cambria Math" w:hAnsi="Cambria Math"/>
                  <w:color w:val="00B0F0"/>
                  <w:szCs w:val="21"/>
                </w:rPr>
                <m:t xml:space="preserve">; </m:t>
              </m:r>
            </m:e>
          </m:d>
          <m:r>
            <m:rPr>
              <m:sty m:val="bi"/>
            </m:rPr>
            <w:rPr>
              <w:rFonts w:ascii="Cambria Math" w:eastAsia="楷体" w:hAnsi="Cambria Math" w:cs="Times New Roman"/>
              <w:color w:val="000000" w:themeColor="text1"/>
              <w:sz w:val="22"/>
              <w:szCs w:val="24"/>
            </w:rPr>
            <m:t xml:space="preserve"> </m:t>
          </m:r>
          <m:r>
            <m:rPr>
              <m:sty m:val="bi"/>
            </m:rPr>
            <w:rPr>
              <w:rFonts w:ascii="Cambria Math" w:hAnsi="Cambria Math"/>
              <w:szCs w:val="21"/>
            </w:rPr>
            <m:t>E</m:t>
          </m:r>
          <m:r>
            <m:rPr>
              <m:sty m:val="b"/>
            </m:rPr>
            <w:rPr>
              <w:rFonts w:ascii="Cambria Math" w:hAnsi="Cambria Math"/>
              <w:sz w:val="14"/>
              <w:szCs w:val="14"/>
            </w:rPr>
            <m:t>1</m:t>
          </m:r>
          <m:r>
            <m:rPr>
              <m:sty m:val="bi"/>
            </m:rPr>
            <w:rPr>
              <w:rFonts w:ascii="Cambria Math" w:eastAsia="楷体" w:hAnsi="Cambria Math" w:cs="Times New Roman"/>
              <w:color w:val="000000" w:themeColor="text1"/>
              <w:sz w:val="22"/>
              <w:szCs w:val="24"/>
            </w:rPr>
            <m:t>↑</m:t>
          </m:r>
          <m:r>
            <m:rPr>
              <m:sty m:val="b"/>
            </m:rPr>
            <w:rPr>
              <w:rFonts w:ascii="Cambria Math" w:hAnsi="Cambria Math"/>
              <w:color w:val="00B0F0"/>
              <w:sz w:val="14"/>
              <w:szCs w:val="14"/>
            </w:rPr>
            <m:t xml:space="preserve"> </m:t>
          </m:r>
          <m:d>
            <m:dPr>
              <m:begChr m:val="{"/>
              <m:endChr m:val="}"/>
              <m:ctrlPr>
                <w:rPr>
                  <w:rFonts w:ascii="Cambria Math" w:hAnsi="Cambria Math"/>
                  <w:b/>
                  <w:color w:val="00B0F0"/>
                  <w:szCs w:val="21"/>
                </w:rPr>
              </m:ctrlPr>
            </m:dPr>
            <m:e>
              <m:r>
                <m:rPr>
                  <m:sty m:val="b"/>
                </m:rPr>
                <w:rPr>
                  <w:rFonts w:ascii="Cambria Math" w:hAnsi="Cambria Math"/>
                  <w:color w:val="00B0F0"/>
                  <w:szCs w:val="21"/>
                </w:rPr>
                <m:t xml:space="preserve"> </m:t>
              </m:r>
              <m:r>
                <m:rPr>
                  <m:sty m:val="bi"/>
                </m:rPr>
                <w:rPr>
                  <w:rFonts w:ascii="Cambria Math" w:hAnsi="Cambria Math"/>
                  <w:color w:val="00B0F0"/>
                  <w:szCs w:val="21"/>
                </w:rPr>
                <m:t>E</m:t>
              </m:r>
              <m:r>
                <m:rPr>
                  <m:sty m:val="b"/>
                </m:rPr>
                <w:rPr>
                  <w:rFonts w:ascii="Cambria Math" w:hAnsi="Cambria Math"/>
                  <w:color w:val="00B0F0"/>
                  <w:sz w:val="14"/>
                  <w:szCs w:val="14"/>
                </w:rPr>
                <m:t>2</m:t>
              </m:r>
              <m:r>
                <m:rPr>
                  <m:sty m:val="b"/>
                </m:rPr>
                <w:rPr>
                  <w:rFonts w:ascii="Cambria Math" w:hAnsi="Cambria Math"/>
                  <w:color w:val="00B0F0"/>
                  <w:szCs w:val="21"/>
                </w:rPr>
                <m:t xml:space="preserve">.false := </m:t>
              </m:r>
              <m:r>
                <m:rPr>
                  <m:sty m:val="bi"/>
                </m:rPr>
                <w:rPr>
                  <w:rFonts w:ascii="Cambria Math" w:hAnsi="Cambria Math"/>
                  <w:color w:val="00B0F0"/>
                  <w:szCs w:val="21"/>
                </w:rPr>
                <m:t>E</m:t>
              </m:r>
              <m:r>
                <m:rPr>
                  <m:sty m:val="b"/>
                </m:rPr>
                <w:rPr>
                  <w:rFonts w:ascii="Cambria Math" w:hAnsi="Cambria Math"/>
                  <w:color w:val="00B0F0"/>
                  <w:szCs w:val="21"/>
                </w:rPr>
                <m:t xml:space="preserve">.true ; </m:t>
              </m:r>
              <m:r>
                <m:rPr>
                  <m:sty m:val="bi"/>
                </m:rPr>
                <w:rPr>
                  <w:rFonts w:ascii="Cambria Math" w:hAnsi="Cambria Math"/>
                  <w:color w:val="00B0F0"/>
                  <w:szCs w:val="21"/>
                </w:rPr>
                <m:t>E</m:t>
              </m:r>
              <m:r>
                <m:rPr>
                  <m:sty m:val="b"/>
                </m:rPr>
                <w:rPr>
                  <w:rFonts w:ascii="Cambria Math" w:hAnsi="Cambria Math"/>
                  <w:color w:val="00B0F0"/>
                  <w:sz w:val="14"/>
                  <w:szCs w:val="14"/>
                </w:rPr>
                <m:t>2</m:t>
              </m:r>
              <m:r>
                <m:rPr>
                  <m:sty m:val="b"/>
                </m:rPr>
                <w:rPr>
                  <w:rFonts w:ascii="Cambria Math" w:hAnsi="Cambria Math"/>
                  <w:color w:val="00B0F0"/>
                  <w:szCs w:val="21"/>
                </w:rPr>
                <m:t xml:space="preserve">.true := </m:t>
              </m:r>
              <m:r>
                <m:rPr>
                  <m:sty m:val="bi"/>
                </m:rPr>
                <w:rPr>
                  <w:rFonts w:ascii="Cambria Math" w:hAnsi="Cambria Math"/>
                  <w:color w:val="00B0F0"/>
                  <w:szCs w:val="21"/>
                </w:rPr>
                <m:t>E</m:t>
              </m:r>
              <m:r>
                <m:rPr>
                  <m:sty m:val="b"/>
                </m:rPr>
                <w:rPr>
                  <w:rFonts w:ascii="Cambria Math" w:hAnsi="Cambria Math"/>
                  <w:color w:val="00B0F0"/>
                  <w:szCs w:val="21"/>
                </w:rPr>
                <m:t xml:space="preserve">.false ; </m:t>
              </m:r>
            </m:e>
          </m:d>
          <m:r>
            <m:rPr>
              <m:sty m:val="bi"/>
            </m:rPr>
            <w:rPr>
              <w:rFonts w:ascii="Cambria Math" w:hAnsi="Cambria Math"/>
              <w:szCs w:val="21"/>
            </w:rPr>
            <m:t xml:space="preserve"> E</m:t>
          </m:r>
          <m:r>
            <m:rPr>
              <m:sty m:val="b"/>
            </m:rPr>
            <w:rPr>
              <w:rFonts w:ascii="Cambria Math" w:hAnsi="Cambria Math"/>
              <w:sz w:val="14"/>
              <w:szCs w:val="14"/>
            </w:rPr>
            <m:t xml:space="preserve">2 </m:t>
          </m:r>
          <m:r>
            <m:rPr>
              <m:sty m:val="bi"/>
            </m:rPr>
            <w:rPr>
              <w:rFonts w:ascii="Cambria Math" w:eastAsia="楷体" w:hAnsi="Cambria Math" w:cs="Times New Roman"/>
              <w:color w:val="000000" w:themeColor="text1"/>
              <w:sz w:val="22"/>
              <w:szCs w:val="24"/>
            </w:rPr>
            <m:t xml:space="preserve"> </m:t>
          </m:r>
        </m:oMath>
      </m:oMathPara>
    </w:p>
    <w:p w14:paraId="662B1C39" w14:textId="77777777" w:rsidR="00A642E7" w:rsidRPr="00514F29" w:rsidRDefault="00A642E7" w:rsidP="00A642E7">
      <w:pPr>
        <w:jc w:val="left"/>
        <w:rPr>
          <w:rFonts w:ascii="Times New Roman" w:eastAsia="楷体" w:hAnsi="Times New Roman"/>
          <w:b/>
          <w:bCs/>
          <w:sz w:val="22"/>
        </w:rPr>
      </w:pPr>
      <m:oMathPara>
        <m:oMathParaPr>
          <m:jc m:val="left"/>
        </m:oMathParaPr>
        <m:oMath>
          <m:r>
            <m:rPr>
              <m:sty m:val="b"/>
            </m:rPr>
            <w:rPr>
              <w:rFonts w:ascii="Cambria Math" w:hAnsi="Cambria Math"/>
              <w:color w:val="00B0F0"/>
              <w:szCs w:val="21"/>
            </w:rPr>
            <m:t xml:space="preserve">{ </m:t>
          </m:r>
          <m:r>
            <m:rPr>
              <m:sty m:val="bi"/>
            </m:rPr>
            <w:rPr>
              <w:rFonts w:ascii="Cambria Math" w:hAnsi="Cambria Math"/>
              <w:color w:val="00B0F0"/>
              <w:szCs w:val="21"/>
            </w:rPr>
            <m:t>E.code := E</m:t>
          </m:r>
          <m:r>
            <m:rPr>
              <m:sty m:val="b"/>
            </m:rPr>
            <w:rPr>
              <w:rFonts w:ascii="Cambria Math" w:hAnsi="Cambria Math"/>
              <w:color w:val="00B0F0"/>
              <w:sz w:val="14"/>
              <w:szCs w:val="14"/>
            </w:rPr>
            <m:t>1</m:t>
          </m:r>
          <m:r>
            <m:rPr>
              <m:sty m:val="bi"/>
            </m:rPr>
            <w:rPr>
              <w:rFonts w:ascii="Cambria Math" w:hAnsi="Cambria Math"/>
              <w:color w:val="00B0F0"/>
              <w:szCs w:val="21"/>
            </w:rPr>
            <m:t>.code</m:t>
          </m:r>
          <m:r>
            <m:rPr>
              <m:sty m:val="bi"/>
            </m:rPr>
            <w:rPr>
              <w:rFonts w:ascii="Cambria Math" w:hint="eastAsia"/>
              <w:color w:val="00B0F0"/>
              <w:szCs w:val="21"/>
            </w:rPr>
            <m:t>||</m:t>
          </m:r>
          <m:r>
            <m:rPr>
              <m:sty m:val="bi"/>
            </m:rPr>
            <w:rPr>
              <w:rFonts w:ascii="Cambria Math"/>
              <w:color w:val="00B0F0"/>
              <w:szCs w:val="21"/>
            </w:rPr>
            <m:t xml:space="preserve"> </m:t>
          </m:r>
          <m:r>
            <m:rPr>
              <m:sty m:val="bi"/>
            </m:rPr>
            <w:rPr>
              <w:rFonts w:ascii="Cambria Math" w:hAnsi="Cambria Math"/>
              <w:color w:val="00B0F0"/>
              <w:szCs w:val="21"/>
            </w:rPr>
            <m:t xml:space="preserve">gen </m:t>
          </m:r>
          <m:r>
            <m:rPr>
              <m:sty m:val="b"/>
            </m:rPr>
            <w:rPr>
              <w:rFonts w:ascii="Cambria Math" w:hAnsi="Cambria Math"/>
              <w:color w:val="00B0F0"/>
              <w:szCs w:val="21"/>
            </w:rPr>
            <m:t>(</m:t>
          </m:r>
          <m:r>
            <m:rPr>
              <m:sty m:val="bi"/>
            </m:rPr>
            <w:rPr>
              <w:rFonts w:ascii="Cambria Math" w:hAnsi="Cambria Math"/>
              <w:color w:val="00B0F0"/>
              <w:szCs w:val="21"/>
            </w:rPr>
            <m:t>E</m:t>
          </m:r>
          <m:r>
            <m:rPr>
              <m:sty m:val="b"/>
            </m:rPr>
            <w:rPr>
              <w:rFonts w:ascii="Cambria Math" w:hAnsi="Cambria Math"/>
              <w:color w:val="00B0F0"/>
              <w:sz w:val="14"/>
              <w:szCs w:val="14"/>
            </w:rPr>
            <m:t>1</m:t>
          </m:r>
          <m:r>
            <m:rPr>
              <m:sty m:val="bi"/>
            </m:rPr>
            <w:rPr>
              <w:rFonts w:ascii="Cambria Math" w:hAnsi="Cambria Math"/>
              <w:color w:val="00B0F0"/>
              <w:szCs w:val="21"/>
            </w:rPr>
            <m:t>.true</m:t>
          </m:r>
          <m:r>
            <m:rPr>
              <m:sty m:val="b"/>
            </m:rPr>
            <w:rPr>
              <w:rFonts w:ascii="Cambria Math" w:eastAsia="宋体" w:hAnsi="Cambria Math" w:cs="宋体"/>
              <w:color w:val="00B0F0"/>
              <w:szCs w:val="21"/>
            </w:rPr>
            <m:t>‘</m:t>
          </m:r>
          <m:r>
            <m:rPr>
              <m:sty m:val="b"/>
            </m:rPr>
            <w:rPr>
              <w:rFonts w:ascii="Cambria Math" w:eastAsia="宋体" w:hAnsi="Cambria Math"/>
              <w:color w:val="00B0F0"/>
              <w:szCs w:val="21"/>
            </w:rPr>
            <m:t>:</m:t>
          </m:r>
          <m:r>
            <m:rPr>
              <m:sty m:val="b"/>
            </m:rPr>
            <w:rPr>
              <w:rFonts w:ascii="Cambria Math" w:eastAsia="宋体" w:hAnsi="Cambria Math" w:cs="宋体"/>
              <w:color w:val="00B0F0"/>
              <w:szCs w:val="21"/>
            </w:rPr>
            <m:t>’</m:t>
          </m:r>
          <m:r>
            <m:rPr>
              <m:sty m:val="b"/>
            </m:rPr>
            <w:rPr>
              <w:rFonts w:ascii="Cambria Math" w:eastAsia="宋体" w:hAnsi="Cambria Math"/>
              <w:color w:val="00B0F0"/>
              <w:szCs w:val="21"/>
            </w:rPr>
            <m:t>)</m:t>
          </m:r>
          <m:r>
            <m:rPr>
              <m:sty m:val="bi"/>
            </m:rPr>
            <w:rPr>
              <w:rFonts w:ascii="Cambria Math" w:hint="eastAsia"/>
              <w:color w:val="00B0F0"/>
              <w:szCs w:val="21"/>
            </w:rPr>
            <m:t>||</m:t>
          </m:r>
          <m:r>
            <m:rPr>
              <m:sty m:val="bi"/>
            </m:rPr>
            <w:rPr>
              <w:rFonts w:ascii="Cambria Math" w:eastAsia="宋体" w:hAnsi="Cambria Math"/>
              <w:color w:val="00B0F0"/>
              <w:szCs w:val="21"/>
            </w:rPr>
            <m:t xml:space="preserve"> E</m:t>
          </m:r>
          <m:r>
            <m:rPr>
              <m:sty m:val="b"/>
            </m:rPr>
            <w:rPr>
              <w:rFonts w:ascii="Cambria Math" w:eastAsia="宋体" w:hAnsi="Cambria Math"/>
              <w:color w:val="00B0F0"/>
              <w:sz w:val="14"/>
              <w:szCs w:val="14"/>
            </w:rPr>
            <m:t>2</m:t>
          </m:r>
          <m:r>
            <m:rPr>
              <m:sty m:val="bi"/>
            </m:rPr>
            <w:rPr>
              <w:rFonts w:ascii="Cambria Math" w:eastAsia="宋体" w:hAnsi="Cambria Math"/>
              <w:color w:val="00B0F0"/>
              <w:szCs w:val="21"/>
            </w:rPr>
            <m:t xml:space="preserve">.code </m:t>
          </m:r>
          <m:r>
            <m:rPr>
              <m:sty m:val="b"/>
            </m:rPr>
            <w:rPr>
              <w:rFonts w:ascii="Cambria Math" w:eastAsia="宋体" w:hAnsi="Cambria Math"/>
              <w:color w:val="00B0F0"/>
              <w:szCs w:val="21"/>
            </w:rPr>
            <m:t xml:space="preserve">} </m:t>
          </m:r>
          <m:r>
            <m:rPr>
              <m:sty m:val="bi"/>
            </m:rPr>
            <w:rPr>
              <w:rFonts w:ascii="Cambria Math"/>
              <w:color w:val="00B0F0"/>
              <w:szCs w:val="21"/>
            </w:rPr>
            <m:t xml:space="preserve"> </m:t>
          </m:r>
        </m:oMath>
      </m:oMathPara>
    </w:p>
    <w:p w14:paraId="1EE6B689" w14:textId="77777777" w:rsidR="00A642E7" w:rsidRDefault="00A642E7" w:rsidP="00A642E7">
      <w:pPr>
        <w:rPr>
          <w:rFonts w:ascii="Times New Roman" w:eastAsia="楷体" w:hAnsi="Times New Roman"/>
          <w:b/>
          <w:bCs/>
          <w:sz w:val="22"/>
        </w:rPr>
      </w:pPr>
    </w:p>
    <w:p w14:paraId="13F57AF7" w14:textId="77777777" w:rsidR="00A642E7" w:rsidRDefault="00A642E7" w:rsidP="00A642E7">
      <w:pPr>
        <w:rPr>
          <w:rFonts w:ascii="Times New Roman" w:eastAsia="楷体" w:hAnsi="Times New Roman"/>
          <w:b/>
          <w:sz w:val="22"/>
          <w:szCs w:val="24"/>
        </w:rPr>
      </w:pPr>
      <w:r>
        <w:rPr>
          <w:rFonts w:ascii="Times New Roman" w:eastAsia="楷体" w:hAnsi="Times New Roman" w:hint="eastAsia"/>
          <w:b/>
          <w:bCs/>
          <w:sz w:val="22"/>
        </w:rPr>
        <w:t xml:space="preserve">5. </w:t>
      </w:r>
      <w:r>
        <w:rPr>
          <w:rFonts w:ascii="Times New Roman" w:eastAsia="楷体" w:hAnsi="Times New Roman" w:hint="eastAsia"/>
          <w:b/>
          <w:bCs/>
          <w:sz w:val="22"/>
        </w:rPr>
        <w:t>参考</w:t>
      </w:r>
      <w:r>
        <w:rPr>
          <w:rFonts w:ascii="Times New Roman" w:eastAsia="楷体" w:hAnsi="Times New Roman" w:hint="eastAsia"/>
          <w:b/>
          <w:bCs/>
          <w:sz w:val="22"/>
        </w:rPr>
        <w:t>8.3.3.5</w:t>
      </w:r>
      <w:r>
        <w:rPr>
          <w:rFonts w:ascii="Times New Roman" w:eastAsia="楷体" w:hAnsi="Times New Roman" w:hint="eastAsia"/>
          <w:b/>
          <w:bCs/>
          <w:sz w:val="22"/>
        </w:rPr>
        <w:t>节进行控制语句（不含</w:t>
      </w:r>
      <w:r>
        <w:rPr>
          <w:rFonts w:ascii="Times New Roman" w:eastAsia="楷体" w:hAnsi="Times New Roman" w:hint="eastAsia"/>
          <w:b/>
          <w:bCs/>
          <w:sz w:val="22"/>
        </w:rPr>
        <w:t>break</w:t>
      </w:r>
      <w:r>
        <w:rPr>
          <w:rFonts w:ascii="Times New Roman" w:eastAsia="楷体" w:hAnsi="Times New Roman" w:hint="eastAsia"/>
          <w:b/>
          <w:bCs/>
          <w:sz w:val="22"/>
        </w:rPr>
        <w:t>）翻译的</w:t>
      </w:r>
      <w:r>
        <w:rPr>
          <w:rFonts w:ascii="Times New Roman" w:eastAsia="楷体" w:hAnsi="Times New Roman" w:hint="eastAsia"/>
          <w:b/>
          <w:bCs/>
          <w:sz w:val="22"/>
        </w:rPr>
        <w:t>L-</w:t>
      </w:r>
      <w:r>
        <w:rPr>
          <w:rFonts w:ascii="Times New Roman" w:eastAsia="楷体" w:hAnsi="Times New Roman" w:hint="eastAsia"/>
          <w:b/>
          <w:bCs/>
          <w:sz w:val="22"/>
        </w:rPr>
        <w:t>翻译模式片段及所用到的语义函数。若在基础文法中增加产生式</w:t>
      </w:r>
      <m:oMath>
        <m:r>
          <m:rPr>
            <m:sty m:val="bi"/>
          </m:rPr>
          <w:rPr>
            <w:rFonts w:ascii="Cambria Math" w:eastAsia="楷体" w:hAnsi="Cambria Math" w:cs="Times New Roman"/>
            <w:sz w:val="22"/>
            <w:szCs w:val="24"/>
          </w:rPr>
          <m:t>S→repeat S until E</m:t>
        </m:r>
      </m:oMath>
      <w:r>
        <w:rPr>
          <w:rFonts w:ascii="Times New Roman" w:eastAsia="楷体" w:hAnsi="Times New Roman" w:hint="eastAsia"/>
          <w:b/>
          <w:sz w:val="22"/>
          <w:szCs w:val="24"/>
        </w:rPr>
        <w:t>,</w:t>
      </w:r>
      <w:r>
        <w:rPr>
          <w:rFonts w:ascii="Times New Roman" w:eastAsia="楷体" w:hAnsi="Times New Roman" w:hint="eastAsia"/>
          <w:b/>
          <w:sz w:val="22"/>
          <w:szCs w:val="24"/>
        </w:rPr>
        <w:t>试给出与</w:t>
      </w:r>
      <w:proofErr w:type="gramStart"/>
      <w:r>
        <w:rPr>
          <w:rFonts w:ascii="Times New Roman" w:eastAsia="楷体" w:hAnsi="Times New Roman" w:hint="eastAsia"/>
          <w:b/>
          <w:sz w:val="22"/>
          <w:szCs w:val="24"/>
        </w:rPr>
        <w:t>该产生式相应</w:t>
      </w:r>
      <w:proofErr w:type="gramEnd"/>
      <w:r>
        <w:rPr>
          <w:rFonts w:ascii="Times New Roman" w:eastAsia="楷体" w:hAnsi="Times New Roman" w:hint="eastAsia"/>
          <w:b/>
          <w:sz w:val="22"/>
          <w:szCs w:val="24"/>
        </w:rPr>
        <w:t>的语义动作集合。</w:t>
      </w:r>
    </w:p>
    <w:p w14:paraId="4B7B1D5D" w14:textId="77777777" w:rsidR="00A642E7" w:rsidRDefault="00A642E7" w:rsidP="00A642E7">
      <w:pPr>
        <w:rPr>
          <w:rFonts w:ascii="Times New Roman" w:eastAsia="楷体" w:hAnsi="Times New Roman"/>
          <w:b/>
          <w:sz w:val="22"/>
          <w:szCs w:val="24"/>
        </w:rPr>
      </w:pPr>
      <w:r>
        <w:rPr>
          <w:rFonts w:ascii="Times New Roman" w:eastAsia="楷体" w:hAnsi="Times New Roman" w:hint="eastAsia"/>
          <w:b/>
          <w:sz w:val="22"/>
          <w:szCs w:val="24"/>
        </w:rPr>
        <w:t>注：控制语句</w:t>
      </w:r>
      <w:r>
        <w:rPr>
          <w:rFonts w:ascii="Times New Roman" w:eastAsia="楷体" w:hAnsi="Times New Roman" w:hint="eastAsia"/>
          <w:b/>
          <w:sz w:val="22"/>
          <w:szCs w:val="24"/>
        </w:rPr>
        <w:t xml:space="preserve"> </w:t>
      </w:r>
      <m:oMath>
        <m:r>
          <m:rPr>
            <m:sty m:val="bi"/>
          </m:rPr>
          <w:rPr>
            <w:rFonts w:ascii="Cambria Math" w:eastAsia="楷体" w:hAnsi="Cambria Math" w:cs="Times New Roman"/>
            <w:sz w:val="22"/>
            <w:szCs w:val="24"/>
          </w:rPr>
          <m:t>repeat&lt;</m:t>
        </m:r>
        <m:r>
          <m:rPr>
            <m:sty m:val="b"/>
          </m:rPr>
          <w:rPr>
            <w:rFonts w:ascii="Cambria Math" w:eastAsia="楷体" w:hAnsi="Cambria Math" w:cs="Times New Roman"/>
            <w:sz w:val="22"/>
            <w:szCs w:val="24"/>
          </w:rPr>
          <m:t>循环体</m:t>
        </m:r>
        <m:r>
          <m:rPr>
            <m:sty m:val="bi"/>
          </m:rPr>
          <w:rPr>
            <w:rFonts w:ascii="Cambria Math" w:eastAsia="楷体" w:hAnsi="Cambria Math" w:cs="Times New Roman"/>
            <w:sz w:val="22"/>
            <w:szCs w:val="24"/>
          </w:rPr>
          <m:t>&gt; until&lt;</m:t>
        </m:r>
        <m:r>
          <m:rPr>
            <m:sty m:val="b"/>
          </m:rPr>
          <w:rPr>
            <w:rFonts w:ascii="Cambria Math" w:eastAsia="楷体" w:hAnsi="Cambria Math" w:cs="Times New Roman"/>
            <w:sz w:val="22"/>
            <w:szCs w:val="24"/>
          </w:rPr>
          <m:t>布尔表达式</m:t>
        </m:r>
        <m:r>
          <m:rPr>
            <m:sty m:val="bi"/>
          </m:rPr>
          <w:rPr>
            <w:rFonts w:ascii="Cambria Math" w:eastAsia="楷体" w:hAnsi="Cambria Math" w:cs="Times New Roman"/>
            <w:sz w:val="22"/>
            <w:szCs w:val="24"/>
          </w:rPr>
          <m:t>&gt;</m:t>
        </m:r>
      </m:oMath>
      <w:r>
        <w:rPr>
          <w:rFonts w:ascii="Times New Roman" w:eastAsia="楷体" w:hAnsi="Times New Roman"/>
          <w:b/>
          <w:sz w:val="22"/>
          <w:szCs w:val="24"/>
        </w:rPr>
        <w:t>的语义为</w:t>
      </w:r>
      <w:r>
        <w:rPr>
          <w:rFonts w:ascii="Times New Roman" w:eastAsia="楷体" w:hAnsi="Times New Roman" w:hint="eastAsia"/>
          <w:b/>
          <w:sz w:val="22"/>
          <w:szCs w:val="24"/>
        </w:rPr>
        <w:t>：</w:t>
      </w:r>
      <w:r>
        <w:rPr>
          <w:rFonts w:ascii="Times New Roman" w:eastAsia="楷体" w:hAnsi="Times New Roman"/>
          <w:b/>
          <w:sz w:val="22"/>
          <w:szCs w:val="24"/>
        </w:rPr>
        <w:t>至少执行</w:t>
      </w:r>
      <w:r>
        <w:rPr>
          <w:rFonts w:ascii="Times New Roman" w:eastAsia="楷体" w:hAnsi="Times New Roman" w:hint="eastAsia"/>
          <w:b/>
          <w:sz w:val="22"/>
          <w:szCs w:val="24"/>
        </w:rPr>
        <w:t>&lt;</w:t>
      </w:r>
      <w:r>
        <w:rPr>
          <w:rFonts w:ascii="Times New Roman" w:eastAsia="楷体" w:hAnsi="Times New Roman" w:hint="eastAsia"/>
          <w:b/>
          <w:sz w:val="22"/>
          <w:szCs w:val="24"/>
        </w:rPr>
        <w:t>循环体</w:t>
      </w:r>
      <w:r>
        <w:rPr>
          <w:rFonts w:ascii="Times New Roman" w:eastAsia="楷体" w:hAnsi="Times New Roman" w:hint="eastAsia"/>
          <w:b/>
          <w:sz w:val="22"/>
          <w:szCs w:val="24"/>
        </w:rPr>
        <w:t>&gt;</w:t>
      </w:r>
      <w:r>
        <w:rPr>
          <w:rFonts w:ascii="Times New Roman" w:eastAsia="楷体" w:hAnsi="Times New Roman" w:hint="eastAsia"/>
          <w:b/>
          <w:sz w:val="22"/>
          <w:szCs w:val="24"/>
        </w:rPr>
        <w:t>一次，直到</w:t>
      </w:r>
      <w:r>
        <w:rPr>
          <w:rFonts w:ascii="Times New Roman" w:eastAsia="楷体" w:hAnsi="Times New Roman" w:hint="eastAsia"/>
          <w:b/>
          <w:sz w:val="22"/>
          <w:szCs w:val="24"/>
        </w:rPr>
        <w:t>&lt;</w:t>
      </w:r>
      <w:r>
        <w:rPr>
          <w:rFonts w:ascii="Times New Roman" w:eastAsia="楷体" w:hAnsi="Times New Roman" w:hint="eastAsia"/>
          <w:b/>
          <w:sz w:val="22"/>
          <w:szCs w:val="24"/>
        </w:rPr>
        <w:t>布尔表达式</w:t>
      </w:r>
      <w:r>
        <w:rPr>
          <w:rFonts w:ascii="Times New Roman" w:eastAsia="楷体" w:hAnsi="Times New Roman" w:hint="eastAsia"/>
          <w:b/>
          <w:sz w:val="22"/>
          <w:szCs w:val="24"/>
        </w:rPr>
        <w:t>&gt;</w:t>
      </w:r>
      <w:r>
        <w:rPr>
          <w:rFonts w:ascii="Times New Roman" w:eastAsia="楷体" w:hAnsi="Times New Roman" w:hint="eastAsia"/>
          <w:b/>
          <w:sz w:val="22"/>
          <w:szCs w:val="24"/>
        </w:rPr>
        <w:t>成真时结束循环。</w:t>
      </w:r>
    </w:p>
    <w:p w14:paraId="4D224523" w14:textId="77777777" w:rsidR="00A642E7" w:rsidRDefault="00A642E7" w:rsidP="00A642E7">
      <w:pPr>
        <w:rPr>
          <w:rFonts w:ascii="Times New Roman" w:eastAsia="楷体" w:hAnsi="Times New Roman"/>
          <w:b/>
          <w:sz w:val="22"/>
          <w:szCs w:val="24"/>
        </w:rPr>
      </w:pPr>
      <w:r>
        <w:rPr>
          <w:rFonts w:ascii="Times New Roman" w:eastAsia="楷体" w:hAnsi="Times New Roman" w:hint="eastAsia"/>
          <w:b/>
          <w:sz w:val="22"/>
          <w:szCs w:val="24"/>
        </w:rPr>
        <w:t>答：</w:t>
      </w:r>
    </w:p>
    <w:p w14:paraId="36C32D14" w14:textId="77777777" w:rsidR="00A642E7" w:rsidRDefault="00A642E7" w:rsidP="00A642E7">
      <w:pPr>
        <w:rPr>
          <w:rFonts w:ascii="Times New Roman" w:eastAsia="楷体" w:hAnsi="Times New Roman"/>
          <w:b/>
          <w:sz w:val="22"/>
          <w:szCs w:val="24"/>
        </w:rPr>
      </w:pPr>
      <w:r>
        <w:rPr>
          <w:rFonts w:ascii="Times New Roman" w:eastAsia="楷体" w:hAnsi="Times New Roman"/>
          <w:b/>
          <w:noProof/>
          <w:sz w:val="22"/>
          <w:szCs w:val="24"/>
        </w:rPr>
        <w:drawing>
          <wp:inline distT="0" distB="0" distL="0" distR="0" wp14:anchorId="457C616F" wp14:editId="4FB2B74A">
            <wp:extent cx="2090525" cy="1498600"/>
            <wp:effectExtent l="0" t="0" r="5080" b="6350"/>
            <wp:docPr id="867431224" name="图片 8674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93014" cy="1500384"/>
                    </a:xfrm>
                    <a:prstGeom prst="rect">
                      <a:avLst/>
                    </a:prstGeom>
                    <a:noFill/>
                  </pic:spPr>
                </pic:pic>
              </a:graphicData>
            </a:graphic>
          </wp:inline>
        </w:drawing>
      </w:r>
    </w:p>
    <w:p w14:paraId="78A5182D" w14:textId="77777777" w:rsidR="00A642E7" w:rsidRPr="00514F29" w:rsidRDefault="00A642E7" w:rsidP="00A642E7">
      <w:pPr>
        <w:rPr>
          <w:rFonts w:ascii="Times New Roman" w:eastAsia="楷体" w:hAnsi="Times New Roman"/>
          <w:b/>
          <w:sz w:val="22"/>
          <w:szCs w:val="24"/>
        </w:rPr>
      </w:pPr>
      <m:oMathPara>
        <m:oMathParaPr>
          <m:jc m:val="left"/>
        </m:oMathParaPr>
        <m:oMath>
          <m:r>
            <m:rPr>
              <m:sty m:val="bi"/>
            </m:rPr>
            <w:rPr>
              <w:rFonts w:ascii="Cambria Math" w:eastAsia="楷体" w:hAnsi="Cambria Math" w:cs="Times New Roman"/>
              <w:sz w:val="22"/>
              <w:szCs w:val="24"/>
            </w:rPr>
            <m:t xml:space="preserve">S→repeat </m:t>
          </m:r>
          <m:d>
            <m:dPr>
              <m:begChr m:val="{"/>
              <m:endChr m:val="}"/>
              <m:ctrlPr>
                <w:rPr>
                  <w:rFonts w:ascii="Cambria Math" w:eastAsia="楷体" w:hAnsi="Cambria Math" w:cs="Times New Roman"/>
                  <w:b/>
                  <w:i/>
                  <w:color w:val="00B0F0"/>
                  <w:sz w:val="22"/>
                  <w:szCs w:val="24"/>
                </w:rPr>
              </m:ctrlPr>
            </m:dPr>
            <m:e>
              <m:r>
                <m:rPr>
                  <m:sty m:val="bi"/>
                </m:rPr>
                <w:rPr>
                  <w:rFonts w:ascii="Cambria Math" w:eastAsia="楷体" w:hAnsi="Cambria Math" w:cs="Times New Roman"/>
                  <w:color w:val="00B0F0"/>
                  <w:sz w:val="22"/>
                  <w:szCs w:val="24"/>
                </w:rPr>
                <m:t xml:space="preserve"> </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S</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.begin</m:t>
              </m:r>
              <m:r>
                <m:rPr>
                  <m:sty m:val="bi"/>
                </m:rPr>
                <w:rPr>
                  <w:rFonts w:ascii="Cambria Math" w:eastAsia="楷体" w:hAnsi="Cambria Math" w:cs="Times New Roman" w:hint="eastAsia"/>
                  <w:color w:val="00B0F0"/>
                  <w:sz w:val="22"/>
                  <w:szCs w:val="24"/>
                </w:rPr>
                <m:t>=</m:t>
              </m:r>
              <m:r>
                <m:rPr>
                  <m:sty m:val="bi"/>
                </m:rPr>
                <w:rPr>
                  <w:rFonts w:ascii="Cambria Math" w:eastAsia="楷体" w:hAnsi="Cambria Math" w:cs="Times New Roman"/>
                  <w:color w:val="00B0F0"/>
                  <w:sz w:val="22"/>
                  <w:szCs w:val="24"/>
                </w:rPr>
                <m:t>newlable(); lable</m:t>
              </m:r>
              <m:d>
                <m:dPr>
                  <m:ctrlPr>
                    <w:rPr>
                      <w:rFonts w:ascii="Cambria Math" w:eastAsia="楷体" w:hAnsi="Cambria Math" w:cs="Times New Roman"/>
                      <w:b/>
                      <w:i/>
                      <w:color w:val="00B0F0"/>
                      <w:sz w:val="22"/>
                      <w:szCs w:val="24"/>
                    </w:rPr>
                  </m:ctrlPr>
                </m:dPr>
                <m:e>
                  <m:r>
                    <m:rPr>
                      <m:sty m:val="bi"/>
                    </m:rPr>
                    <w:rPr>
                      <w:rFonts w:ascii="Cambria Math" w:eastAsia="楷体" w:hAnsi="Cambria Math" w:cs="Times New Roman"/>
                      <w:color w:val="00B0F0"/>
                      <w:sz w:val="22"/>
                      <w:szCs w:val="24"/>
                    </w:rPr>
                    <m:t xml:space="preserve"> </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S</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.begin</m:t>
                  </m:r>
                </m:e>
              </m:d>
              <m:r>
                <m:rPr>
                  <m:sty m:val="bi"/>
                </m:rPr>
                <w:rPr>
                  <w:rFonts w:ascii="Cambria Math" w:eastAsia="楷体" w:hAnsi="Cambria Math" w:cs="Times New Roman"/>
                  <w:color w:val="00B0F0"/>
                  <w:sz w:val="22"/>
                  <w:szCs w:val="24"/>
                </w:rPr>
                <m:t>;</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S</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.next=newlable();</m:t>
              </m:r>
            </m:e>
          </m:d>
          <m:sSub>
            <m:sSubPr>
              <m:ctrlPr>
                <w:rPr>
                  <w:rFonts w:ascii="Cambria Math" w:eastAsia="楷体" w:hAnsi="Cambria Math" w:cs="Times New Roman"/>
                  <w:b/>
                  <w:i/>
                  <w:sz w:val="22"/>
                  <w:szCs w:val="24"/>
                </w:rPr>
              </m:ctrlPr>
            </m:sSubPr>
            <m:e>
              <m:r>
                <m:rPr>
                  <m:sty m:val="bi"/>
                </m:rPr>
                <w:rPr>
                  <w:rFonts w:ascii="Cambria Math" w:eastAsia="楷体" w:hAnsi="Cambria Math" w:cs="Times New Roman"/>
                  <w:sz w:val="22"/>
                  <w:szCs w:val="24"/>
                </w:rPr>
                <m:t>S</m:t>
              </m:r>
            </m:e>
            <m:sub>
              <m:r>
                <m:rPr>
                  <m:sty m:val="bi"/>
                </m:rPr>
                <w:rPr>
                  <w:rFonts w:ascii="Cambria Math" w:eastAsia="楷体" w:hAnsi="Cambria Math" w:cs="Times New Roman"/>
                  <w:sz w:val="22"/>
                  <w:szCs w:val="24"/>
                </w:rPr>
                <m:t>1</m:t>
              </m:r>
            </m:sub>
          </m:sSub>
          <m:r>
            <m:rPr>
              <m:sty m:val="bi"/>
            </m:rPr>
            <w:rPr>
              <w:rFonts w:ascii="Cambria Math" w:eastAsia="楷体" w:hAnsi="Cambria Math" w:cs="Times New Roman"/>
              <w:sz w:val="22"/>
              <w:szCs w:val="24"/>
            </w:rPr>
            <m:t xml:space="preserve"> until </m:t>
          </m:r>
          <m:r>
            <m:rPr>
              <m:sty m:val="bi"/>
            </m:rPr>
            <w:rPr>
              <w:rFonts w:ascii="Cambria Math" w:eastAsia="楷体" w:hAnsi="Cambria Math" w:cs="Times New Roman"/>
              <w:color w:val="00B0F0"/>
              <w:sz w:val="22"/>
              <w:szCs w:val="24"/>
            </w:rPr>
            <m:t>{lable</m:t>
          </m:r>
          <m:d>
            <m:dPr>
              <m:ctrlPr>
                <w:rPr>
                  <w:rFonts w:ascii="Cambria Math" w:eastAsia="楷体" w:hAnsi="Cambria Math" w:cs="Times New Roman"/>
                  <w:b/>
                  <w:i/>
                  <w:color w:val="00B0F0"/>
                  <w:sz w:val="22"/>
                  <w:szCs w:val="24"/>
                </w:rPr>
              </m:ctrlPr>
            </m:dPr>
            <m:e>
              <m:r>
                <m:rPr>
                  <m:sty m:val="bi"/>
                </m:rPr>
                <w:rPr>
                  <w:rFonts w:ascii="Cambria Math" w:eastAsia="楷体" w:hAnsi="Cambria Math" w:cs="Times New Roman"/>
                  <w:color w:val="00B0F0"/>
                  <w:sz w:val="22"/>
                  <w:szCs w:val="24"/>
                </w:rPr>
                <m:t xml:space="preserve"> </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S</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.next</m:t>
              </m:r>
            </m:e>
          </m:d>
          <m:r>
            <m:rPr>
              <m:sty m:val="bi"/>
            </m:rPr>
            <w:rPr>
              <w:rFonts w:ascii="Cambria Math" w:eastAsia="楷体" w:hAnsi="Cambria Math" w:cs="Times New Roman"/>
              <w:color w:val="00B0F0"/>
              <w:sz w:val="22"/>
              <w:szCs w:val="24"/>
            </w:rPr>
            <m:t>;E.true</m:t>
          </m:r>
          <m:r>
            <m:rPr>
              <m:sty m:val="bi"/>
            </m:rPr>
            <w:rPr>
              <w:rFonts w:ascii="Cambria Math" w:eastAsia="楷体" w:hAnsi="Cambria Math" w:cs="Times New Roman" w:hint="eastAsia"/>
              <w:color w:val="00B0F0"/>
              <w:sz w:val="22"/>
              <w:szCs w:val="24"/>
            </w:rPr>
            <m:t>=</m:t>
          </m:r>
          <m:r>
            <m:rPr>
              <m:sty m:val="bi"/>
            </m:rPr>
            <w:rPr>
              <w:rFonts w:ascii="Cambria Math" w:eastAsia="楷体" w:hAnsi="Cambria Math" w:cs="Times New Roman"/>
              <w:color w:val="00B0F0"/>
              <w:sz w:val="22"/>
              <w:szCs w:val="24"/>
            </w:rPr>
            <m:t>S.</m:t>
          </m:r>
          <m:r>
            <m:rPr>
              <m:sty m:val="bi"/>
            </m:rPr>
            <w:rPr>
              <w:rFonts w:ascii="Cambria Math" w:eastAsia="楷体" w:hAnsi="Cambria Math" w:cs="Times New Roman" w:hint="eastAsia"/>
              <w:color w:val="00B0F0"/>
              <w:sz w:val="22"/>
              <w:szCs w:val="24"/>
            </w:rPr>
            <m:t>next</m:t>
          </m:r>
          <m:r>
            <m:rPr>
              <m:sty m:val="bi"/>
            </m:rPr>
            <w:rPr>
              <w:rFonts w:ascii="Cambria Math" w:eastAsia="楷体" w:hAnsi="Cambria Math" w:cs="Times New Roman"/>
              <w:color w:val="00B0F0"/>
              <w:sz w:val="22"/>
              <w:szCs w:val="24"/>
            </w:rPr>
            <m:t>; E.false</m:t>
          </m:r>
          <m:r>
            <m:rPr>
              <m:sty m:val="bi"/>
            </m:rPr>
            <w:rPr>
              <w:rFonts w:ascii="Cambria Math" w:eastAsia="楷体" w:hAnsi="Cambria Math" w:cs="Times New Roman" w:hint="eastAsia"/>
              <w:color w:val="00B0F0"/>
              <w:sz w:val="22"/>
              <w:szCs w:val="24"/>
            </w:rPr>
            <m:t>=</m:t>
          </m:r>
          <m:sSub>
            <m:sSubPr>
              <m:ctrlPr>
                <w:rPr>
                  <w:rFonts w:ascii="Cambria Math" w:eastAsia="楷体" w:hAnsi="Cambria Math" w:cs="Times New Roman"/>
                  <w:b/>
                  <w:i/>
                  <w:color w:val="00B0F0"/>
                  <w:sz w:val="22"/>
                  <w:szCs w:val="24"/>
                </w:rPr>
              </m:ctrlPr>
            </m:sSubPr>
            <m:e>
              <m:r>
                <m:rPr>
                  <m:sty m:val="bi"/>
                </m:rPr>
                <w:rPr>
                  <w:rFonts w:ascii="Cambria Math" w:eastAsia="楷体" w:hAnsi="Cambria Math" w:cs="Times New Roman"/>
                  <w:color w:val="00B0F0"/>
                  <w:sz w:val="22"/>
                  <w:szCs w:val="24"/>
                </w:rPr>
                <m:t>S</m:t>
              </m:r>
            </m:e>
            <m:sub>
              <m:r>
                <m:rPr>
                  <m:sty m:val="bi"/>
                </m:rPr>
                <w:rPr>
                  <w:rFonts w:ascii="Cambria Math" w:eastAsia="楷体" w:hAnsi="Cambria Math" w:cs="Times New Roman"/>
                  <w:color w:val="00B0F0"/>
                  <w:sz w:val="22"/>
                  <w:szCs w:val="24"/>
                </w:rPr>
                <m:t>1</m:t>
              </m:r>
            </m:sub>
          </m:sSub>
          <m:r>
            <m:rPr>
              <m:sty m:val="bi"/>
            </m:rPr>
            <w:rPr>
              <w:rFonts w:ascii="Cambria Math" w:eastAsia="楷体" w:hAnsi="Cambria Math" w:cs="Times New Roman"/>
              <w:color w:val="00B0F0"/>
              <w:sz w:val="22"/>
              <w:szCs w:val="24"/>
            </w:rPr>
            <m:t>.begin}</m:t>
          </m:r>
          <m:r>
            <m:rPr>
              <m:sty m:val="bi"/>
            </m:rPr>
            <w:rPr>
              <w:rFonts w:ascii="Cambria Math" w:eastAsia="楷体" w:hAnsi="Cambria Math" w:cs="Times New Roman"/>
              <w:sz w:val="22"/>
              <w:szCs w:val="24"/>
            </w:rPr>
            <m:t>E</m:t>
          </m:r>
        </m:oMath>
      </m:oMathPara>
    </w:p>
    <w:p w14:paraId="709D7439" w14:textId="77777777" w:rsidR="00A642E7" w:rsidRPr="00514F29" w:rsidRDefault="00A642E7" w:rsidP="00A642E7">
      <w:pPr>
        <w:pStyle w:val="Default"/>
        <w:rPr>
          <w:rFonts w:ascii="楷体" w:eastAsia="楷体" w:hAnsi="楷体"/>
          <w:b/>
        </w:rPr>
      </w:pPr>
      <w:r w:rsidRPr="00514F29">
        <w:rPr>
          <w:rFonts w:ascii="楷体" w:eastAsia="楷体" w:hAnsi="楷体"/>
          <w:b/>
        </w:rPr>
        <w:t>或者</w:t>
      </w:r>
    </w:p>
    <w:p w14:paraId="6380B4E7" w14:textId="77777777" w:rsidR="00A642E7" w:rsidRPr="00514F29" w:rsidRDefault="00A642E7" w:rsidP="00A642E7">
      <w:pPr>
        <w:pStyle w:val="Default"/>
        <w:rPr>
          <w:b/>
          <w:i/>
          <w:sz w:val="21"/>
          <w:szCs w:val="21"/>
        </w:rPr>
      </w:pPr>
      <m:oMath>
        <m:r>
          <m:rPr>
            <m:sty m:val="bi"/>
          </m:rPr>
          <w:rPr>
            <w:rFonts w:ascii="Cambria Math" w:eastAsia="楷体" w:hAnsi="Cambria Math"/>
            <w:sz w:val="22"/>
          </w:rPr>
          <m:t>S→</m:t>
        </m:r>
        <m:r>
          <m:rPr>
            <m:sty m:val="bi"/>
          </m:rPr>
          <w:rPr>
            <w:rFonts w:ascii="Cambria Math" w:hAnsi="Cambria Math"/>
            <w:sz w:val="21"/>
            <w:szCs w:val="21"/>
          </w:rPr>
          <m:t xml:space="preserve">repeat </m:t>
        </m:r>
        <m:d>
          <m:dPr>
            <m:begChr m:val="{"/>
            <m:endChr m:val="}"/>
            <m:ctrlPr>
              <w:rPr>
                <w:rFonts w:ascii="Cambria Math" w:hAnsi="Cambria Math"/>
                <w:b/>
                <w:i/>
                <w:color w:val="00B0F0"/>
                <w:sz w:val="21"/>
                <w:szCs w:val="21"/>
              </w:rPr>
            </m:ctrlPr>
          </m:dPr>
          <m:e>
            <m:r>
              <m:rPr>
                <m:sty m:val="bi"/>
              </m:rPr>
              <w:rPr>
                <w:rFonts w:ascii="Cambria Math" w:hAnsi="Cambria Math"/>
                <w:color w:val="00B0F0"/>
                <w:sz w:val="21"/>
                <w:szCs w:val="21"/>
              </w:rPr>
              <m:t xml:space="preserve"> S</m:t>
            </m:r>
            <m:r>
              <m:rPr>
                <m:sty m:val="bi"/>
              </m:rPr>
              <w:rPr>
                <w:rFonts w:ascii="Cambria Math" w:hAnsi="Cambria Math"/>
                <w:color w:val="00B0F0"/>
                <w:sz w:val="14"/>
                <w:szCs w:val="14"/>
              </w:rPr>
              <m:t>1</m:t>
            </m:r>
            <m:r>
              <m:rPr>
                <m:sty m:val="bi"/>
              </m:rPr>
              <w:rPr>
                <w:rFonts w:ascii="Cambria Math" w:hAnsi="Cambria Math"/>
                <w:color w:val="00B0F0"/>
                <w:sz w:val="21"/>
                <w:szCs w:val="21"/>
              </w:rPr>
              <m:t xml:space="preserve">.next := newlabel ; </m:t>
            </m:r>
          </m:e>
        </m:d>
        <m:r>
          <m:rPr>
            <m:sty m:val="bi"/>
          </m:rPr>
          <w:rPr>
            <w:rFonts w:ascii="Cambria Math" w:hAnsi="Cambria Math"/>
            <w:sz w:val="21"/>
            <w:szCs w:val="21"/>
          </w:rPr>
          <m:t xml:space="preserve"> S</m:t>
        </m:r>
        <m:r>
          <m:rPr>
            <m:sty m:val="bi"/>
          </m:rPr>
          <w:rPr>
            <w:rFonts w:ascii="Cambria Math" w:hAnsi="Cambria Math"/>
            <w:sz w:val="14"/>
            <w:szCs w:val="14"/>
          </w:rPr>
          <m:t xml:space="preserve">1 </m:t>
        </m:r>
        <m:r>
          <m:rPr>
            <m:sty m:val="bi"/>
          </m:rPr>
          <w:rPr>
            <w:rFonts w:ascii="Cambria Math" w:hAnsi="Cambria Math"/>
            <w:sz w:val="21"/>
            <w:szCs w:val="21"/>
          </w:rPr>
          <m:t>until</m:t>
        </m:r>
        <m:r>
          <m:rPr>
            <m:sty m:val="bi"/>
          </m:rPr>
          <w:rPr>
            <w:rFonts w:ascii="Cambria Math" w:hAnsi="Cambria Math"/>
            <w:color w:val="00B0F0"/>
            <w:sz w:val="21"/>
            <w:szCs w:val="21"/>
          </w:rPr>
          <m:t xml:space="preserve"> </m:t>
        </m:r>
        <m:d>
          <m:dPr>
            <m:begChr m:val="{"/>
            <m:endChr m:val="}"/>
            <m:ctrlPr>
              <w:rPr>
                <w:rFonts w:ascii="Cambria Math" w:hAnsi="Cambria Math"/>
                <w:b/>
                <w:i/>
                <w:color w:val="00B0F0"/>
                <w:sz w:val="21"/>
                <w:szCs w:val="21"/>
              </w:rPr>
            </m:ctrlPr>
          </m:dPr>
          <m:e>
            <m:r>
              <m:rPr>
                <m:sty m:val="bi"/>
              </m:rPr>
              <w:rPr>
                <w:rFonts w:ascii="Cambria Math" w:hAnsi="Cambria Math"/>
                <w:color w:val="00B0F0"/>
                <w:sz w:val="21"/>
                <w:szCs w:val="21"/>
              </w:rPr>
              <m:t xml:space="preserve"> E. true := S.next ; E. false := newlabel ; </m:t>
            </m:r>
          </m:e>
        </m:d>
        <m:r>
          <m:rPr>
            <m:sty m:val="bi"/>
          </m:rPr>
          <w:rPr>
            <w:rFonts w:ascii="Cambria Math" w:hAnsi="Cambria Math"/>
            <w:sz w:val="21"/>
            <w:szCs w:val="21"/>
          </w:rPr>
          <m:t xml:space="preserve"> E</m:t>
        </m:r>
        <m:r>
          <m:rPr>
            <m:sty m:val="bi"/>
          </m:rPr>
          <w:rPr>
            <w:rFonts w:ascii="Cambria Math" w:hAnsi="Cambria Math"/>
            <w:color w:val="00B0F0"/>
            <w:sz w:val="21"/>
            <w:szCs w:val="21"/>
          </w:rPr>
          <m:t xml:space="preserve"> { S.code := gen(E. false ‘:’)</m:t>
        </m:r>
        <m:r>
          <m:rPr>
            <m:sty m:val="bi"/>
          </m:rPr>
          <w:rPr>
            <w:rFonts w:ascii="Cambria Math" w:hint="eastAsia"/>
            <w:color w:val="00B0F0"/>
            <w:sz w:val="21"/>
            <w:szCs w:val="21"/>
          </w:rPr>
          <m:t>|</m:t>
        </m:r>
        <m:d>
          <m:dPr>
            <m:begChr m:val="|"/>
            <m:endChr m:val="|"/>
            <m:ctrlPr>
              <w:rPr>
                <w:rFonts w:ascii="Cambria Math" w:hAnsi="Cambria Math"/>
                <w:b/>
                <w:i/>
                <w:color w:val="00B0F0"/>
                <w:sz w:val="21"/>
                <w:szCs w:val="21"/>
              </w:rPr>
            </m:ctrlPr>
          </m:dPr>
          <m:e>
            <m:r>
              <m:rPr>
                <m:sty m:val="bi"/>
              </m:rPr>
              <w:rPr>
                <w:rFonts w:ascii="Cambria Math" w:hAnsi="Cambria Math"/>
                <w:color w:val="00B0F0"/>
                <w:sz w:val="21"/>
                <w:szCs w:val="21"/>
              </w:rPr>
              <m:t>S</m:t>
            </m:r>
            <m:r>
              <m:rPr>
                <m:sty m:val="bi"/>
              </m:rPr>
              <w:rPr>
                <w:rFonts w:ascii="Cambria Math" w:hAnsi="Cambria Math"/>
                <w:color w:val="00B0F0"/>
                <w:sz w:val="14"/>
                <w:szCs w:val="14"/>
              </w:rPr>
              <m:t>1</m:t>
            </m:r>
            <m:r>
              <m:rPr>
                <m:sty m:val="bi"/>
              </m:rPr>
              <w:rPr>
                <w:rFonts w:ascii="Cambria Math" w:hAnsi="Cambria Math"/>
                <w:color w:val="00B0F0"/>
                <w:sz w:val="21"/>
                <w:szCs w:val="21"/>
              </w:rPr>
              <m:t>.code</m:t>
            </m:r>
          </m:e>
        </m:d>
        <m:r>
          <m:rPr>
            <m:sty m:val="bi"/>
          </m:rPr>
          <w:rPr>
            <w:rFonts w:ascii="Cambria Math" w:hint="eastAsia"/>
            <w:color w:val="00B0F0"/>
            <w:sz w:val="21"/>
            <w:szCs w:val="21"/>
          </w:rPr>
          <m:t>|</m:t>
        </m:r>
        <m:r>
          <m:rPr>
            <m:sty m:val="bi"/>
          </m:rPr>
          <w:rPr>
            <w:rFonts w:ascii="Cambria Math" w:hAnsi="Cambria Math"/>
            <w:color w:val="00B0F0"/>
            <w:sz w:val="21"/>
            <w:szCs w:val="21"/>
          </w:rPr>
          <m:t>gen(S</m:t>
        </m:r>
        <m:r>
          <m:rPr>
            <m:sty m:val="bi"/>
          </m:rPr>
          <w:rPr>
            <w:rFonts w:ascii="Cambria Math" w:hAnsi="Cambria Math"/>
            <w:color w:val="00B0F0"/>
            <w:sz w:val="14"/>
            <w:szCs w:val="14"/>
          </w:rPr>
          <m:t>1</m:t>
        </m:r>
        <m:r>
          <m:rPr>
            <m:sty m:val="bi"/>
          </m:rPr>
          <w:rPr>
            <w:rFonts w:ascii="Cambria Math" w:hAnsi="Cambria Math"/>
            <w:color w:val="00B0F0"/>
            <w:sz w:val="21"/>
            <w:szCs w:val="21"/>
          </w:rPr>
          <m:t>.next ‘:’)</m:t>
        </m:r>
        <m:r>
          <m:rPr>
            <m:sty m:val="bi"/>
          </m:rPr>
          <w:rPr>
            <w:rFonts w:ascii="Cambria Math" w:hint="eastAsia"/>
            <w:color w:val="00B0F0"/>
            <w:sz w:val="21"/>
            <w:szCs w:val="21"/>
          </w:rPr>
          <m:t>||</m:t>
        </m:r>
        <m:r>
          <m:rPr>
            <m:sty m:val="bi"/>
          </m:rPr>
          <w:rPr>
            <w:rFonts w:ascii="Cambria Math" w:hAnsi="Cambria Math"/>
            <w:color w:val="00B0F0"/>
            <w:sz w:val="21"/>
            <w:szCs w:val="21"/>
          </w:rPr>
          <m:t>E.code }</m:t>
        </m:r>
      </m:oMath>
      <w:r w:rsidRPr="00514F29">
        <w:rPr>
          <w:b/>
          <w:i/>
          <w:sz w:val="21"/>
          <w:szCs w:val="21"/>
        </w:rPr>
        <w:t xml:space="preserve"> </w:t>
      </w:r>
    </w:p>
    <w:p w14:paraId="5BA8E80B" w14:textId="77777777" w:rsidR="00A642E7" w:rsidRDefault="00A642E7" w:rsidP="00A642E7">
      <w:pPr>
        <w:pStyle w:val="Default"/>
        <w:rPr>
          <w:sz w:val="21"/>
          <w:szCs w:val="21"/>
        </w:rPr>
      </w:pPr>
    </w:p>
    <w:p w14:paraId="79DADDF0" w14:textId="77777777" w:rsidR="00A642E7" w:rsidRPr="00A060EF" w:rsidRDefault="00A642E7" w:rsidP="00A642E7">
      <w:pPr>
        <w:rPr>
          <w:rFonts w:ascii="Times New Roman" w:eastAsia="楷体" w:hAnsi="Times New Roman" w:cs="Times New Roman"/>
          <w:b/>
          <w:bCs/>
          <w:sz w:val="22"/>
          <w:szCs w:val="24"/>
        </w:rPr>
      </w:pPr>
      <w:r>
        <w:rPr>
          <w:rFonts w:ascii="Times New Roman" w:eastAsia="楷体" w:hAnsi="Times New Roman" w:hint="eastAsia"/>
          <w:b/>
          <w:sz w:val="22"/>
          <w:szCs w:val="24"/>
        </w:rPr>
        <w:t xml:space="preserve">6. </w:t>
      </w:r>
      <w:r>
        <w:rPr>
          <w:rFonts w:ascii="Times New Roman" w:eastAsia="楷体" w:hAnsi="Times New Roman" w:hint="eastAsia"/>
          <w:b/>
          <w:sz w:val="22"/>
          <w:szCs w:val="24"/>
        </w:rPr>
        <w:t>参考</w:t>
      </w:r>
      <w:r>
        <w:rPr>
          <w:rFonts w:ascii="Times New Roman" w:eastAsia="楷体" w:hAnsi="Times New Roman" w:hint="eastAsia"/>
          <w:b/>
          <w:sz w:val="22"/>
          <w:szCs w:val="24"/>
        </w:rPr>
        <w:t>8.3.3.6</w:t>
      </w:r>
      <w:r>
        <w:rPr>
          <w:rFonts w:ascii="Times New Roman" w:eastAsia="楷体" w:hAnsi="Times New Roman" w:hint="eastAsia"/>
          <w:b/>
          <w:sz w:val="22"/>
          <w:szCs w:val="24"/>
        </w:rPr>
        <w:t>节采用拉链与代码回填技术进行布尔表达式和控制语句翻译的</w:t>
      </w:r>
      <w:r>
        <w:rPr>
          <w:rFonts w:ascii="Times New Roman" w:eastAsia="楷体" w:hAnsi="Times New Roman" w:hint="eastAsia"/>
          <w:b/>
          <w:sz w:val="22"/>
          <w:szCs w:val="24"/>
        </w:rPr>
        <w:t>S-</w:t>
      </w:r>
      <w:r>
        <w:rPr>
          <w:rFonts w:ascii="Times New Roman" w:eastAsia="楷体" w:hAnsi="Times New Roman" w:hint="eastAsia"/>
          <w:b/>
          <w:sz w:val="22"/>
          <w:szCs w:val="24"/>
        </w:rPr>
        <w:t>翻译模式片段及所用到的语义函数，重复题</w:t>
      </w:r>
      <w:r>
        <w:rPr>
          <w:rFonts w:ascii="Times New Roman" w:eastAsia="楷体" w:hAnsi="Times New Roman" w:hint="eastAsia"/>
          <w:b/>
          <w:sz w:val="22"/>
          <w:szCs w:val="24"/>
        </w:rPr>
        <w:t>4</w:t>
      </w:r>
      <w:r>
        <w:rPr>
          <w:rFonts w:ascii="Times New Roman" w:eastAsia="楷体" w:hAnsi="Times New Roman" w:hint="eastAsia"/>
          <w:b/>
          <w:sz w:val="22"/>
          <w:szCs w:val="24"/>
        </w:rPr>
        <w:t>和题</w:t>
      </w:r>
      <w:r>
        <w:rPr>
          <w:rFonts w:ascii="Times New Roman" w:eastAsia="楷体" w:hAnsi="Times New Roman" w:hint="eastAsia"/>
          <w:b/>
          <w:sz w:val="22"/>
          <w:szCs w:val="24"/>
        </w:rPr>
        <w:t>5</w:t>
      </w:r>
      <w:r>
        <w:rPr>
          <w:rFonts w:ascii="Times New Roman" w:eastAsia="楷体" w:hAnsi="Times New Roman" w:hint="eastAsia"/>
          <w:b/>
          <w:sz w:val="22"/>
          <w:szCs w:val="24"/>
        </w:rPr>
        <w:t>的工作。</w:t>
      </w:r>
    </w:p>
    <w:p w14:paraId="5C812843" w14:textId="77777777" w:rsidR="00A642E7" w:rsidRPr="00B24616" w:rsidRDefault="00A642E7" w:rsidP="00A642E7">
      <w:pPr>
        <w:rPr>
          <w:rFonts w:ascii="Times New Roman" w:eastAsia="楷体" w:hAnsi="Times New Roman"/>
          <w:b/>
          <w:bCs/>
          <w:sz w:val="22"/>
        </w:rPr>
      </w:pPr>
    </w:p>
    <w:p w14:paraId="61F277B7" w14:textId="77777777" w:rsidR="00A642E7" w:rsidRDefault="00A642E7" w:rsidP="00A642E7">
      <w:pPr>
        <w:rPr>
          <w:rFonts w:ascii="Times New Roman" w:eastAsia="楷体" w:hAnsi="Times New Roman"/>
          <w:b/>
          <w:bCs/>
          <w:sz w:val="22"/>
        </w:rPr>
      </w:pPr>
    </w:p>
    <w:p w14:paraId="2DE79E78" w14:textId="77777777" w:rsidR="00A642E7" w:rsidRDefault="00A642E7" w:rsidP="00A642E7">
      <w:pPr>
        <w:rPr>
          <w:rFonts w:ascii="Times New Roman" w:eastAsia="楷体" w:hAnsi="Times New Roman"/>
          <w:b/>
          <w:bCs/>
          <w:sz w:val="22"/>
        </w:rPr>
      </w:pPr>
      <w:r>
        <w:rPr>
          <w:rFonts w:ascii="Times New Roman" w:eastAsia="楷体" w:hAnsi="Times New Roman"/>
          <w:b/>
          <w:bCs/>
          <w:noProof/>
          <w:sz w:val="22"/>
        </w:rPr>
        <w:drawing>
          <wp:inline distT="0" distB="0" distL="0" distR="0" wp14:anchorId="162E752A" wp14:editId="0F519996">
            <wp:extent cx="3016367" cy="1843470"/>
            <wp:effectExtent l="0" t="0" r="0" b="0"/>
            <wp:docPr id="2120820229" name="图片 21208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17399" cy="1844101"/>
                    </a:xfrm>
                    <a:prstGeom prst="rect">
                      <a:avLst/>
                    </a:prstGeom>
                    <a:noFill/>
                  </pic:spPr>
                </pic:pic>
              </a:graphicData>
            </a:graphic>
          </wp:inline>
        </w:drawing>
      </w:r>
    </w:p>
    <w:p w14:paraId="29B72628" w14:textId="77777777" w:rsidR="00A642E7" w:rsidRPr="008D31C6" w:rsidRDefault="00A642E7" w:rsidP="00A642E7">
      <w:pPr>
        <w:rPr>
          <w:rFonts w:ascii="Times New Roman" w:eastAsia="楷体" w:hAnsi="Times New Roman"/>
          <w:b/>
          <w:bCs/>
          <w:color w:val="0070C0"/>
          <w:sz w:val="22"/>
        </w:rPr>
      </w:pPr>
      <m:oMathPara>
        <m:oMathParaPr>
          <m:jc m:val="left"/>
        </m:oMathParaPr>
        <m:oMath>
          <m:r>
            <m:rPr>
              <m:sty m:val="bi"/>
            </m:rPr>
            <w:rPr>
              <w:rFonts w:ascii="Cambria Math" w:eastAsia="楷体" w:hAnsi="Cambria Math" w:cs="Times New Roman"/>
              <w:sz w:val="22"/>
              <w:szCs w:val="24"/>
            </w:rPr>
            <m:t>E→</m:t>
          </m:r>
          <m:sSub>
            <m:sSubPr>
              <m:ctrlPr>
                <w:rPr>
                  <w:rFonts w:ascii="Cambria Math" w:eastAsia="楷体" w:hAnsi="Cambria Math" w:cs="Times New Roman"/>
                  <w:b/>
                  <w:i/>
                  <w:sz w:val="22"/>
                  <w:szCs w:val="24"/>
                </w:rPr>
              </m:ctrlPr>
            </m:sSubPr>
            <m:e>
              <m:r>
                <m:rPr>
                  <m:sty m:val="bi"/>
                </m:rPr>
                <w:rPr>
                  <w:rFonts w:ascii="Cambria Math" w:eastAsia="楷体" w:hAnsi="Cambria Math" w:cs="Times New Roman"/>
                  <w:sz w:val="22"/>
                  <w:szCs w:val="24"/>
                </w:rPr>
                <m:t>E</m:t>
              </m:r>
            </m:e>
            <m:sub>
              <m:r>
                <m:rPr>
                  <m:sty m:val="bi"/>
                </m:rPr>
                <w:rPr>
                  <w:rFonts w:ascii="Cambria Math" w:eastAsia="楷体" w:hAnsi="Cambria Math" w:cs="Times New Roman"/>
                  <w:sz w:val="22"/>
                  <w:szCs w:val="24"/>
                </w:rPr>
                <m:t>1</m:t>
              </m:r>
            </m:sub>
          </m:sSub>
          <m:r>
            <m:rPr>
              <m:sty m:val="bi"/>
            </m:rPr>
            <w:rPr>
              <w:rFonts w:ascii="Cambria Math" w:eastAsia="楷体" w:hAnsi="Cambria Math" w:cs="Times New Roman"/>
              <w:color w:val="000000" w:themeColor="text1"/>
              <w:sz w:val="22"/>
              <w:szCs w:val="24"/>
            </w:rPr>
            <m:t>↑M</m:t>
          </m:r>
          <m:sSub>
            <m:sSubPr>
              <m:ctrlPr>
                <w:rPr>
                  <w:rFonts w:ascii="Cambria Math" w:eastAsia="楷体" w:hAnsi="Cambria Math" w:cs="Times New Roman"/>
                  <w:b/>
                  <w:i/>
                  <w:color w:val="000000" w:themeColor="text1"/>
                  <w:sz w:val="22"/>
                  <w:szCs w:val="24"/>
                </w:rPr>
              </m:ctrlPr>
            </m:sSubPr>
            <m:e>
              <m:r>
                <m:rPr>
                  <m:sty m:val="bi"/>
                </m:rPr>
                <w:rPr>
                  <w:rFonts w:ascii="Cambria Math" w:eastAsia="楷体" w:hAnsi="Cambria Math" w:cs="Times New Roman"/>
                  <w:color w:val="000000" w:themeColor="text1"/>
                  <w:sz w:val="22"/>
                  <w:szCs w:val="24"/>
                </w:rPr>
                <m:t>E</m:t>
              </m:r>
            </m:e>
            <m:sub>
              <m:r>
                <m:rPr>
                  <m:sty m:val="bi"/>
                </m:rPr>
                <w:rPr>
                  <w:rFonts w:ascii="Cambria Math" w:eastAsia="楷体" w:hAnsi="Cambria Math" w:cs="Times New Roman"/>
                  <w:color w:val="000000" w:themeColor="text1"/>
                  <w:sz w:val="22"/>
                  <w:szCs w:val="24"/>
                </w:rPr>
                <m:t>2</m:t>
              </m:r>
            </m:sub>
          </m:sSub>
          <m:r>
            <m:rPr>
              <m:sty m:val="bi"/>
            </m:rPr>
            <w:rPr>
              <w:rFonts w:ascii="Cambria Math" w:eastAsia="楷体" w:hAnsi="Cambria Math" w:cs="Times New Roman"/>
              <w:color w:val="0070C0"/>
              <w:sz w:val="22"/>
              <w:szCs w:val="24"/>
            </w:rPr>
            <m:t xml:space="preserve"> {backpatch</m:t>
          </m:r>
          <m:d>
            <m:dPr>
              <m:ctrlPr>
                <w:rPr>
                  <w:rFonts w:ascii="Cambria Math" w:eastAsia="楷体" w:hAnsi="Cambria Math" w:cs="Times New Roman"/>
                  <w:b/>
                  <w:i/>
                  <w:color w:val="0070C0"/>
                  <w:sz w:val="22"/>
                  <w:szCs w:val="24"/>
                </w:rPr>
              </m:ctrlPr>
            </m:dPr>
            <m:e>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E</m:t>
                  </m:r>
                </m:e>
                <m:sub>
                  <m:r>
                    <m:rPr>
                      <m:sty m:val="bi"/>
                    </m:rPr>
                    <w:rPr>
                      <w:rFonts w:ascii="Cambria Math" w:eastAsia="楷体" w:hAnsi="Cambria Math" w:cs="Times New Roman"/>
                      <w:color w:val="0070C0"/>
                      <w:sz w:val="22"/>
                      <w:szCs w:val="24"/>
                    </w:rPr>
                    <m:t>1</m:t>
                  </m:r>
                </m:sub>
              </m:sSub>
              <m:r>
                <m:rPr>
                  <m:sty m:val="bi"/>
                </m:rPr>
                <w:rPr>
                  <w:rFonts w:ascii="Cambria Math" w:eastAsia="楷体" w:hAnsi="Cambria Math" w:cs="Times New Roman"/>
                  <w:color w:val="0070C0"/>
                  <w:sz w:val="22"/>
                  <w:szCs w:val="24"/>
                </w:rPr>
                <m:t>.truelist, M.gotostm</m:t>
              </m:r>
            </m:e>
          </m:d>
          <m:r>
            <m:rPr>
              <m:sty m:val="bi"/>
            </m:rPr>
            <w:rPr>
              <w:rFonts w:ascii="Cambria Math" w:eastAsia="楷体" w:hAnsi="Cambria Math" w:cs="Times New Roman"/>
              <w:color w:val="0070C0"/>
              <w:sz w:val="22"/>
              <w:szCs w:val="24"/>
            </w:rPr>
            <m:t>;E.truelist=Merge</m:t>
          </m:r>
          <m:d>
            <m:dPr>
              <m:ctrlPr>
                <w:rPr>
                  <w:rFonts w:ascii="Cambria Math" w:eastAsia="楷体" w:hAnsi="Cambria Math" w:cs="Times New Roman"/>
                  <w:b/>
                  <w:i/>
                  <w:color w:val="0070C0"/>
                  <w:sz w:val="22"/>
                  <w:szCs w:val="24"/>
                </w:rPr>
              </m:ctrlPr>
            </m:dPr>
            <m:e>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E</m:t>
                  </m:r>
                </m:e>
                <m:sub>
                  <m:r>
                    <m:rPr>
                      <m:sty m:val="bi"/>
                    </m:rPr>
                    <w:rPr>
                      <w:rFonts w:ascii="Cambria Math" w:eastAsia="楷体" w:hAnsi="Cambria Math" w:cs="Times New Roman"/>
                      <w:color w:val="0070C0"/>
                      <w:sz w:val="22"/>
                      <w:szCs w:val="24"/>
                    </w:rPr>
                    <m:t>1</m:t>
                  </m:r>
                </m:sub>
              </m:sSub>
              <m:r>
                <m:rPr>
                  <m:sty m:val="bi"/>
                </m:rPr>
                <w:rPr>
                  <w:rFonts w:ascii="Cambria Math" w:eastAsia="楷体" w:hAnsi="Cambria Math" w:cs="Times New Roman"/>
                  <w:color w:val="0070C0"/>
                  <w:sz w:val="22"/>
                  <w:szCs w:val="24"/>
                </w:rPr>
                <m:t>.falselist,</m:t>
              </m:r>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E</m:t>
                  </m:r>
                </m:e>
                <m:sub>
                  <m:r>
                    <m:rPr>
                      <m:sty m:val="bi"/>
                    </m:rPr>
                    <w:rPr>
                      <w:rFonts w:ascii="Cambria Math" w:eastAsia="楷体" w:hAnsi="Cambria Math" w:cs="Times New Roman"/>
                      <w:color w:val="0070C0"/>
                      <w:sz w:val="22"/>
                      <w:szCs w:val="24"/>
                    </w:rPr>
                    <m:t>1</m:t>
                  </m:r>
                </m:sub>
              </m:sSub>
              <m:r>
                <m:rPr>
                  <m:sty m:val="bi"/>
                </m:rPr>
                <w:rPr>
                  <w:rFonts w:ascii="Cambria Math" w:eastAsia="楷体" w:hAnsi="Cambria Math" w:cs="Times New Roman"/>
                  <w:color w:val="0070C0"/>
                  <w:sz w:val="22"/>
                  <w:szCs w:val="24"/>
                </w:rPr>
                <m:t>.falselist</m:t>
              </m:r>
            </m:e>
          </m:d>
          <m:r>
            <m:rPr>
              <m:sty m:val="bi"/>
            </m:rPr>
            <w:rPr>
              <w:rFonts w:ascii="Cambria Math" w:eastAsia="楷体" w:hAnsi="Cambria Math" w:cs="Times New Roman"/>
              <w:color w:val="0070C0"/>
              <w:sz w:val="22"/>
              <w:szCs w:val="24"/>
            </w:rPr>
            <m:t>;E.falselist=</m:t>
          </m:r>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E</m:t>
              </m:r>
            </m:e>
            <m:sub>
              <m:r>
                <m:rPr>
                  <m:sty m:val="bi"/>
                </m:rPr>
                <w:rPr>
                  <w:rFonts w:ascii="Cambria Math" w:eastAsia="楷体" w:hAnsi="Cambria Math" w:cs="Times New Roman"/>
                  <w:color w:val="0070C0"/>
                  <w:sz w:val="22"/>
                  <w:szCs w:val="24"/>
                </w:rPr>
                <m:t>2</m:t>
              </m:r>
            </m:sub>
          </m:sSub>
          <m:r>
            <m:rPr>
              <m:sty m:val="bi"/>
            </m:rPr>
            <w:rPr>
              <w:rFonts w:ascii="Cambria Math" w:eastAsia="楷体" w:hAnsi="Cambria Math" w:cs="Times New Roman"/>
              <w:color w:val="0070C0"/>
              <w:sz w:val="22"/>
              <w:szCs w:val="24"/>
            </w:rPr>
            <m:t>.truelist}</m:t>
          </m:r>
        </m:oMath>
      </m:oMathPara>
    </w:p>
    <w:p w14:paraId="723F87B9" w14:textId="77777777" w:rsidR="00A642E7" w:rsidRPr="00F75BD0" w:rsidRDefault="00A642E7" w:rsidP="00A642E7">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M→ε</m:t>
          </m:r>
          <m:r>
            <m:rPr>
              <m:sty m:val="bi"/>
            </m:rPr>
            <w:rPr>
              <w:rFonts w:ascii="Cambria Math" w:eastAsia="楷体" w:hAnsi="Cambria Math" w:cs="Times New Roman"/>
              <w:color w:val="0070C0"/>
              <w:sz w:val="22"/>
              <w:szCs w:val="24"/>
            </w:rPr>
            <m:t xml:space="preserve"> {M.gotostm = nextstm ; }</m:t>
          </m:r>
        </m:oMath>
      </m:oMathPara>
    </w:p>
    <w:p w14:paraId="0A46B115" w14:textId="77777777" w:rsidR="00A642E7" w:rsidRDefault="00A642E7" w:rsidP="00A642E7">
      <w:pPr>
        <w:rPr>
          <w:rFonts w:ascii="Times New Roman" w:eastAsia="楷体" w:hAnsi="Times New Roman"/>
          <w:b/>
          <w:bCs/>
          <w:sz w:val="22"/>
        </w:rPr>
      </w:pPr>
    </w:p>
    <w:p w14:paraId="55042342" w14:textId="77777777" w:rsidR="00A642E7" w:rsidRDefault="00A642E7" w:rsidP="00A642E7">
      <w:pPr>
        <w:rPr>
          <w:rFonts w:ascii="Times New Roman" w:eastAsia="楷体" w:hAnsi="Times New Roman"/>
          <w:b/>
          <w:bCs/>
          <w:sz w:val="22"/>
        </w:rPr>
      </w:pPr>
    </w:p>
    <w:p w14:paraId="1AC97066" w14:textId="77777777" w:rsidR="00A642E7" w:rsidRDefault="00A642E7" w:rsidP="00A642E7">
      <w:pPr>
        <w:rPr>
          <w:rFonts w:ascii="Times New Roman" w:eastAsia="楷体" w:hAnsi="Times New Roman"/>
          <w:b/>
          <w:bCs/>
          <w:sz w:val="22"/>
        </w:rPr>
      </w:pPr>
      <w:r>
        <w:rPr>
          <w:rFonts w:ascii="Times New Roman" w:eastAsia="楷体" w:hAnsi="Times New Roman"/>
          <w:b/>
          <w:bCs/>
          <w:noProof/>
          <w:sz w:val="22"/>
        </w:rPr>
        <w:drawing>
          <wp:inline distT="0" distB="0" distL="0" distR="0" wp14:anchorId="487DD45A" wp14:editId="1E4857C4">
            <wp:extent cx="3143012" cy="2131970"/>
            <wp:effectExtent l="0" t="0" r="0" b="0"/>
            <wp:docPr id="90751041" name="图片 9075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51112" cy="2137465"/>
                    </a:xfrm>
                    <a:prstGeom prst="rect">
                      <a:avLst/>
                    </a:prstGeom>
                    <a:noFill/>
                  </pic:spPr>
                </pic:pic>
              </a:graphicData>
            </a:graphic>
          </wp:inline>
        </w:drawing>
      </w:r>
    </w:p>
    <w:p w14:paraId="3CE9AF3A" w14:textId="77777777" w:rsidR="00A642E7" w:rsidRPr="00FF6CD6" w:rsidRDefault="00A642E7" w:rsidP="00A642E7">
      <w:pPr>
        <w:rPr>
          <w:rFonts w:ascii="Times New Roman" w:eastAsia="楷体" w:hAnsi="Times New Roman"/>
          <w:b/>
          <w:color w:val="0070C0"/>
          <w:sz w:val="22"/>
          <w:szCs w:val="24"/>
        </w:rPr>
      </w:pPr>
      <m:oMath>
        <m:r>
          <m:rPr>
            <m:sty m:val="bi"/>
          </m:rPr>
          <w:rPr>
            <w:rFonts w:ascii="Cambria Math" w:eastAsia="楷体" w:hAnsi="Cambria Math" w:cs="Times New Roman"/>
            <w:sz w:val="22"/>
            <w:szCs w:val="24"/>
          </w:rPr>
          <m:t xml:space="preserve">S→repeat </m:t>
        </m:r>
        <m:sSub>
          <m:sSubPr>
            <m:ctrlPr>
              <w:rPr>
                <w:rFonts w:ascii="Cambria Math" w:eastAsia="楷体" w:hAnsi="Cambria Math" w:cs="Times New Roman"/>
                <w:b/>
                <w:i/>
                <w:sz w:val="22"/>
                <w:szCs w:val="24"/>
              </w:rPr>
            </m:ctrlPr>
          </m:sSubPr>
          <m:e>
            <m:r>
              <m:rPr>
                <m:sty m:val="bi"/>
              </m:rPr>
              <w:rPr>
                <w:rFonts w:ascii="Cambria Math" w:eastAsia="楷体" w:hAnsi="Cambria Math" w:cs="Times New Roman"/>
                <w:sz w:val="22"/>
                <w:szCs w:val="24"/>
              </w:rPr>
              <m:t>M</m:t>
            </m:r>
          </m:e>
          <m:sub>
            <m:r>
              <m:rPr>
                <m:sty m:val="bi"/>
              </m:rPr>
              <w:rPr>
                <w:rFonts w:ascii="Cambria Math" w:eastAsia="楷体" w:hAnsi="Cambria Math" w:cs="Times New Roman"/>
                <w:sz w:val="22"/>
                <w:szCs w:val="24"/>
              </w:rPr>
              <m:t>1</m:t>
            </m:r>
          </m:sub>
        </m:sSub>
        <m:r>
          <m:rPr>
            <m:sty m:val="bi"/>
          </m:rPr>
          <w:rPr>
            <w:rFonts w:ascii="Cambria Math" w:eastAsia="楷体" w:hAnsi="Cambria Math" w:cs="Times New Roman"/>
            <w:sz w:val="22"/>
            <w:szCs w:val="24"/>
          </w:rPr>
          <m:t xml:space="preserve"> </m:t>
        </m:r>
        <m:sSub>
          <m:sSubPr>
            <m:ctrlPr>
              <w:rPr>
                <w:rFonts w:ascii="Cambria Math" w:eastAsia="楷体" w:hAnsi="Cambria Math" w:cs="Times New Roman"/>
                <w:b/>
                <w:i/>
                <w:sz w:val="22"/>
                <w:szCs w:val="24"/>
              </w:rPr>
            </m:ctrlPr>
          </m:sSubPr>
          <m:e>
            <m:r>
              <m:rPr>
                <m:sty m:val="bi"/>
              </m:rPr>
              <w:rPr>
                <w:rFonts w:ascii="Cambria Math" w:eastAsia="楷体" w:hAnsi="Cambria Math" w:cs="Times New Roman"/>
                <w:sz w:val="22"/>
                <w:szCs w:val="24"/>
              </w:rPr>
              <m:t>S</m:t>
            </m:r>
          </m:e>
          <m:sub>
            <m:r>
              <m:rPr>
                <m:sty m:val="bi"/>
              </m:rPr>
              <w:rPr>
                <w:rFonts w:ascii="Cambria Math" w:eastAsia="楷体" w:hAnsi="Cambria Math" w:cs="Times New Roman"/>
                <w:sz w:val="22"/>
                <w:szCs w:val="24"/>
              </w:rPr>
              <m:t>1</m:t>
            </m:r>
          </m:sub>
        </m:sSub>
        <m:r>
          <m:rPr>
            <m:sty m:val="bi"/>
          </m:rPr>
          <w:rPr>
            <w:rFonts w:ascii="Cambria Math" w:eastAsia="楷体" w:hAnsi="Cambria Math" w:cs="Times New Roman"/>
            <w:sz w:val="22"/>
            <w:szCs w:val="24"/>
          </w:rPr>
          <m:t xml:space="preserve"> until </m:t>
        </m:r>
        <m:sSub>
          <m:sSubPr>
            <m:ctrlPr>
              <w:rPr>
                <w:rFonts w:ascii="Cambria Math" w:eastAsia="楷体" w:hAnsi="Cambria Math" w:cs="Times New Roman"/>
                <w:b/>
                <w:i/>
                <w:sz w:val="22"/>
                <w:szCs w:val="24"/>
              </w:rPr>
            </m:ctrlPr>
          </m:sSubPr>
          <m:e>
            <m:r>
              <m:rPr>
                <m:sty m:val="bi"/>
              </m:rPr>
              <w:rPr>
                <w:rFonts w:ascii="Cambria Math" w:eastAsia="楷体" w:hAnsi="Cambria Math" w:cs="Times New Roman"/>
                <w:sz w:val="22"/>
                <w:szCs w:val="24"/>
              </w:rPr>
              <m:t>M</m:t>
            </m:r>
          </m:e>
          <m:sub>
            <m:r>
              <m:rPr>
                <m:sty m:val="bi"/>
              </m:rPr>
              <w:rPr>
                <w:rFonts w:ascii="Cambria Math" w:eastAsia="楷体" w:hAnsi="Cambria Math" w:cs="Times New Roman"/>
                <w:sz w:val="22"/>
                <w:szCs w:val="24"/>
              </w:rPr>
              <m:t>2</m:t>
            </m:r>
          </m:sub>
        </m:sSub>
        <m:r>
          <m:rPr>
            <m:sty m:val="bi"/>
          </m:rPr>
          <w:rPr>
            <w:rFonts w:ascii="Cambria Math" w:eastAsia="楷体" w:hAnsi="Cambria Math" w:cs="Times New Roman"/>
            <w:sz w:val="22"/>
            <w:szCs w:val="24"/>
          </w:rPr>
          <m:t xml:space="preserve"> E</m:t>
        </m:r>
      </m:oMath>
      <w:r>
        <w:rPr>
          <w:rFonts w:ascii="Times New Roman" w:eastAsia="楷体" w:hAnsi="Times New Roman" w:hint="eastAsia"/>
          <w:b/>
          <w:sz w:val="22"/>
          <w:szCs w:val="24"/>
        </w:rPr>
        <w:t xml:space="preserve"> </w:t>
      </w:r>
      <m:oMath>
        <m:r>
          <m:rPr>
            <m:sty m:val="bi"/>
          </m:rPr>
          <w:rPr>
            <w:rFonts w:ascii="Cambria Math" w:eastAsia="楷体" w:hAnsi="Cambria Math" w:cs="Times New Roman"/>
            <w:color w:val="0070C0"/>
            <w:sz w:val="22"/>
            <w:szCs w:val="24"/>
          </w:rPr>
          <m:t>{backpatch</m:t>
        </m:r>
        <m:d>
          <m:dPr>
            <m:ctrlPr>
              <w:rPr>
                <w:rFonts w:ascii="Cambria Math" w:eastAsia="楷体" w:hAnsi="Cambria Math" w:cs="Times New Roman"/>
                <w:b/>
                <w:i/>
                <w:color w:val="0070C0"/>
                <w:sz w:val="22"/>
                <w:szCs w:val="24"/>
              </w:rPr>
            </m:ctrlPr>
          </m:dPr>
          <m:e>
            <m:r>
              <m:rPr>
                <m:sty m:val="bi"/>
              </m:rPr>
              <w:rPr>
                <w:rFonts w:ascii="Cambria Math" w:eastAsia="楷体" w:hAnsi="Cambria Math" w:cs="Times New Roman"/>
                <w:color w:val="0070C0"/>
                <w:sz w:val="22"/>
                <w:szCs w:val="24"/>
              </w:rPr>
              <m:t>E.falselist,</m:t>
            </m:r>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M</m:t>
                </m:r>
              </m:e>
              <m:sub>
                <m:r>
                  <m:rPr>
                    <m:sty m:val="bi"/>
                  </m:rPr>
                  <w:rPr>
                    <w:rFonts w:ascii="Cambria Math" w:eastAsia="楷体" w:hAnsi="Cambria Math" w:cs="Times New Roman"/>
                    <w:color w:val="0070C0"/>
                    <w:sz w:val="22"/>
                    <w:szCs w:val="24"/>
                  </w:rPr>
                  <m:t>1</m:t>
                </m:r>
              </m:sub>
            </m:sSub>
            <m:r>
              <m:rPr>
                <m:sty m:val="bi"/>
              </m:rPr>
              <w:rPr>
                <w:rFonts w:ascii="Cambria Math" w:eastAsia="楷体" w:hAnsi="Cambria Math" w:cs="Times New Roman"/>
                <w:color w:val="0070C0"/>
                <w:sz w:val="22"/>
                <w:szCs w:val="24"/>
              </w:rPr>
              <m:t xml:space="preserve"> .gotostm</m:t>
            </m:r>
          </m:e>
        </m:d>
        <m:r>
          <m:rPr>
            <m:sty m:val="bi"/>
          </m:rPr>
          <w:rPr>
            <w:rFonts w:ascii="Cambria Math" w:eastAsia="楷体" w:hAnsi="Cambria Math" w:cs="Times New Roman"/>
            <w:color w:val="0070C0"/>
            <w:sz w:val="22"/>
            <w:szCs w:val="24"/>
          </w:rPr>
          <m:t>;backpatch</m:t>
        </m:r>
        <m:d>
          <m:dPr>
            <m:ctrlPr>
              <w:rPr>
                <w:rFonts w:ascii="Cambria Math" w:eastAsia="楷体" w:hAnsi="Cambria Math" w:cs="Times New Roman"/>
                <w:b/>
                <w:i/>
                <w:color w:val="0070C0"/>
                <w:sz w:val="22"/>
                <w:szCs w:val="24"/>
              </w:rPr>
            </m:ctrlPr>
          </m:dPr>
          <m:e>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S</m:t>
                </m:r>
              </m:e>
              <m:sub>
                <m:r>
                  <m:rPr>
                    <m:sty m:val="bi"/>
                  </m:rPr>
                  <w:rPr>
                    <w:rFonts w:ascii="Cambria Math" w:eastAsia="楷体" w:hAnsi="Cambria Math" w:cs="Times New Roman"/>
                    <w:color w:val="0070C0"/>
                    <w:sz w:val="22"/>
                    <w:szCs w:val="24"/>
                  </w:rPr>
                  <m:t>1</m:t>
                </m:r>
              </m:sub>
            </m:sSub>
            <m:r>
              <m:rPr>
                <m:sty m:val="bi"/>
              </m:rPr>
              <w:rPr>
                <w:rFonts w:ascii="Cambria Math" w:eastAsia="楷体" w:hAnsi="Cambria Math" w:cs="Times New Roman"/>
                <w:color w:val="0070C0"/>
                <w:sz w:val="22"/>
                <w:szCs w:val="24"/>
              </w:rPr>
              <m:t>.</m:t>
            </m:r>
            <m:r>
              <m:rPr>
                <m:sty m:val="bi"/>
              </m:rPr>
              <w:rPr>
                <w:rFonts w:ascii="Cambria Math" w:eastAsia="楷体" w:hAnsi="Cambria Math" w:cs="Times New Roman" w:hint="eastAsia"/>
                <w:color w:val="0070C0"/>
                <w:sz w:val="22"/>
                <w:szCs w:val="24"/>
              </w:rPr>
              <m:t>next</m:t>
            </m:r>
            <m:r>
              <m:rPr>
                <m:sty m:val="bi"/>
              </m:rPr>
              <w:rPr>
                <w:rFonts w:ascii="Cambria Math" w:eastAsia="楷体" w:hAnsi="Cambria Math" w:cs="Times New Roman"/>
                <w:color w:val="0070C0"/>
                <w:sz w:val="22"/>
                <w:szCs w:val="24"/>
              </w:rPr>
              <m:t>list,</m:t>
            </m:r>
            <m:sSub>
              <m:sSubPr>
                <m:ctrlPr>
                  <w:rPr>
                    <w:rFonts w:ascii="Cambria Math" w:eastAsia="楷体" w:hAnsi="Cambria Math" w:cs="Times New Roman"/>
                    <w:b/>
                    <w:i/>
                    <w:color w:val="0070C0"/>
                    <w:sz w:val="22"/>
                    <w:szCs w:val="24"/>
                  </w:rPr>
                </m:ctrlPr>
              </m:sSubPr>
              <m:e>
                <m:r>
                  <m:rPr>
                    <m:sty m:val="bi"/>
                  </m:rPr>
                  <w:rPr>
                    <w:rFonts w:ascii="Cambria Math" w:eastAsia="楷体" w:hAnsi="Cambria Math" w:cs="Times New Roman"/>
                    <w:color w:val="0070C0"/>
                    <w:sz w:val="22"/>
                    <w:szCs w:val="24"/>
                  </w:rPr>
                  <m:t>M</m:t>
                </m:r>
              </m:e>
              <m:sub>
                <m:r>
                  <m:rPr>
                    <m:sty m:val="bi"/>
                  </m:rPr>
                  <w:rPr>
                    <w:rFonts w:ascii="Cambria Math" w:eastAsia="楷体" w:hAnsi="Cambria Math" w:cs="Times New Roman"/>
                    <w:color w:val="0070C0"/>
                    <w:sz w:val="22"/>
                    <w:szCs w:val="24"/>
                  </w:rPr>
                  <m:t>2</m:t>
                </m:r>
              </m:sub>
            </m:sSub>
            <m:r>
              <m:rPr>
                <m:sty m:val="bi"/>
              </m:rPr>
              <w:rPr>
                <w:rFonts w:ascii="Cambria Math" w:eastAsia="楷体" w:hAnsi="Cambria Math" w:cs="Times New Roman"/>
                <w:color w:val="0070C0"/>
                <w:sz w:val="22"/>
                <w:szCs w:val="24"/>
              </w:rPr>
              <m:t xml:space="preserve"> .gotostm</m:t>
            </m:r>
          </m:e>
        </m:d>
        <m:r>
          <m:rPr>
            <m:sty m:val="bi"/>
          </m:rPr>
          <w:rPr>
            <w:rFonts w:ascii="Cambria Math" w:eastAsia="楷体" w:hAnsi="Cambria Math" w:cs="Times New Roman"/>
            <w:color w:val="0070C0"/>
            <w:sz w:val="22"/>
            <w:szCs w:val="24"/>
          </w:rPr>
          <m:t>;S.</m:t>
        </m:r>
        <m:r>
          <m:rPr>
            <m:sty m:val="bi"/>
          </m:rPr>
          <w:rPr>
            <w:rFonts w:ascii="Cambria Math" w:eastAsia="楷体" w:hAnsi="Cambria Math" w:cs="Times New Roman" w:hint="eastAsia"/>
            <w:color w:val="0070C0"/>
            <w:sz w:val="22"/>
            <w:szCs w:val="24"/>
          </w:rPr>
          <m:t>next</m:t>
        </m:r>
        <m:r>
          <m:rPr>
            <m:sty m:val="bi"/>
          </m:rPr>
          <w:rPr>
            <w:rFonts w:ascii="Cambria Math" w:eastAsia="楷体" w:hAnsi="Cambria Math" w:cs="Times New Roman"/>
            <w:color w:val="0070C0"/>
            <w:sz w:val="22"/>
            <w:szCs w:val="24"/>
          </w:rPr>
          <m:t>list=E.truelist}</m:t>
        </m:r>
      </m:oMath>
    </w:p>
    <w:p w14:paraId="6BF42A6C" w14:textId="77777777" w:rsidR="00A642E7" w:rsidRPr="00F75BD0" w:rsidRDefault="00A642E7" w:rsidP="00A642E7">
      <w:pPr>
        <w:rPr>
          <w:rFonts w:ascii="Times New Roman" w:eastAsia="楷体" w:hAnsi="Times New Roman" w:cs="Times New Roman"/>
          <w:b/>
          <w:bCs/>
          <w:sz w:val="22"/>
          <w:szCs w:val="24"/>
        </w:rPr>
      </w:pPr>
      <m:oMathPara>
        <m:oMathParaPr>
          <m:jc m:val="left"/>
        </m:oMathParaPr>
        <m:oMath>
          <m:r>
            <m:rPr>
              <m:sty m:val="bi"/>
            </m:rPr>
            <w:rPr>
              <w:rFonts w:ascii="Cambria Math" w:eastAsia="楷体" w:hAnsi="Cambria Math" w:cs="Times New Roman"/>
              <w:sz w:val="22"/>
              <w:szCs w:val="24"/>
            </w:rPr>
            <m:t>M→ε</m:t>
          </m:r>
          <m:r>
            <m:rPr>
              <m:sty m:val="bi"/>
            </m:rPr>
            <w:rPr>
              <w:rFonts w:ascii="Cambria Math" w:eastAsia="楷体" w:hAnsi="Cambria Math" w:cs="Times New Roman"/>
              <w:color w:val="0070C0"/>
              <w:sz w:val="22"/>
              <w:szCs w:val="24"/>
            </w:rPr>
            <m:t xml:space="preserve"> {M.gotostm = nextstm ; }</m:t>
          </m:r>
        </m:oMath>
      </m:oMathPara>
    </w:p>
    <w:p w14:paraId="110C4FB9" w14:textId="77777777" w:rsidR="00A642E7" w:rsidRPr="00B24616" w:rsidRDefault="00A642E7" w:rsidP="00A642E7">
      <w:pPr>
        <w:rPr>
          <w:rFonts w:ascii="Times New Roman" w:eastAsia="楷体" w:hAnsi="Times New Roman"/>
          <w:b/>
          <w:bCs/>
          <w:sz w:val="22"/>
        </w:rPr>
      </w:pPr>
    </w:p>
    <w:p w14:paraId="3A9DA478" w14:textId="77777777" w:rsidR="00D142C0" w:rsidRPr="00D142C0" w:rsidRDefault="00D142C0" w:rsidP="00D142C0"/>
    <w:sectPr w:rsidR="00D142C0" w:rsidRPr="00D14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9F00C" w14:textId="77777777" w:rsidR="00E515C8" w:rsidRDefault="00E515C8" w:rsidP="00B34706">
      <w:r>
        <w:separator/>
      </w:r>
    </w:p>
  </w:endnote>
  <w:endnote w:type="continuationSeparator" w:id="0">
    <w:p w14:paraId="4213078B" w14:textId="77777777" w:rsidR="00E515C8" w:rsidRDefault="00E515C8" w:rsidP="00B34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72453"/>
      <w:docPartObj>
        <w:docPartGallery w:val="Page Numbers (Bottom of Page)"/>
        <w:docPartUnique/>
      </w:docPartObj>
    </w:sdtPr>
    <w:sdtContent>
      <w:p w14:paraId="12AA9FBC" w14:textId="3044C6DF" w:rsidR="009E0E7B" w:rsidRDefault="009E0E7B">
        <w:pPr>
          <w:pStyle w:val="aa"/>
          <w:jc w:val="center"/>
        </w:pPr>
        <w:r w:rsidRPr="009E0E7B">
          <w:rPr>
            <w:rFonts w:ascii="Times New Roman" w:hAnsi="Times New Roman" w:cs="Times New Roman"/>
          </w:rPr>
          <w:fldChar w:fldCharType="begin"/>
        </w:r>
        <w:r w:rsidRPr="009E0E7B">
          <w:rPr>
            <w:rFonts w:ascii="Times New Roman" w:hAnsi="Times New Roman" w:cs="Times New Roman"/>
          </w:rPr>
          <w:instrText>PAGE   \* MERGEFORMAT</w:instrText>
        </w:r>
        <w:r w:rsidRPr="009E0E7B">
          <w:rPr>
            <w:rFonts w:ascii="Times New Roman" w:hAnsi="Times New Roman" w:cs="Times New Roman"/>
          </w:rPr>
          <w:fldChar w:fldCharType="separate"/>
        </w:r>
        <w:r w:rsidRPr="009E0E7B">
          <w:rPr>
            <w:rFonts w:ascii="Times New Roman" w:hAnsi="Times New Roman" w:cs="Times New Roman"/>
            <w:lang w:val="zh-CN"/>
          </w:rPr>
          <w:t>2</w:t>
        </w:r>
        <w:r w:rsidRPr="009E0E7B">
          <w:rPr>
            <w:rFonts w:ascii="Times New Roman" w:hAnsi="Times New Roman" w:cs="Times New Roman"/>
          </w:rPr>
          <w:fldChar w:fldCharType="end"/>
        </w:r>
      </w:p>
    </w:sdtContent>
  </w:sdt>
  <w:p w14:paraId="01DDF6F2" w14:textId="77777777" w:rsidR="009E0E7B" w:rsidRDefault="009E0E7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0AB6A" w14:textId="77777777" w:rsidR="00E515C8" w:rsidRDefault="00E515C8" w:rsidP="00B34706">
      <w:r>
        <w:separator/>
      </w:r>
    </w:p>
  </w:footnote>
  <w:footnote w:type="continuationSeparator" w:id="0">
    <w:p w14:paraId="7784B606" w14:textId="77777777" w:rsidR="00E515C8" w:rsidRDefault="00E515C8" w:rsidP="00B34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1F18"/>
    <w:multiLevelType w:val="multilevel"/>
    <w:tmpl w:val="03868F0E"/>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5F38B4"/>
    <w:multiLevelType w:val="multilevel"/>
    <w:tmpl w:val="FCA63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20773D7"/>
    <w:multiLevelType w:val="multilevel"/>
    <w:tmpl w:val="020773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2617B2F"/>
    <w:multiLevelType w:val="hybridMultilevel"/>
    <w:tmpl w:val="173A7020"/>
    <w:lvl w:ilvl="0" w:tplc="06E61FBC">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50968DF"/>
    <w:multiLevelType w:val="multilevel"/>
    <w:tmpl w:val="3510FE42"/>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5E7207A"/>
    <w:multiLevelType w:val="multilevel"/>
    <w:tmpl w:val="2236E5D8"/>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7627AA4"/>
    <w:multiLevelType w:val="multilevel"/>
    <w:tmpl w:val="71043E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E96332"/>
    <w:multiLevelType w:val="multilevel"/>
    <w:tmpl w:val="57D4C896"/>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0A614D9A"/>
    <w:multiLevelType w:val="multilevel"/>
    <w:tmpl w:val="B0A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30D0A"/>
    <w:multiLevelType w:val="hybridMultilevel"/>
    <w:tmpl w:val="35AC8A90"/>
    <w:lvl w:ilvl="0" w:tplc="465C9C2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D6923E0"/>
    <w:multiLevelType w:val="multilevel"/>
    <w:tmpl w:val="1CE84232"/>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14655A2"/>
    <w:multiLevelType w:val="hybridMultilevel"/>
    <w:tmpl w:val="D590B7A4"/>
    <w:lvl w:ilvl="0" w:tplc="A296CE28">
      <w:start w:val="1"/>
      <w:numFmt w:val="decimal"/>
      <w:lvlText w:val="%1:"/>
      <w:lvlJc w:val="left"/>
      <w:pPr>
        <w:ind w:left="864" w:hanging="440"/>
      </w:pPr>
      <w:rPr>
        <w:rFonts w:hint="eastAsia"/>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2" w15:restartNumberingAfterBreak="0">
    <w:nsid w:val="16FB5517"/>
    <w:multiLevelType w:val="multilevel"/>
    <w:tmpl w:val="4D82DF4E"/>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B647476"/>
    <w:multiLevelType w:val="multilevel"/>
    <w:tmpl w:val="51EA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8C6DB7"/>
    <w:multiLevelType w:val="hybridMultilevel"/>
    <w:tmpl w:val="999C86A2"/>
    <w:lvl w:ilvl="0" w:tplc="FC0E3236">
      <w:numFmt w:val="decimal"/>
      <w:lvlText w:val="%1:"/>
      <w:lvlJc w:val="left"/>
      <w:pPr>
        <w:ind w:left="864"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29F6A6A"/>
    <w:multiLevelType w:val="multilevel"/>
    <w:tmpl w:val="53289224"/>
    <w:lvl w:ilvl="0">
      <w:start w:val="1"/>
      <w:numFmt w:val="decimal"/>
      <w:lvlText w:val="%1."/>
      <w:lvlJc w:val="left"/>
      <w:pPr>
        <w:tabs>
          <w:tab w:val="num" w:pos="502"/>
        </w:tabs>
        <w:ind w:left="502"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5457368"/>
    <w:multiLevelType w:val="multilevel"/>
    <w:tmpl w:val="743A4332"/>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7006223"/>
    <w:multiLevelType w:val="hybridMultilevel"/>
    <w:tmpl w:val="09EE53A6"/>
    <w:lvl w:ilvl="0" w:tplc="5DEA41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310AFE"/>
    <w:multiLevelType w:val="multilevel"/>
    <w:tmpl w:val="B800778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D071CD"/>
    <w:multiLevelType w:val="multilevel"/>
    <w:tmpl w:val="54106C12"/>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38E577F2"/>
    <w:multiLevelType w:val="multilevel"/>
    <w:tmpl w:val="A66ADAB4"/>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EC29CB"/>
    <w:multiLevelType w:val="multilevel"/>
    <w:tmpl w:val="23F25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B67E18"/>
    <w:multiLevelType w:val="hybridMultilevel"/>
    <w:tmpl w:val="173A7020"/>
    <w:lvl w:ilvl="0" w:tplc="FFFFFFFF">
      <w:numFmt w:val="decimal"/>
      <w:lvlText w:val="%1:"/>
      <w:lvlJc w:val="left"/>
      <w:pPr>
        <w:ind w:left="440" w:hanging="440"/>
      </w:pPr>
      <w:rPr>
        <w:rFonts w:hint="eastAsia"/>
      </w:rPr>
    </w:lvl>
    <w:lvl w:ilvl="1" w:tplc="FFFFFFFF" w:tentative="1">
      <w:start w:val="1"/>
      <w:numFmt w:val="lowerLetter"/>
      <w:lvlText w:val="%2)"/>
      <w:lvlJc w:val="left"/>
      <w:pPr>
        <w:ind w:left="1022" w:hanging="440"/>
      </w:pPr>
    </w:lvl>
    <w:lvl w:ilvl="2" w:tplc="FFFFFFFF" w:tentative="1">
      <w:start w:val="1"/>
      <w:numFmt w:val="lowerRoman"/>
      <w:lvlText w:val="%3."/>
      <w:lvlJc w:val="right"/>
      <w:pPr>
        <w:ind w:left="1462" w:hanging="440"/>
      </w:pPr>
    </w:lvl>
    <w:lvl w:ilvl="3" w:tplc="FFFFFFFF" w:tentative="1">
      <w:start w:val="1"/>
      <w:numFmt w:val="decimal"/>
      <w:lvlText w:val="%4."/>
      <w:lvlJc w:val="left"/>
      <w:pPr>
        <w:ind w:left="1902" w:hanging="440"/>
      </w:pPr>
    </w:lvl>
    <w:lvl w:ilvl="4" w:tplc="FFFFFFFF" w:tentative="1">
      <w:start w:val="1"/>
      <w:numFmt w:val="lowerLetter"/>
      <w:lvlText w:val="%5)"/>
      <w:lvlJc w:val="left"/>
      <w:pPr>
        <w:ind w:left="2342" w:hanging="440"/>
      </w:pPr>
    </w:lvl>
    <w:lvl w:ilvl="5" w:tplc="FFFFFFFF" w:tentative="1">
      <w:start w:val="1"/>
      <w:numFmt w:val="lowerRoman"/>
      <w:lvlText w:val="%6."/>
      <w:lvlJc w:val="right"/>
      <w:pPr>
        <w:ind w:left="2782" w:hanging="440"/>
      </w:pPr>
    </w:lvl>
    <w:lvl w:ilvl="6" w:tplc="FFFFFFFF" w:tentative="1">
      <w:start w:val="1"/>
      <w:numFmt w:val="decimal"/>
      <w:lvlText w:val="%7."/>
      <w:lvlJc w:val="left"/>
      <w:pPr>
        <w:ind w:left="3222" w:hanging="440"/>
      </w:pPr>
    </w:lvl>
    <w:lvl w:ilvl="7" w:tplc="FFFFFFFF" w:tentative="1">
      <w:start w:val="1"/>
      <w:numFmt w:val="lowerLetter"/>
      <w:lvlText w:val="%8)"/>
      <w:lvlJc w:val="left"/>
      <w:pPr>
        <w:ind w:left="3662" w:hanging="440"/>
      </w:pPr>
    </w:lvl>
    <w:lvl w:ilvl="8" w:tplc="FFFFFFFF" w:tentative="1">
      <w:start w:val="1"/>
      <w:numFmt w:val="lowerRoman"/>
      <w:lvlText w:val="%9."/>
      <w:lvlJc w:val="right"/>
      <w:pPr>
        <w:ind w:left="4102" w:hanging="440"/>
      </w:pPr>
    </w:lvl>
  </w:abstractNum>
  <w:abstractNum w:abstractNumId="23" w15:restartNumberingAfterBreak="0">
    <w:nsid w:val="3F6432BD"/>
    <w:multiLevelType w:val="multilevel"/>
    <w:tmpl w:val="63B6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B0265"/>
    <w:multiLevelType w:val="hybridMultilevel"/>
    <w:tmpl w:val="FD9CF9C4"/>
    <w:lvl w:ilvl="0" w:tplc="D0ACCDE2">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092C"/>
    <w:multiLevelType w:val="multilevel"/>
    <w:tmpl w:val="2ECA874E"/>
    <w:lvl w:ilvl="0">
      <w:start w:val="1"/>
      <w:numFmt w:val="decimal"/>
      <w:lvlText w:val="%1."/>
      <w:lvlJc w:val="left"/>
      <w:pPr>
        <w:ind w:left="0" w:firstLine="0"/>
      </w:pPr>
      <w:rPr>
        <w:rFonts w:ascii="Times New Roman" w:hAnsi="Times New Roman" w:cs="Times New Roman" w:hint="default"/>
        <w:b w:val="0"/>
        <w:bCs w:val="0"/>
        <w:i w:val="0"/>
        <w:iCs w:val="0"/>
        <w:smallCaps w:val="0"/>
        <w:color w:val="000000"/>
        <w:spacing w:val="0"/>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8CD1C77"/>
    <w:multiLevelType w:val="multilevel"/>
    <w:tmpl w:val="6A7460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9711A14"/>
    <w:multiLevelType w:val="hybridMultilevel"/>
    <w:tmpl w:val="7858437E"/>
    <w:lvl w:ilvl="0" w:tplc="CD6C1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4B2FAF"/>
    <w:multiLevelType w:val="hybridMultilevel"/>
    <w:tmpl w:val="F00A7580"/>
    <w:lvl w:ilvl="0" w:tplc="A296CE2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10E12E4"/>
    <w:multiLevelType w:val="multilevel"/>
    <w:tmpl w:val="3EBABBE2"/>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15:restartNumberingAfterBreak="0">
    <w:nsid w:val="6187A9F6"/>
    <w:multiLevelType w:val="singleLevel"/>
    <w:tmpl w:val="6187A9F6"/>
    <w:lvl w:ilvl="0">
      <w:start w:val="5"/>
      <w:numFmt w:val="decimal"/>
      <w:suff w:val="space"/>
      <w:lvlText w:val="%1."/>
      <w:lvlJc w:val="left"/>
    </w:lvl>
  </w:abstractNum>
  <w:abstractNum w:abstractNumId="31" w15:restartNumberingAfterBreak="0">
    <w:nsid w:val="65065CE6"/>
    <w:multiLevelType w:val="multilevel"/>
    <w:tmpl w:val="398076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83635AA"/>
    <w:multiLevelType w:val="hybridMultilevel"/>
    <w:tmpl w:val="138C3612"/>
    <w:lvl w:ilvl="0" w:tplc="C64CD032">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5B5CA5"/>
    <w:multiLevelType w:val="multilevel"/>
    <w:tmpl w:val="C9127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D65AB6"/>
    <w:multiLevelType w:val="multilevel"/>
    <w:tmpl w:val="6A7460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89E24DF"/>
    <w:multiLevelType w:val="multilevel"/>
    <w:tmpl w:val="789E24DF"/>
    <w:lvl w:ilvl="0">
      <w:start w:val="1"/>
      <w:numFmt w:val="decimal"/>
      <w:lvlText w:val="(%1)"/>
      <w:lvlJc w:val="left"/>
      <w:pPr>
        <w:ind w:left="360" w:hanging="36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8A34574"/>
    <w:multiLevelType w:val="hybridMultilevel"/>
    <w:tmpl w:val="D5FC9BBA"/>
    <w:lvl w:ilvl="0" w:tplc="5C1650B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9875239">
    <w:abstractNumId w:val="26"/>
  </w:num>
  <w:num w:numId="2" w16cid:durableId="632446400">
    <w:abstractNumId w:val="21"/>
  </w:num>
  <w:num w:numId="3" w16cid:durableId="1041053539">
    <w:abstractNumId w:val="34"/>
  </w:num>
  <w:num w:numId="4" w16cid:durableId="2121098134">
    <w:abstractNumId w:val="15"/>
  </w:num>
  <w:num w:numId="5" w16cid:durableId="516777666">
    <w:abstractNumId w:val="31"/>
  </w:num>
  <w:num w:numId="6" w16cid:durableId="781725046">
    <w:abstractNumId w:val="6"/>
    <w:lvlOverride w:ilvl="0">
      <w:lvl w:ilvl="0">
        <w:numFmt w:val="decimal"/>
        <w:lvlText w:val="%1."/>
        <w:lvlJc w:val="left"/>
      </w:lvl>
    </w:lvlOverride>
  </w:num>
  <w:num w:numId="7" w16cid:durableId="705645589">
    <w:abstractNumId w:val="1"/>
  </w:num>
  <w:num w:numId="8" w16cid:durableId="2796074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11794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212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38047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91150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5738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32661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1411315">
    <w:abstractNumId w:val="9"/>
  </w:num>
  <w:num w:numId="16" w16cid:durableId="214972226">
    <w:abstractNumId w:val="32"/>
  </w:num>
  <w:num w:numId="17" w16cid:durableId="1821994430">
    <w:abstractNumId w:val="24"/>
  </w:num>
  <w:num w:numId="18" w16cid:durableId="1077483982">
    <w:abstractNumId w:val="17"/>
  </w:num>
  <w:num w:numId="19" w16cid:durableId="790440361">
    <w:abstractNumId w:val="27"/>
  </w:num>
  <w:num w:numId="20" w16cid:durableId="1992369634">
    <w:abstractNumId w:val="36"/>
  </w:num>
  <w:num w:numId="21" w16cid:durableId="231550183">
    <w:abstractNumId w:val="33"/>
  </w:num>
  <w:num w:numId="22" w16cid:durableId="1353801720">
    <w:abstractNumId w:val="8"/>
  </w:num>
  <w:num w:numId="23" w16cid:durableId="1774550301">
    <w:abstractNumId w:val="23"/>
  </w:num>
  <w:num w:numId="24" w16cid:durableId="209191107">
    <w:abstractNumId w:val="13"/>
  </w:num>
  <w:num w:numId="25" w16cid:durableId="2111118354">
    <w:abstractNumId w:val="30"/>
  </w:num>
  <w:num w:numId="26" w16cid:durableId="1007634277">
    <w:abstractNumId w:val="19"/>
  </w:num>
  <w:num w:numId="27" w16cid:durableId="1602955106">
    <w:abstractNumId w:val="7"/>
  </w:num>
  <w:num w:numId="28" w16cid:durableId="973557380">
    <w:abstractNumId w:val="29"/>
  </w:num>
  <w:num w:numId="29" w16cid:durableId="2057580283">
    <w:abstractNumId w:val="4"/>
  </w:num>
  <w:num w:numId="30" w16cid:durableId="1759477377">
    <w:abstractNumId w:val="18"/>
  </w:num>
  <w:num w:numId="31" w16cid:durableId="782925414">
    <w:abstractNumId w:val="28"/>
  </w:num>
  <w:num w:numId="32" w16cid:durableId="748120204">
    <w:abstractNumId w:val="3"/>
  </w:num>
  <w:num w:numId="33" w16cid:durableId="626395304">
    <w:abstractNumId w:val="22"/>
  </w:num>
  <w:num w:numId="34" w16cid:durableId="1989701432">
    <w:abstractNumId w:val="11"/>
  </w:num>
  <w:num w:numId="35" w16cid:durableId="1367486327">
    <w:abstractNumId w:val="14"/>
  </w:num>
  <w:num w:numId="36" w16cid:durableId="1198810359">
    <w:abstractNumId w:val="35"/>
  </w:num>
  <w:num w:numId="37" w16cid:durableId="31630698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j7667@qq.com">
    <w15:presenceInfo w15:providerId="Windows Live" w15:userId="5b4e3b265e3a2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proofState w:spelling="clean" w:grammar="clean"/>
  <w:revisionView w:markup="0" w:inkAnnotation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9C0"/>
    <w:rsid w:val="00002516"/>
    <w:rsid w:val="0001181C"/>
    <w:rsid w:val="00013194"/>
    <w:rsid w:val="00014137"/>
    <w:rsid w:val="0001477D"/>
    <w:rsid w:val="00017B49"/>
    <w:rsid w:val="00022CF2"/>
    <w:rsid w:val="0002668E"/>
    <w:rsid w:val="00034951"/>
    <w:rsid w:val="0004634F"/>
    <w:rsid w:val="000570B4"/>
    <w:rsid w:val="00060C53"/>
    <w:rsid w:val="00065614"/>
    <w:rsid w:val="000723F3"/>
    <w:rsid w:val="000777FB"/>
    <w:rsid w:val="000A2A2E"/>
    <w:rsid w:val="000A561F"/>
    <w:rsid w:val="000B6AFD"/>
    <w:rsid w:val="000C0B9E"/>
    <w:rsid w:val="000D6EE6"/>
    <w:rsid w:val="000F0E11"/>
    <w:rsid w:val="000F62AB"/>
    <w:rsid w:val="00111AB9"/>
    <w:rsid w:val="00114841"/>
    <w:rsid w:val="00143ADA"/>
    <w:rsid w:val="001733C0"/>
    <w:rsid w:val="001873F9"/>
    <w:rsid w:val="00191AB2"/>
    <w:rsid w:val="00196701"/>
    <w:rsid w:val="001A0303"/>
    <w:rsid w:val="001A56BA"/>
    <w:rsid w:val="001B5D38"/>
    <w:rsid w:val="001C4B55"/>
    <w:rsid w:val="001E45BD"/>
    <w:rsid w:val="001E5F4A"/>
    <w:rsid w:val="001F0C13"/>
    <w:rsid w:val="00226086"/>
    <w:rsid w:val="0022702E"/>
    <w:rsid w:val="00260511"/>
    <w:rsid w:val="002850B4"/>
    <w:rsid w:val="00290454"/>
    <w:rsid w:val="00291B02"/>
    <w:rsid w:val="0029223A"/>
    <w:rsid w:val="002952B3"/>
    <w:rsid w:val="002A5CC9"/>
    <w:rsid w:val="002B08C4"/>
    <w:rsid w:val="002B0919"/>
    <w:rsid w:val="002B1184"/>
    <w:rsid w:val="002B64DF"/>
    <w:rsid w:val="002B7E50"/>
    <w:rsid w:val="002D5D4F"/>
    <w:rsid w:val="002E7D87"/>
    <w:rsid w:val="0030079B"/>
    <w:rsid w:val="00300B3B"/>
    <w:rsid w:val="00303A51"/>
    <w:rsid w:val="00314B0C"/>
    <w:rsid w:val="003163CF"/>
    <w:rsid w:val="00317CC8"/>
    <w:rsid w:val="003247C5"/>
    <w:rsid w:val="00337149"/>
    <w:rsid w:val="00337D0D"/>
    <w:rsid w:val="00347A76"/>
    <w:rsid w:val="0035045B"/>
    <w:rsid w:val="00355E8B"/>
    <w:rsid w:val="0035669A"/>
    <w:rsid w:val="003927AB"/>
    <w:rsid w:val="003932E7"/>
    <w:rsid w:val="00397338"/>
    <w:rsid w:val="003C2E9C"/>
    <w:rsid w:val="003C3182"/>
    <w:rsid w:val="003D1AF8"/>
    <w:rsid w:val="003D21E2"/>
    <w:rsid w:val="003D344A"/>
    <w:rsid w:val="003E473F"/>
    <w:rsid w:val="003E6BBB"/>
    <w:rsid w:val="003F46F9"/>
    <w:rsid w:val="00412AB6"/>
    <w:rsid w:val="00413F53"/>
    <w:rsid w:val="00420069"/>
    <w:rsid w:val="004204DA"/>
    <w:rsid w:val="00426954"/>
    <w:rsid w:val="00431CB3"/>
    <w:rsid w:val="00434F8B"/>
    <w:rsid w:val="004530EB"/>
    <w:rsid w:val="00456A44"/>
    <w:rsid w:val="00456F1D"/>
    <w:rsid w:val="0045748B"/>
    <w:rsid w:val="004643A6"/>
    <w:rsid w:val="00465046"/>
    <w:rsid w:val="00473192"/>
    <w:rsid w:val="00475D77"/>
    <w:rsid w:val="004802E2"/>
    <w:rsid w:val="00480F0F"/>
    <w:rsid w:val="00485A3B"/>
    <w:rsid w:val="004877B3"/>
    <w:rsid w:val="004A56EA"/>
    <w:rsid w:val="004B4052"/>
    <w:rsid w:val="004C153D"/>
    <w:rsid w:val="004E29F9"/>
    <w:rsid w:val="004F1BB1"/>
    <w:rsid w:val="005039B4"/>
    <w:rsid w:val="00530132"/>
    <w:rsid w:val="00531FEC"/>
    <w:rsid w:val="00533EC0"/>
    <w:rsid w:val="005344CE"/>
    <w:rsid w:val="0053733B"/>
    <w:rsid w:val="005455A2"/>
    <w:rsid w:val="00554BC9"/>
    <w:rsid w:val="00555449"/>
    <w:rsid w:val="00556CA4"/>
    <w:rsid w:val="00570E99"/>
    <w:rsid w:val="00572960"/>
    <w:rsid w:val="0059794E"/>
    <w:rsid w:val="005B02A9"/>
    <w:rsid w:val="005B0E5E"/>
    <w:rsid w:val="005B2BE0"/>
    <w:rsid w:val="005B5232"/>
    <w:rsid w:val="005D7823"/>
    <w:rsid w:val="005E4DFB"/>
    <w:rsid w:val="005F334D"/>
    <w:rsid w:val="005F4226"/>
    <w:rsid w:val="00607C80"/>
    <w:rsid w:val="00652E4C"/>
    <w:rsid w:val="0066251B"/>
    <w:rsid w:val="006671EC"/>
    <w:rsid w:val="00674502"/>
    <w:rsid w:val="0067750C"/>
    <w:rsid w:val="006A5565"/>
    <w:rsid w:val="006A5B15"/>
    <w:rsid w:val="006A5DAA"/>
    <w:rsid w:val="006B2146"/>
    <w:rsid w:val="006B6835"/>
    <w:rsid w:val="006C2173"/>
    <w:rsid w:val="006C5967"/>
    <w:rsid w:val="006E0E6D"/>
    <w:rsid w:val="006E3286"/>
    <w:rsid w:val="00702888"/>
    <w:rsid w:val="00705AA6"/>
    <w:rsid w:val="00722601"/>
    <w:rsid w:val="0072375C"/>
    <w:rsid w:val="007278BC"/>
    <w:rsid w:val="0074552C"/>
    <w:rsid w:val="00751E83"/>
    <w:rsid w:val="00751F27"/>
    <w:rsid w:val="00762597"/>
    <w:rsid w:val="007701D7"/>
    <w:rsid w:val="00771262"/>
    <w:rsid w:val="00775AF0"/>
    <w:rsid w:val="0077750B"/>
    <w:rsid w:val="0078604D"/>
    <w:rsid w:val="007878DD"/>
    <w:rsid w:val="007931A6"/>
    <w:rsid w:val="00797E6C"/>
    <w:rsid w:val="007A7319"/>
    <w:rsid w:val="007B5EB6"/>
    <w:rsid w:val="007C1A93"/>
    <w:rsid w:val="007D2220"/>
    <w:rsid w:val="007D3259"/>
    <w:rsid w:val="007E1ED4"/>
    <w:rsid w:val="007E7ACC"/>
    <w:rsid w:val="007F02B1"/>
    <w:rsid w:val="007F1160"/>
    <w:rsid w:val="007F1557"/>
    <w:rsid w:val="007F4D4F"/>
    <w:rsid w:val="0080183A"/>
    <w:rsid w:val="0083233E"/>
    <w:rsid w:val="00836A6D"/>
    <w:rsid w:val="0085258C"/>
    <w:rsid w:val="008672B3"/>
    <w:rsid w:val="00867926"/>
    <w:rsid w:val="0087486B"/>
    <w:rsid w:val="00874C9A"/>
    <w:rsid w:val="008762D6"/>
    <w:rsid w:val="008824D3"/>
    <w:rsid w:val="00883A95"/>
    <w:rsid w:val="00886796"/>
    <w:rsid w:val="008B6E99"/>
    <w:rsid w:val="008C1EE8"/>
    <w:rsid w:val="008C210A"/>
    <w:rsid w:val="008C3138"/>
    <w:rsid w:val="008D31C6"/>
    <w:rsid w:val="008D4ADC"/>
    <w:rsid w:val="008D78C2"/>
    <w:rsid w:val="008F690B"/>
    <w:rsid w:val="009363FC"/>
    <w:rsid w:val="00951499"/>
    <w:rsid w:val="00952294"/>
    <w:rsid w:val="00956525"/>
    <w:rsid w:val="009807DE"/>
    <w:rsid w:val="00987D7A"/>
    <w:rsid w:val="00991473"/>
    <w:rsid w:val="009A267D"/>
    <w:rsid w:val="009B5768"/>
    <w:rsid w:val="009C347B"/>
    <w:rsid w:val="009C6DF7"/>
    <w:rsid w:val="009D424A"/>
    <w:rsid w:val="009E0E7B"/>
    <w:rsid w:val="009E78B3"/>
    <w:rsid w:val="009E7DFE"/>
    <w:rsid w:val="00A059AD"/>
    <w:rsid w:val="00A37F7F"/>
    <w:rsid w:val="00A43352"/>
    <w:rsid w:val="00A52C9F"/>
    <w:rsid w:val="00A567E5"/>
    <w:rsid w:val="00A642E7"/>
    <w:rsid w:val="00A65094"/>
    <w:rsid w:val="00A6509A"/>
    <w:rsid w:val="00A66F81"/>
    <w:rsid w:val="00A7339D"/>
    <w:rsid w:val="00A74AD4"/>
    <w:rsid w:val="00A80D5E"/>
    <w:rsid w:val="00A977FC"/>
    <w:rsid w:val="00AC079A"/>
    <w:rsid w:val="00AC3D8F"/>
    <w:rsid w:val="00AD1516"/>
    <w:rsid w:val="00AE31E0"/>
    <w:rsid w:val="00AF133B"/>
    <w:rsid w:val="00AF4CCD"/>
    <w:rsid w:val="00B0496C"/>
    <w:rsid w:val="00B16659"/>
    <w:rsid w:val="00B23EF6"/>
    <w:rsid w:val="00B344CA"/>
    <w:rsid w:val="00B34706"/>
    <w:rsid w:val="00B425A2"/>
    <w:rsid w:val="00B63FCA"/>
    <w:rsid w:val="00B64A6C"/>
    <w:rsid w:val="00B673F8"/>
    <w:rsid w:val="00B70353"/>
    <w:rsid w:val="00B70510"/>
    <w:rsid w:val="00B73D2E"/>
    <w:rsid w:val="00B77DCD"/>
    <w:rsid w:val="00B90807"/>
    <w:rsid w:val="00BB145A"/>
    <w:rsid w:val="00BB49CE"/>
    <w:rsid w:val="00BB7136"/>
    <w:rsid w:val="00BC6AE6"/>
    <w:rsid w:val="00BD4F49"/>
    <w:rsid w:val="00BD6108"/>
    <w:rsid w:val="00BE06D2"/>
    <w:rsid w:val="00BE09E1"/>
    <w:rsid w:val="00BE2AD9"/>
    <w:rsid w:val="00BE3437"/>
    <w:rsid w:val="00C00A4C"/>
    <w:rsid w:val="00C03A58"/>
    <w:rsid w:val="00C04A71"/>
    <w:rsid w:val="00C2689E"/>
    <w:rsid w:val="00C444F9"/>
    <w:rsid w:val="00C539B1"/>
    <w:rsid w:val="00C70C3C"/>
    <w:rsid w:val="00CB16E6"/>
    <w:rsid w:val="00CB5AAA"/>
    <w:rsid w:val="00CC53DE"/>
    <w:rsid w:val="00CD0113"/>
    <w:rsid w:val="00CD70CD"/>
    <w:rsid w:val="00CD7744"/>
    <w:rsid w:val="00CE5861"/>
    <w:rsid w:val="00CF7EE0"/>
    <w:rsid w:val="00D06E72"/>
    <w:rsid w:val="00D07E1D"/>
    <w:rsid w:val="00D13058"/>
    <w:rsid w:val="00D142C0"/>
    <w:rsid w:val="00D15CAB"/>
    <w:rsid w:val="00D221A0"/>
    <w:rsid w:val="00D43077"/>
    <w:rsid w:val="00D451A1"/>
    <w:rsid w:val="00D56A9D"/>
    <w:rsid w:val="00D67713"/>
    <w:rsid w:val="00D70CB5"/>
    <w:rsid w:val="00D72750"/>
    <w:rsid w:val="00D81195"/>
    <w:rsid w:val="00D811CB"/>
    <w:rsid w:val="00D918FF"/>
    <w:rsid w:val="00D95C48"/>
    <w:rsid w:val="00DA05F7"/>
    <w:rsid w:val="00DB666E"/>
    <w:rsid w:val="00DC5D76"/>
    <w:rsid w:val="00DD24D1"/>
    <w:rsid w:val="00DD48D5"/>
    <w:rsid w:val="00DE17DA"/>
    <w:rsid w:val="00DF1EE9"/>
    <w:rsid w:val="00DF6735"/>
    <w:rsid w:val="00E02601"/>
    <w:rsid w:val="00E228B3"/>
    <w:rsid w:val="00E23B76"/>
    <w:rsid w:val="00E515C8"/>
    <w:rsid w:val="00E549E5"/>
    <w:rsid w:val="00E90C61"/>
    <w:rsid w:val="00E90E84"/>
    <w:rsid w:val="00E92F06"/>
    <w:rsid w:val="00E93C15"/>
    <w:rsid w:val="00E940CB"/>
    <w:rsid w:val="00EB07F9"/>
    <w:rsid w:val="00EB578E"/>
    <w:rsid w:val="00EC0B47"/>
    <w:rsid w:val="00EC299D"/>
    <w:rsid w:val="00ED2655"/>
    <w:rsid w:val="00EF308B"/>
    <w:rsid w:val="00EF37EA"/>
    <w:rsid w:val="00F054CB"/>
    <w:rsid w:val="00F05E3B"/>
    <w:rsid w:val="00F1553B"/>
    <w:rsid w:val="00F24810"/>
    <w:rsid w:val="00F32761"/>
    <w:rsid w:val="00F34DEC"/>
    <w:rsid w:val="00F42023"/>
    <w:rsid w:val="00F45023"/>
    <w:rsid w:val="00F4540E"/>
    <w:rsid w:val="00F626CE"/>
    <w:rsid w:val="00F6404F"/>
    <w:rsid w:val="00F66979"/>
    <w:rsid w:val="00F70490"/>
    <w:rsid w:val="00F850DC"/>
    <w:rsid w:val="00F8550C"/>
    <w:rsid w:val="00F8683E"/>
    <w:rsid w:val="00F94DD3"/>
    <w:rsid w:val="00FA11DC"/>
    <w:rsid w:val="00FA4E73"/>
    <w:rsid w:val="00FB39C0"/>
    <w:rsid w:val="00FB4C72"/>
    <w:rsid w:val="00FC028C"/>
    <w:rsid w:val="00FC6AF6"/>
    <w:rsid w:val="00FC7BC7"/>
    <w:rsid w:val="00FF6CD6"/>
    <w:rsid w:val="00FF6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4861B49"/>
  <w15:chartTrackingRefBased/>
  <w15:docId w15:val="{139AF361-17D1-471F-A12A-83EA2E0FA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6AE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6AE6"/>
    <w:rPr>
      <w:b/>
      <w:bCs/>
      <w:kern w:val="44"/>
      <w:sz w:val="44"/>
      <w:szCs w:val="44"/>
    </w:rPr>
  </w:style>
  <w:style w:type="character" w:styleId="a3">
    <w:name w:val="Emphasis"/>
    <w:basedOn w:val="a0"/>
    <w:uiPriority w:val="20"/>
    <w:qFormat/>
    <w:rsid w:val="00BC6AE6"/>
    <w:rPr>
      <w:i/>
      <w:iCs/>
    </w:rPr>
  </w:style>
  <w:style w:type="paragraph" w:styleId="a4">
    <w:name w:val="Normal (Web)"/>
    <w:basedOn w:val="a"/>
    <w:uiPriority w:val="99"/>
    <w:semiHidden/>
    <w:unhideWhenUsed/>
    <w:rsid w:val="00BC6AE6"/>
    <w:pPr>
      <w:widowControl/>
      <w:spacing w:before="100" w:beforeAutospacing="1" w:after="100" w:afterAutospacing="1"/>
      <w:jc w:val="left"/>
    </w:pPr>
    <w:rPr>
      <w:rFonts w:ascii="宋体" w:eastAsia="宋体" w:hAnsi="宋体" w:cs="宋体"/>
      <w:kern w:val="0"/>
      <w:sz w:val="24"/>
      <w:szCs w:val="24"/>
    </w:rPr>
  </w:style>
  <w:style w:type="paragraph" w:customStyle="1" w:styleId="Bodytext1">
    <w:name w:val="Body text|1"/>
    <w:basedOn w:val="a"/>
    <w:rsid w:val="006A5565"/>
    <w:pPr>
      <w:spacing w:line="340" w:lineRule="auto"/>
      <w:ind w:firstLine="400"/>
      <w:jc w:val="left"/>
    </w:pPr>
    <w:rPr>
      <w:rFonts w:ascii="宋体" w:eastAsia="宋体" w:hAnsi="宋体" w:cs="宋体"/>
      <w:color w:val="000000"/>
      <w:kern w:val="0"/>
      <w:sz w:val="20"/>
      <w:szCs w:val="20"/>
    </w:rPr>
  </w:style>
  <w:style w:type="paragraph" w:customStyle="1" w:styleId="Bodytext2">
    <w:name w:val="Body text|2"/>
    <w:basedOn w:val="a"/>
    <w:rsid w:val="006A5565"/>
    <w:pPr>
      <w:spacing w:line="340" w:lineRule="auto"/>
      <w:ind w:firstLine="440"/>
      <w:jc w:val="left"/>
    </w:pPr>
    <w:rPr>
      <w:rFonts w:ascii="Times New Roman" w:eastAsia="宋体" w:hAnsi="Times New Roman" w:cs="Times New Roman"/>
      <w:color w:val="000000"/>
      <w:kern w:val="0"/>
      <w:sz w:val="20"/>
      <w:szCs w:val="20"/>
    </w:rPr>
  </w:style>
  <w:style w:type="paragraph" w:customStyle="1" w:styleId="Tablecaption1">
    <w:name w:val="Table caption|1"/>
    <w:basedOn w:val="a"/>
    <w:rsid w:val="006A5565"/>
    <w:pPr>
      <w:jc w:val="left"/>
    </w:pPr>
    <w:rPr>
      <w:rFonts w:ascii="宋体" w:eastAsia="宋体" w:hAnsi="宋体" w:cs="宋体"/>
      <w:color w:val="000000"/>
      <w:kern w:val="0"/>
      <w:sz w:val="20"/>
      <w:szCs w:val="20"/>
    </w:rPr>
  </w:style>
  <w:style w:type="paragraph" w:customStyle="1" w:styleId="Other1">
    <w:name w:val="Other|1"/>
    <w:basedOn w:val="a"/>
    <w:rsid w:val="006A5565"/>
    <w:pPr>
      <w:spacing w:line="340" w:lineRule="auto"/>
      <w:ind w:firstLine="400"/>
      <w:jc w:val="left"/>
    </w:pPr>
    <w:rPr>
      <w:rFonts w:ascii="宋体" w:eastAsia="宋体" w:hAnsi="宋体" w:cs="宋体"/>
      <w:color w:val="000000"/>
      <w:kern w:val="0"/>
      <w:sz w:val="20"/>
      <w:szCs w:val="20"/>
    </w:rPr>
  </w:style>
  <w:style w:type="character" w:styleId="a5">
    <w:name w:val="Placeholder Text"/>
    <w:basedOn w:val="a0"/>
    <w:uiPriority w:val="99"/>
    <w:semiHidden/>
    <w:rsid w:val="00DF1EE9"/>
    <w:rPr>
      <w:color w:val="808080"/>
    </w:rPr>
  </w:style>
  <w:style w:type="paragraph" w:styleId="a6">
    <w:name w:val="List Paragraph"/>
    <w:basedOn w:val="a"/>
    <w:uiPriority w:val="34"/>
    <w:qFormat/>
    <w:rsid w:val="009363FC"/>
    <w:pPr>
      <w:ind w:firstLineChars="200" w:firstLine="420"/>
    </w:pPr>
  </w:style>
  <w:style w:type="table" w:styleId="a7">
    <w:name w:val="Table Grid"/>
    <w:basedOn w:val="a1"/>
    <w:uiPriority w:val="39"/>
    <w:rsid w:val="009363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qFormat/>
    <w:rsid w:val="000F0E1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F0E11"/>
    <w:rPr>
      <w:sz w:val="18"/>
      <w:szCs w:val="18"/>
    </w:rPr>
  </w:style>
  <w:style w:type="paragraph" w:styleId="aa">
    <w:name w:val="footer"/>
    <w:basedOn w:val="a"/>
    <w:link w:val="ab"/>
    <w:uiPriority w:val="99"/>
    <w:unhideWhenUsed/>
    <w:qFormat/>
    <w:rsid w:val="000F0E11"/>
    <w:pPr>
      <w:tabs>
        <w:tab w:val="center" w:pos="4153"/>
        <w:tab w:val="right" w:pos="8306"/>
      </w:tabs>
      <w:snapToGrid w:val="0"/>
      <w:jc w:val="left"/>
    </w:pPr>
    <w:rPr>
      <w:sz w:val="18"/>
      <w:szCs w:val="18"/>
    </w:rPr>
  </w:style>
  <w:style w:type="character" w:customStyle="1" w:styleId="ab">
    <w:name w:val="页脚 字符"/>
    <w:basedOn w:val="a0"/>
    <w:link w:val="aa"/>
    <w:uiPriority w:val="99"/>
    <w:qFormat/>
    <w:rsid w:val="000F0E11"/>
    <w:rPr>
      <w:sz w:val="18"/>
      <w:szCs w:val="18"/>
    </w:rPr>
  </w:style>
  <w:style w:type="character" w:styleId="ac">
    <w:name w:val="Strong"/>
    <w:basedOn w:val="a0"/>
    <w:uiPriority w:val="22"/>
    <w:qFormat/>
    <w:rsid w:val="000F0E11"/>
    <w:rPr>
      <w:b/>
      <w:bCs/>
    </w:rPr>
  </w:style>
  <w:style w:type="paragraph" w:customStyle="1" w:styleId="alt">
    <w:name w:val="alt"/>
    <w:basedOn w:val="a"/>
    <w:rsid w:val="000F0E11"/>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0F0E11"/>
  </w:style>
  <w:style w:type="character" w:customStyle="1" w:styleId="datatypes">
    <w:name w:val="datatypes"/>
    <w:basedOn w:val="a0"/>
    <w:rsid w:val="000F0E11"/>
  </w:style>
  <w:style w:type="character" w:customStyle="1" w:styleId="string">
    <w:name w:val="string"/>
    <w:basedOn w:val="a0"/>
    <w:rsid w:val="000F0E11"/>
  </w:style>
  <w:style w:type="table" w:customStyle="1" w:styleId="11">
    <w:name w:val="无格式表格 11"/>
    <w:basedOn w:val="a1"/>
    <w:uiPriority w:val="41"/>
    <w:rsid w:val="000F0E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
    <w:name w:val="comment"/>
    <w:basedOn w:val="a0"/>
    <w:rsid w:val="000F0E11"/>
  </w:style>
  <w:style w:type="paragraph" w:styleId="ad">
    <w:name w:val="Balloon Text"/>
    <w:basedOn w:val="a"/>
    <w:link w:val="ae"/>
    <w:uiPriority w:val="99"/>
    <w:semiHidden/>
    <w:unhideWhenUsed/>
    <w:rsid w:val="000F0E11"/>
    <w:rPr>
      <w:sz w:val="18"/>
      <w:szCs w:val="18"/>
    </w:rPr>
  </w:style>
  <w:style w:type="character" w:customStyle="1" w:styleId="ae">
    <w:name w:val="批注框文本 字符"/>
    <w:basedOn w:val="a0"/>
    <w:link w:val="ad"/>
    <w:uiPriority w:val="99"/>
    <w:semiHidden/>
    <w:rsid w:val="000F0E11"/>
    <w:rPr>
      <w:sz w:val="18"/>
      <w:szCs w:val="18"/>
    </w:rPr>
  </w:style>
  <w:style w:type="paragraph" w:customStyle="1" w:styleId="MTDisplayEquation">
    <w:name w:val="MTDisplayEquation"/>
    <w:basedOn w:val="a"/>
    <w:next w:val="a"/>
    <w:link w:val="MTDisplayEquation0"/>
    <w:rsid w:val="00E228B3"/>
    <w:pPr>
      <w:tabs>
        <w:tab w:val="center" w:pos="4480"/>
        <w:tab w:val="right" w:pos="8300"/>
      </w:tabs>
      <w:ind w:leftChars="300" w:left="630"/>
    </w:pPr>
    <w:rPr>
      <w:rFonts w:ascii="Times New Roman" w:eastAsia="楷体" w:hAnsi="Times New Roman"/>
      <w:b/>
      <w:bCs/>
      <w:sz w:val="22"/>
    </w:rPr>
  </w:style>
  <w:style w:type="character" w:customStyle="1" w:styleId="MTDisplayEquation0">
    <w:name w:val="MTDisplayEquation 字符"/>
    <w:basedOn w:val="a0"/>
    <w:link w:val="MTDisplayEquation"/>
    <w:rsid w:val="00E228B3"/>
    <w:rPr>
      <w:rFonts w:ascii="Times New Roman" w:eastAsia="楷体" w:hAnsi="Times New Roman"/>
      <w:b/>
      <w:bCs/>
      <w:sz w:val="22"/>
    </w:rPr>
  </w:style>
  <w:style w:type="paragraph" w:customStyle="1" w:styleId="Default">
    <w:name w:val="Default"/>
    <w:rsid w:val="00A642E7"/>
    <w:pPr>
      <w:widowControl w:val="0"/>
      <w:autoSpaceDE w:val="0"/>
      <w:autoSpaceDN w:val="0"/>
      <w:adjustRightInd w:val="0"/>
    </w:pPr>
    <w:rPr>
      <w:rFonts w:ascii="Times New Roman" w:hAnsi="Times New Roman" w:cs="Times New Roman"/>
      <w:color w:val="000000"/>
      <w:kern w:val="0"/>
      <w:sz w:val="24"/>
      <w:szCs w:val="24"/>
    </w:rPr>
  </w:style>
  <w:style w:type="paragraph" w:styleId="af">
    <w:name w:val="No Spacing"/>
    <w:uiPriority w:val="1"/>
    <w:qFormat/>
    <w:rsid w:val="00B425A2"/>
    <w:pPr>
      <w:widowControl w:val="0"/>
      <w:jc w:val="both"/>
    </w:pPr>
  </w:style>
  <w:style w:type="paragraph" w:styleId="af0">
    <w:name w:val="Revision"/>
    <w:hidden/>
    <w:uiPriority w:val="99"/>
    <w:semiHidden/>
    <w:rsid w:val="007F4D4F"/>
  </w:style>
  <w:style w:type="character" w:styleId="af1">
    <w:name w:val="annotation reference"/>
    <w:basedOn w:val="a0"/>
    <w:uiPriority w:val="99"/>
    <w:semiHidden/>
    <w:unhideWhenUsed/>
    <w:rsid w:val="007F4D4F"/>
    <w:rPr>
      <w:sz w:val="21"/>
      <w:szCs w:val="21"/>
    </w:rPr>
  </w:style>
  <w:style w:type="paragraph" w:styleId="af2">
    <w:name w:val="annotation text"/>
    <w:basedOn w:val="a"/>
    <w:link w:val="af3"/>
    <w:uiPriority w:val="99"/>
    <w:semiHidden/>
    <w:unhideWhenUsed/>
    <w:rsid w:val="007F4D4F"/>
    <w:pPr>
      <w:jc w:val="left"/>
    </w:pPr>
  </w:style>
  <w:style w:type="character" w:customStyle="1" w:styleId="af3">
    <w:name w:val="批注文字 字符"/>
    <w:basedOn w:val="a0"/>
    <w:link w:val="af2"/>
    <w:uiPriority w:val="99"/>
    <w:semiHidden/>
    <w:rsid w:val="007F4D4F"/>
  </w:style>
  <w:style w:type="paragraph" w:styleId="af4">
    <w:name w:val="annotation subject"/>
    <w:basedOn w:val="af2"/>
    <w:next w:val="af2"/>
    <w:link w:val="af5"/>
    <w:uiPriority w:val="99"/>
    <w:semiHidden/>
    <w:unhideWhenUsed/>
    <w:rsid w:val="007F4D4F"/>
    <w:rPr>
      <w:b/>
      <w:bCs/>
    </w:rPr>
  </w:style>
  <w:style w:type="character" w:customStyle="1" w:styleId="af5">
    <w:name w:val="批注主题 字符"/>
    <w:basedOn w:val="af3"/>
    <w:link w:val="af4"/>
    <w:uiPriority w:val="99"/>
    <w:semiHidden/>
    <w:rsid w:val="007F4D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4865">
      <w:bodyDiv w:val="1"/>
      <w:marLeft w:val="0"/>
      <w:marRight w:val="0"/>
      <w:marTop w:val="0"/>
      <w:marBottom w:val="0"/>
      <w:divBdr>
        <w:top w:val="none" w:sz="0" w:space="0" w:color="auto"/>
        <w:left w:val="none" w:sz="0" w:space="0" w:color="auto"/>
        <w:bottom w:val="none" w:sz="0" w:space="0" w:color="auto"/>
        <w:right w:val="none" w:sz="0" w:space="0" w:color="auto"/>
      </w:divBdr>
    </w:div>
    <w:div w:id="79103042">
      <w:bodyDiv w:val="1"/>
      <w:marLeft w:val="0"/>
      <w:marRight w:val="0"/>
      <w:marTop w:val="0"/>
      <w:marBottom w:val="0"/>
      <w:divBdr>
        <w:top w:val="none" w:sz="0" w:space="0" w:color="auto"/>
        <w:left w:val="none" w:sz="0" w:space="0" w:color="auto"/>
        <w:bottom w:val="none" w:sz="0" w:space="0" w:color="auto"/>
        <w:right w:val="none" w:sz="0" w:space="0" w:color="auto"/>
      </w:divBdr>
    </w:div>
    <w:div w:id="387191546">
      <w:bodyDiv w:val="1"/>
      <w:marLeft w:val="0"/>
      <w:marRight w:val="0"/>
      <w:marTop w:val="0"/>
      <w:marBottom w:val="0"/>
      <w:divBdr>
        <w:top w:val="none" w:sz="0" w:space="0" w:color="auto"/>
        <w:left w:val="none" w:sz="0" w:space="0" w:color="auto"/>
        <w:bottom w:val="none" w:sz="0" w:space="0" w:color="auto"/>
        <w:right w:val="none" w:sz="0" w:space="0" w:color="auto"/>
      </w:divBdr>
    </w:div>
    <w:div w:id="548954691">
      <w:bodyDiv w:val="1"/>
      <w:marLeft w:val="0"/>
      <w:marRight w:val="0"/>
      <w:marTop w:val="0"/>
      <w:marBottom w:val="0"/>
      <w:divBdr>
        <w:top w:val="none" w:sz="0" w:space="0" w:color="auto"/>
        <w:left w:val="none" w:sz="0" w:space="0" w:color="auto"/>
        <w:bottom w:val="none" w:sz="0" w:space="0" w:color="auto"/>
        <w:right w:val="none" w:sz="0" w:space="0" w:color="auto"/>
      </w:divBdr>
    </w:div>
    <w:div w:id="1007756274">
      <w:bodyDiv w:val="1"/>
      <w:marLeft w:val="0"/>
      <w:marRight w:val="0"/>
      <w:marTop w:val="0"/>
      <w:marBottom w:val="0"/>
      <w:divBdr>
        <w:top w:val="none" w:sz="0" w:space="0" w:color="auto"/>
        <w:left w:val="none" w:sz="0" w:space="0" w:color="auto"/>
        <w:bottom w:val="none" w:sz="0" w:space="0" w:color="auto"/>
        <w:right w:val="none" w:sz="0" w:space="0" w:color="auto"/>
      </w:divBdr>
    </w:div>
    <w:div w:id="1448620032">
      <w:bodyDiv w:val="1"/>
      <w:marLeft w:val="0"/>
      <w:marRight w:val="0"/>
      <w:marTop w:val="0"/>
      <w:marBottom w:val="0"/>
      <w:divBdr>
        <w:top w:val="none" w:sz="0" w:space="0" w:color="auto"/>
        <w:left w:val="none" w:sz="0" w:space="0" w:color="auto"/>
        <w:bottom w:val="none" w:sz="0" w:space="0" w:color="auto"/>
        <w:right w:val="none" w:sz="0" w:space="0" w:color="auto"/>
      </w:divBdr>
    </w:div>
    <w:div w:id="1454054830">
      <w:bodyDiv w:val="1"/>
      <w:marLeft w:val="0"/>
      <w:marRight w:val="0"/>
      <w:marTop w:val="0"/>
      <w:marBottom w:val="0"/>
      <w:divBdr>
        <w:top w:val="none" w:sz="0" w:space="0" w:color="auto"/>
        <w:left w:val="none" w:sz="0" w:space="0" w:color="auto"/>
        <w:bottom w:val="none" w:sz="0" w:space="0" w:color="auto"/>
        <w:right w:val="none" w:sz="0" w:space="0" w:color="auto"/>
      </w:divBdr>
    </w:div>
    <w:div w:id="1484663407">
      <w:bodyDiv w:val="1"/>
      <w:marLeft w:val="0"/>
      <w:marRight w:val="0"/>
      <w:marTop w:val="0"/>
      <w:marBottom w:val="0"/>
      <w:divBdr>
        <w:top w:val="none" w:sz="0" w:space="0" w:color="auto"/>
        <w:left w:val="none" w:sz="0" w:space="0" w:color="auto"/>
        <w:bottom w:val="none" w:sz="0" w:space="0" w:color="auto"/>
        <w:right w:val="none" w:sz="0" w:space="0" w:color="auto"/>
      </w:divBdr>
    </w:div>
    <w:div w:id="1506940407">
      <w:bodyDiv w:val="1"/>
      <w:marLeft w:val="0"/>
      <w:marRight w:val="0"/>
      <w:marTop w:val="0"/>
      <w:marBottom w:val="0"/>
      <w:divBdr>
        <w:top w:val="none" w:sz="0" w:space="0" w:color="auto"/>
        <w:left w:val="none" w:sz="0" w:space="0" w:color="auto"/>
        <w:bottom w:val="none" w:sz="0" w:space="0" w:color="auto"/>
        <w:right w:val="none" w:sz="0" w:space="0" w:color="auto"/>
      </w:divBdr>
    </w:div>
    <w:div w:id="1538618357">
      <w:bodyDiv w:val="1"/>
      <w:marLeft w:val="0"/>
      <w:marRight w:val="0"/>
      <w:marTop w:val="0"/>
      <w:marBottom w:val="0"/>
      <w:divBdr>
        <w:top w:val="none" w:sz="0" w:space="0" w:color="auto"/>
        <w:left w:val="none" w:sz="0" w:space="0" w:color="auto"/>
        <w:bottom w:val="none" w:sz="0" w:space="0" w:color="auto"/>
        <w:right w:val="none" w:sz="0" w:space="0" w:color="auto"/>
      </w:divBdr>
    </w:div>
    <w:div w:id="1586723839">
      <w:bodyDiv w:val="1"/>
      <w:marLeft w:val="0"/>
      <w:marRight w:val="0"/>
      <w:marTop w:val="0"/>
      <w:marBottom w:val="0"/>
      <w:divBdr>
        <w:top w:val="none" w:sz="0" w:space="0" w:color="auto"/>
        <w:left w:val="none" w:sz="0" w:space="0" w:color="auto"/>
        <w:bottom w:val="none" w:sz="0" w:space="0" w:color="auto"/>
        <w:right w:val="none" w:sz="0" w:space="0" w:color="auto"/>
      </w:divBdr>
    </w:div>
    <w:div w:id="1752660210">
      <w:bodyDiv w:val="1"/>
      <w:marLeft w:val="0"/>
      <w:marRight w:val="0"/>
      <w:marTop w:val="0"/>
      <w:marBottom w:val="0"/>
      <w:divBdr>
        <w:top w:val="none" w:sz="0" w:space="0" w:color="auto"/>
        <w:left w:val="none" w:sz="0" w:space="0" w:color="auto"/>
        <w:bottom w:val="none" w:sz="0" w:space="0" w:color="auto"/>
        <w:right w:val="none" w:sz="0" w:space="0" w:color="auto"/>
      </w:divBdr>
    </w:div>
    <w:div w:id="1792364103">
      <w:bodyDiv w:val="1"/>
      <w:marLeft w:val="0"/>
      <w:marRight w:val="0"/>
      <w:marTop w:val="0"/>
      <w:marBottom w:val="0"/>
      <w:divBdr>
        <w:top w:val="none" w:sz="0" w:space="0" w:color="auto"/>
        <w:left w:val="none" w:sz="0" w:space="0" w:color="auto"/>
        <w:bottom w:val="none" w:sz="0" w:space="0" w:color="auto"/>
        <w:right w:val="none" w:sz="0" w:space="0" w:color="auto"/>
      </w:divBdr>
    </w:div>
    <w:div w:id="1838229587">
      <w:bodyDiv w:val="1"/>
      <w:marLeft w:val="0"/>
      <w:marRight w:val="0"/>
      <w:marTop w:val="0"/>
      <w:marBottom w:val="0"/>
      <w:divBdr>
        <w:top w:val="none" w:sz="0" w:space="0" w:color="auto"/>
        <w:left w:val="none" w:sz="0" w:space="0" w:color="auto"/>
        <w:bottom w:val="none" w:sz="0" w:space="0" w:color="auto"/>
        <w:right w:val="none" w:sz="0" w:space="0" w:color="auto"/>
      </w:divBdr>
    </w:div>
    <w:div w:id="192934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emf"/><Relationship Id="rId42" Type="http://schemas.openxmlformats.org/officeDocument/2006/relationships/image" Target="media/image24.emf"/><Relationship Id="rId47" Type="http://schemas.openxmlformats.org/officeDocument/2006/relationships/image" Target="media/image27.wmf"/><Relationship Id="rId63" Type="http://schemas.openxmlformats.org/officeDocument/2006/relationships/package" Target="embeddings/Microsoft_Visio___11.vsdx"/><Relationship Id="rId68" Type="http://schemas.openxmlformats.org/officeDocument/2006/relationships/image" Target="media/image37.emf"/><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package" Target="embeddings/Microsoft_Visio___.vsdx"/><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package" Target="embeddings/Microsoft_Visio___6.vsdx"/><Relationship Id="rId53" Type="http://schemas.openxmlformats.org/officeDocument/2006/relationships/oleObject" Target="embeddings/oleObject5.bin"/><Relationship Id="rId58" Type="http://schemas.openxmlformats.org/officeDocument/2006/relationships/oleObject" Target="embeddings/oleObject8.bin"/><Relationship Id="rId74" Type="http://schemas.openxmlformats.org/officeDocument/2006/relationships/image" Target="media/image40.emf"/><Relationship Id="rId79" Type="http://schemas.openxmlformats.org/officeDocument/2006/relationships/package" Target="embeddings/Microsoft_Visio___19.vsdx"/><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theme" Target="theme/theme1.xml"/><Relationship Id="rId22" Type="http://schemas.openxmlformats.org/officeDocument/2006/relationships/package" Target="embeddings/Microsoft_Visio___2.vsdx"/><Relationship Id="rId27" Type="http://schemas.openxmlformats.org/officeDocument/2006/relationships/oleObject" Target="embeddings/oleObject1.bin"/><Relationship Id="rId43" Type="http://schemas.openxmlformats.org/officeDocument/2006/relationships/package" Target="embeddings/Microsoft_Visio___8.vsdx"/><Relationship Id="rId48" Type="http://schemas.openxmlformats.org/officeDocument/2006/relationships/oleObject" Target="embeddings/oleObject2.bin"/><Relationship Id="rId64" Type="http://schemas.openxmlformats.org/officeDocument/2006/relationships/image" Target="media/image35.emf"/><Relationship Id="rId69" Type="http://schemas.openxmlformats.org/officeDocument/2006/relationships/package" Target="embeddings/Microsoft_Visio___14.vsdx"/><Relationship Id="rId8" Type="http://schemas.openxmlformats.org/officeDocument/2006/relationships/footer" Target="footer1.xml"/><Relationship Id="rId51" Type="http://schemas.openxmlformats.org/officeDocument/2006/relationships/image" Target="media/image29.wmf"/><Relationship Id="rId72" Type="http://schemas.openxmlformats.org/officeDocument/2006/relationships/image" Target="media/image39.emf"/><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package" Target="embeddings/Microsoft_Visio___3.vsdx"/><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package" Target="embeddings/Microsoft_Visio___9.vsdx"/><Relationship Id="rId59" Type="http://schemas.openxmlformats.org/officeDocument/2006/relationships/image" Target="media/image32.emf"/><Relationship Id="rId67" Type="http://schemas.openxmlformats.org/officeDocument/2006/relationships/package" Target="embeddings/Microsoft_Visio___13.vsdx"/><Relationship Id="rId20" Type="http://schemas.openxmlformats.org/officeDocument/2006/relationships/package" Target="embeddings/Microsoft_Visio___1.vsdx"/><Relationship Id="rId41" Type="http://schemas.openxmlformats.org/officeDocument/2006/relationships/image" Target="media/image23.png"/><Relationship Id="rId54" Type="http://schemas.openxmlformats.org/officeDocument/2006/relationships/oleObject" Target="embeddings/oleObject6.bin"/><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17.vsdx"/><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image" Target="media/image20.emf"/><Relationship Id="rId49" Type="http://schemas.openxmlformats.org/officeDocument/2006/relationships/image" Target="media/image28.wmf"/><Relationship Id="rId57" Type="http://schemas.openxmlformats.org/officeDocument/2006/relationships/image" Target="media/image31.wmf"/><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oleObject" Target="embeddings/oleObject4.bin"/><Relationship Id="rId60" Type="http://schemas.openxmlformats.org/officeDocument/2006/relationships/package" Target="embeddings/Microsoft_Visio___10.vsdx"/><Relationship Id="rId65" Type="http://schemas.openxmlformats.org/officeDocument/2006/relationships/package" Target="embeddings/Microsoft_Visio___12.vsdx"/><Relationship Id="rId73" Type="http://schemas.openxmlformats.org/officeDocument/2006/relationships/package" Target="embeddings/Microsoft_Visio___16.vsdx"/><Relationship Id="rId78" Type="http://schemas.openxmlformats.org/officeDocument/2006/relationships/image" Target="media/image42.emf"/><Relationship Id="rId81" Type="http://schemas.openxmlformats.org/officeDocument/2006/relationships/image" Target="media/image44.png"/><Relationship Id="rId86" Type="http://schemas.openxmlformats.org/officeDocument/2006/relationships/image" Target="media/image49.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2.emf"/><Relationship Id="rId34" Type="http://schemas.openxmlformats.org/officeDocument/2006/relationships/image" Target="media/image19.emf"/><Relationship Id="rId50" Type="http://schemas.openxmlformats.org/officeDocument/2006/relationships/oleObject" Target="embeddings/oleObject3.bin"/><Relationship Id="rId55" Type="http://schemas.openxmlformats.org/officeDocument/2006/relationships/image" Target="media/image30.w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5.vsdx"/><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package" Target="embeddings/Microsoft_Visio___4.vsdx"/><Relationship Id="rId24" Type="http://schemas.openxmlformats.org/officeDocument/2006/relationships/image" Target="media/image12.emf"/><Relationship Id="rId40" Type="http://schemas.openxmlformats.org/officeDocument/2006/relationships/package" Target="embeddings/Microsoft_Visio___7.vsdx"/><Relationship Id="rId45" Type="http://schemas.openxmlformats.org/officeDocument/2006/relationships/image" Target="media/image26.emf"/><Relationship Id="rId66" Type="http://schemas.openxmlformats.org/officeDocument/2006/relationships/image" Target="media/image36.emf"/><Relationship Id="rId87" Type="http://schemas.openxmlformats.org/officeDocument/2006/relationships/image" Target="media/image50.png"/><Relationship Id="rId61" Type="http://schemas.openxmlformats.org/officeDocument/2006/relationships/image" Target="media/image33.png"/><Relationship Id="rId82" Type="http://schemas.openxmlformats.org/officeDocument/2006/relationships/image" Target="media/image45.png"/><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package" Target="embeddings/Microsoft_Visio___5.vsdx"/><Relationship Id="rId56" Type="http://schemas.openxmlformats.org/officeDocument/2006/relationships/oleObject" Target="embeddings/oleObject7.bin"/><Relationship Id="rId77" Type="http://schemas.openxmlformats.org/officeDocument/2006/relationships/package" Target="embeddings/Microsoft_Visio___18.vsdx"/></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6T01:20:28.061"/>
    </inkml:context>
    <inkml:brush xml:id="br0">
      <inkml:brushProperty name="width" value="0.055" units="cm"/>
      <inkml:brushProperty name="height" value="0.055" units="cm"/>
    </inkml:brush>
    <inkml:brush xml:id="br1">
      <inkml:brushProperty name="width" value="0.05" units="cm"/>
      <inkml:brushProperty name="height" value="0.05" units="cm"/>
    </inkml:brush>
  </inkml:definitions>
  <inkml:trace contextRef="#ctx0" brushRef="#br0">317 120 9882,'0'0'38,"0"0"1,1 0-1,-1-1 1,0 1-1,1 0 0,-1 0 1,0-1-1,0 1 0,1 0 1,-1-1-1,0 1 0,0 0 1,0-1-1,0 1 0,1 0 1,-1-1-1,0 1 0,0 0 1,0-1-1,0 1 0,0-1 1,0 1-1,0 0 1,0-1-1,0 1 0,0 0 1,0-1-1,0 1 0,0-1 1,0 1-1,0 0 0,0-1 1,-1 1-1,1 0 0,0-1 1,0 1-1,0 0 0,0-1 1,-1 1-1,-8-24 1214,6 17-654,0-2-213,2 3-163,-1 0 1,0 0-1,0 1 1,-1-1-1,-6-10 1,8 15-223,-1-1 0,1 1 0,0-1 0,-1 1 0,1 0 0,-1 0-1,0-1 1,1 1 0,-1 0 0,0 1 0,0-1 0,1 0 0,-1 0 0,0 1 0,0-1 0,0 1 0,0 0 0,0 0 0,0-1 0,0 1 0,0 0 0,0 1 0,-3-1 0,-4 2-29,0 0 1,0 1 0,0 0 0,0 0 0,0 1 0,0 0-1,1 0 1,0 1 0,0 1 0,0-1 0,0 1-1,1 0 1,0 1 0,0 0 0,1 0 0,-7 9 0,0 2 17,0 1 1,2 0 0,0 1 0,1 0 0,-13 38-1,21-52 9,0-1-1,0 1 0,1 0 0,0-1 0,0 1 0,0 8 0,1-12 0,1 1-1,-1-1 0,1 1 0,-1-1 0,1 1 0,0-1 0,0 0 1,0 1-1,0-1 0,0 0 0,1 0 0,-1 0 0,1 0 0,0 0 1,-1 0-1,1 0 0,2 1 0,6 5-2,1-1 0,-1 0-1,1-1 1,1 0 0,-1-1 0,1 0-1,0-1 1,13 3 0,-8-2 4,0 1 0,-1 0 0,24 13 0,3 12-73,-42-30 47,-3 1-55,0 1 74,1 0 0,-1-1 0,-1 1 0,1-1 0,0 1 0,0-1 0,-4 2 0,1 1 4,-2 2 14,-2 0-1,-15 11 0,21-16 19,-1 0 1,0 0-1,0 0 0,0 0 1,0-1-1,0 0 0,0 0 1,0 0-1,0 0 0,-1 0 1,1-1-1,-5 0 0,3 0 79,0 0 0,0 1 0,0-1 0,0 1 0,-6 2 0,-3 1 24,12-4-110,0 0-1,0-1 1,1 1-1,-1 0 1,0-1 0,0 0-1,1 1 1,-1-1-1,0 0 1,1-1 0,-1 1-1,1 0 1,0-1-1,-3-1 1,-33-26-443,37 27 215,-1 0 1,1 1 0,-1-1 0,1 0 0,-1 0 0,1 0 0,0 0 0,0 0 0,0 0 0,-1-2 0,3-9-557</inkml:trace>
  <inkml:trace contextRef="#ctx0" brushRef="#br1" timeOffset="693.24">689 201 7490,'5'-1'6708,"7"5"-7193,-7-2 872,16 3-579,0-1 1,0-1-1,0-1 0,0-1 0,0-1 0,0-1 0,40-6 0,-42 2-346</inkml:trace>
  <inkml:trace contextRef="#ctx0" brushRef="#br1" timeOffset="1722.5">674 334 3993,'0'0'219,"0"0"-1,0 1 1,0-1 0,-3 4 3280,3-4-3280,0 0-1,-1 1 1,1-1 0,0 0-1,0 0 1,-1 0 0,1 0 0,0 0-1,-1 0 1,1 0 0,11-1 1588,84 7-1565,22 0 96,-104-6-571,1-1 0,0-1 0,0 0-1,0 0 1,-1-2 0,17-5 0,21-10-3539,-42 16 3033</inkml:trace>
  <inkml:trace contextRef="#ctx0" brushRef="#br1" timeOffset="1723.5">918 14 5985,'-1'-1'5089,"2"7"-3438,11 14-1304,15 11 228,56 48 0,13 12-379,-94-88-198,1 1 1,-1-1 0,-1 1-1,1-1 1,0 1 0,-1 0-1,0 0 1,0 0 0,0 0 0,0 0-1,0 0 1,-1 0 0,0 0-1,0 0 1,0 1 0,0-1-1,-1 0 1,0 0 0,-1 5-1,-1 5 5,-1-1 0,-1 0 0,0 1 0,-10 18 0,-12 12 44,-3-1 0,-63 72 1,-23 33 27,107-140-304,9-8 171,0 0 0,0 0 0,0 0 0,-1 0 0,1 0 0,0 0 0,0 0 0,0 0 0,-1 0 0,1 0 0,0 1 0,0-1 0,0 0 0,0 0 0,-1 0 0,1 0 0,0 0 0,0 0 0,0 0 0,-1-1 0,1 1 0,0 0 0,0 0 0,0 0 0,-1 0 0,1 0 0,0 0 0,0 0 0,0 0 0,0 0 0,0 0-1,-1-1 1,1 1 0,0 0 0,0 0 0,0 0 0,0 0 0,0 0 0,0-1 0,-1 1 0,1 0 0,0 0 0,0 0 0,0 0 0,0-1 0,0 1 0,0 0 0,0 0 0,0 0 0,0-1 0,0 1 0,0-8-933</inkml:trace>
  <inkml:trace contextRef="#ctx0" brushRef="#br1" timeOffset="2596.85">1596 0 6169,'4'5'5482,"-4"-5"-5461,-73 156 445,12-32-237,-38 109-717,85-187-2058,10-29 1551</inkml:trace>
  <inkml:trace contextRef="#ctx0" brushRef="#br1" timeOffset="2597.85">1594 27 4545,'7'-2'1719,"5"-4"3255,-12 6-4904,0-1-1,0 1 1,0 0 0,0 0-1,0-1 1,0 1 0,0 0 0,0 0-1,0-1 1,0 1 0,0 0 0,0-1-1,0 1 1,0 0 0,0 0 0,0-1-1,0 1 1,0 0 0,0 0 0,-1 0-1,1-1 1,0 1 0,0 0 0,0 0-1,0-1 1,-1 1 0,1 0 0,0 0-1,0 0 1,0 0 0,-1-1 0,1 1-1,0 0 1,0 0 0,-1 0 0,1 0-1,0 0 1,0 0 0,-1 0 0,1 0-1,0 0 1,0 0 0,-1 0 0,1 0-1,0 0-64,0 0 0,0 0 0,-1 0-1,1 0 1,0-1 0,0 1 0,0 0-1,0 0 1,0 0 0,0 0 0,0 0-1,0 0 1,0 0 0,0 0 0,0 0-1,-1 1 1,1-1 0,0 0 0,0 0-1,0 0 1,0 0 0,0 0 0,0 0-1,0 0 1,0 0 0,0 0 0,0 0-1,0 0 1,0 0 0,0 0 0,-1 0-1,1 0 1,0 0 0,0 0 0,0 0-1,0 0 1,0 1 0,0-1 0,0 0-1,0 0 1,0 0 0,0 0 0,0 0-1,0 0 1,0 0 0,0 0 0,0 0-1,0 0 1,0 0 0,0 1 0,0-1-1,0 0 1,0 0 0,0 0 0,0 0 0,0 0-1,0 0 1,0 0 0,0 0 0,0 0-1,1 0 1,-1 0 0,0 0 0,0 0-1,0 1 1,4 11 76,12 25-249,-3-8 144,7 38 27,-7-18 11,0-3 23,11 84 0,-6-25-41,-14-87-145,-1-9-137,-1 1 0,0 0 0,0 0 0,-1 0 0,-1 0 0,1-1 0,-3 17 0,-1-18-1017,-2-4 555</inkml:trace>
  <inkml:trace contextRef="#ctx0" brushRef="#br1" timeOffset="3508.37">1503 351 4057,'5'8'9370,"12"-6"-9002,28 4-120,-19-6-104,-2 1-32,-1-3 8,3-1-336,-3-10-1376,13 0 1152</inkml:trace>
  <inkml:trace contextRef="#ctx0" brushRef="#br1" timeOffset="3509.37">2054 143 9514,'-2'-1'307,"-1"0"1,1 0-1,-1 0 1,1 0-1,-1 1 0,1-1 1,-1 1-1,0-1 0,1 1 1,-1 0-1,0 0 1,1 0-1,-5 1 0,-33 8-457,32-6 143,0 1 1,0-1-1,0 2 0,0-1 1,0 1-1,1 0 1,0 1-1,0-1 0,1 2 1,0-1-1,0 1 0,0-1 1,1 2-1,-1-1 0,2 0 1,-1 1-1,-3 10 1,3-7-5,0 0 1,1 0-1,1 1 1,0-1-1,0 1 0,1 0 1,1 0-1,0 0 1,0 0-1,1 0 1,1 0-1,2 17 1,-2-26 17,-1-1 0,1 1 0,0 0 0,0-1 0,0 1 0,0 0 0,0-1 0,0 0 0,1 1 0,-1-1 0,1 0 0,0 1 0,-1-1 0,1 0 0,0 0 0,1-1 0,-1 1 0,0 0 0,0-1 0,1 1 0,-1-1 0,1 0 0,-1 0 0,1 0 0,-1 0 0,4 1 0,3-1-399,-1 0 0,1-1 0,0 1 0,0-2 0,-1 1 0,17-4 0,-7 1-550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06E0A-F800-4C6D-AE4D-076BBB33C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81</Pages>
  <Words>8038</Words>
  <Characters>45817</Characters>
  <Application>Microsoft Office Word</Application>
  <DocSecurity>0</DocSecurity>
  <Lines>381</Lines>
  <Paragraphs>107</Paragraphs>
  <ScaleCrop>false</ScaleCrop>
  <Company/>
  <LinksUpToDate>false</LinksUpToDate>
  <CharactersWithSpaces>53748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n034100</dc:creator>
  <cp:keywords/>
  <dc:description/>
  <cp:lastModifiedBy>whj7667@qq.com</cp:lastModifiedBy>
  <cp:revision>272</cp:revision>
  <cp:lastPrinted>2023-05-09T08:33:00Z</cp:lastPrinted>
  <dcterms:created xsi:type="dcterms:W3CDTF">2023-04-25T07:45:00Z</dcterms:created>
  <dcterms:modified xsi:type="dcterms:W3CDTF">2023-05-11T01:37:00Z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